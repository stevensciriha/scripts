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1" w:name="_Toc90692144"/>
    <w:bookmarkStart w:id="2" w:name="_Toc91381078"/>
    <w:p w:rsidR="004168A7" w:rsidRPr="00CD2345" w:rsidRDefault="00CB1FC1" w:rsidP="00581632">
      <w:pPr>
        <w:pStyle w:val="DocumentName"/>
        <w:rPr>
          <w:lang w:val="en-GB"/>
        </w:rPr>
      </w:pPr>
      <w:r w:rsidRPr="00CD2345">
        <w:rPr>
          <w:lang w:val="en-GB"/>
        </w:rPr>
        <w:fldChar w:fldCharType="begin"/>
      </w:r>
      <w:r w:rsidR="004168A7" w:rsidRPr="00CD2345">
        <w:rPr>
          <w:lang w:val="en-GB"/>
        </w:rPr>
        <w:instrText xml:space="preserve"> TITLE  \* MERGEFORMAT </w:instrText>
      </w:r>
      <w:r w:rsidRPr="00CD2345">
        <w:rPr>
          <w:lang w:val="en-GB"/>
        </w:rPr>
        <w:fldChar w:fldCharType="end"/>
      </w:r>
    </w:p>
    <w:p w:rsidR="00473B3A" w:rsidRPr="00EB2C19" w:rsidRDefault="00A766A8" w:rsidP="00A572C1">
      <w:pPr>
        <w:pStyle w:val="ProposalTitle"/>
      </w:pPr>
      <w:bookmarkStart w:id="3" w:name="OLE_LINK3"/>
      <w:bookmarkStart w:id="4" w:name="OLE_LINK4"/>
      <w:r>
        <w:t xml:space="preserve">Amdocs </w:t>
      </w:r>
      <w:r w:rsidR="00284DF0">
        <w:t xml:space="preserve">DTAG </w:t>
      </w:r>
      <w:r w:rsidR="002D21B3">
        <w:t xml:space="preserve">Cold </w:t>
      </w:r>
      <w:r w:rsidR="0053415F">
        <w:t>Stand-by Server</w:t>
      </w:r>
      <w:r>
        <w:t xml:space="preserve"> Integration</w:t>
      </w:r>
      <w:r w:rsidR="000B5DD0">
        <w:t xml:space="preserve"> </w:t>
      </w:r>
      <w:r w:rsidR="008033B2">
        <w:t>and Restore</w:t>
      </w:r>
      <w:r w:rsidR="00F04487">
        <w:t xml:space="preserve"> procedure </w:t>
      </w:r>
      <w:r w:rsidR="000B5DD0">
        <w:t>Doc</w:t>
      </w:r>
      <w:r>
        <w:t>ument</w:t>
      </w:r>
      <w:r w:rsidR="00E2012D">
        <w:t xml:space="preserve"> for </w:t>
      </w:r>
      <w:r w:rsidR="00F04487">
        <w:t>DRA</w:t>
      </w:r>
    </w:p>
    <w:bookmarkEnd w:id="3"/>
    <w:bookmarkEnd w:id="4"/>
    <w:p w:rsidR="007E5F63" w:rsidRDefault="00CB1FC1">
      <w:pPr>
        <w:pStyle w:val="ProposalDate"/>
        <w:rPr>
          <w:noProof/>
          <w:lang w:eastAsia="zh-TW"/>
        </w:rPr>
      </w:pPr>
      <w:r>
        <w:fldChar w:fldCharType="begin"/>
      </w:r>
      <w:r w:rsidR="00B51FA9">
        <w:instrText xml:space="preserve"> KEYWORDS   \* MERGEFORMAT </w:instrText>
      </w:r>
      <w:r>
        <w:fldChar w:fldCharType="separate"/>
      </w:r>
      <w:r w:rsidR="0045187F">
        <w:t xml:space="preserve">Version </w:t>
      </w:r>
      <w:r w:rsidR="00A766A8">
        <w:t>0</w:t>
      </w:r>
      <w:r w:rsidR="0045187F">
        <w:t>.</w:t>
      </w:r>
      <w:r w:rsidR="00F04487">
        <w:t>1</w:t>
      </w:r>
      <w:r w:rsidR="00E474FB">
        <w:t xml:space="preserve"> - </w:t>
      </w:r>
      <w:r w:rsidR="00E2012D">
        <w:t>March</w:t>
      </w:r>
      <w:r w:rsidR="00E474FB">
        <w:t xml:space="preserve"> </w:t>
      </w:r>
      <w:r w:rsidR="00F04487">
        <w:t>11</w:t>
      </w:r>
      <w:r w:rsidR="00E474FB">
        <w:t>, 201</w:t>
      </w:r>
      <w:r w:rsidR="004B2565">
        <w:t>2</w:t>
      </w:r>
      <w:r>
        <w:fldChar w:fldCharType="end"/>
      </w:r>
    </w:p>
    <w:sdt>
      <w:sdtPr>
        <w:id w:val="-591013018"/>
        <w:docPartObj>
          <w:docPartGallery w:val="Watermarks"/>
        </w:docPartObj>
      </w:sdtPr>
      <w:sdtContent>
        <w:p w:rsidR="007E5F63" w:rsidRDefault="00CB1FC1">
          <w:pPr>
            <w:pStyle w:val="ProposalDate"/>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8" type="#_x0000_t136" style="position:absolute;margin-left:0;margin-top:0;width:412.4pt;height:247.45pt;rotation:315;z-index:-2516413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p w:rsidR="007E5F63" w:rsidRDefault="007E5F63">
      <w:pPr>
        <w:pStyle w:val="ProposalDate"/>
      </w:pPr>
    </w:p>
    <w:p w:rsidR="004168A7" w:rsidRDefault="004168A7">
      <w:pPr>
        <w:pStyle w:val="ProposalDate"/>
      </w:pPr>
    </w:p>
    <w:p w:rsidR="00B51FA9" w:rsidRDefault="00B51FA9">
      <w:pPr>
        <w:pStyle w:val="ProposalDate"/>
      </w:pPr>
    </w:p>
    <w:p w:rsidR="00B51FA9" w:rsidRPr="00CD2345" w:rsidRDefault="00B51FA9">
      <w:pPr>
        <w:pStyle w:val="ProposalDate"/>
        <w:rPr>
          <w:lang w:val="en-GB"/>
        </w:rPr>
        <w:sectPr w:rsidR="00B51FA9" w:rsidRPr="00CD2345" w:rsidSect="004E34B2">
          <w:headerReference w:type="default" r:id="rId12"/>
          <w:headerReference w:type="first" r:id="rId13"/>
          <w:footerReference w:type="first" r:id="rId14"/>
          <w:pgSz w:w="12240" w:h="15840"/>
          <w:pgMar w:top="5314" w:right="1440" w:bottom="360" w:left="2160" w:header="720" w:footer="720" w:gutter="0"/>
          <w:cols w:space="720"/>
          <w:titlePg/>
          <w:docGrid w:linePitch="360"/>
        </w:sectPr>
      </w:pPr>
    </w:p>
    <w:p w:rsidR="004168A7" w:rsidRPr="00CD2345" w:rsidRDefault="004168A7" w:rsidP="00C6285F">
      <w:pPr>
        <w:pStyle w:val="Contents"/>
        <w:jc w:val="center"/>
        <w:rPr>
          <w:lang w:val="en-GB"/>
        </w:rPr>
      </w:pPr>
      <w:r w:rsidRPr="00CD2345">
        <w:rPr>
          <w:lang w:val="en-GB"/>
        </w:rPr>
        <w:lastRenderedPageBreak/>
        <w:t>table of contents</w:t>
      </w:r>
    </w:p>
    <w:bookmarkStart w:id="5" w:name="TOC"/>
    <w:p w:rsidR="008033B2" w:rsidRDefault="00CB1FC1">
      <w:pPr>
        <w:pStyle w:val="TOC1"/>
        <w:rPr>
          <w:rFonts w:asciiTheme="minorHAnsi" w:eastAsiaTheme="minorEastAsia" w:hAnsiTheme="minorHAnsi" w:cstheme="minorBidi"/>
          <w:caps w:val="0"/>
          <w:noProof/>
          <w:color w:val="auto"/>
          <w:sz w:val="22"/>
          <w:szCs w:val="22"/>
          <w:lang w:bidi="ar-SA"/>
        </w:rPr>
      </w:pPr>
      <w:r w:rsidRPr="00CB1FC1">
        <w:rPr>
          <w:lang w:val="en-GB"/>
        </w:rPr>
        <w:fldChar w:fldCharType="begin"/>
      </w:r>
      <w:r w:rsidR="004168A7" w:rsidRPr="00CD2345">
        <w:rPr>
          <w:lang w:val="en-GB"/>
        </w:rPr>
        <w:instrText xml:space="preserve"> TOC \o "1-3" \h \z \t "Appendix Heading1,4,Appendix Heading2,2,Appendix Heading3,3" </w:instrText>
      </w:r>
      <w:r w:rsidRPr="00CB1FC1">
        <w:rPr>
          <w:lang w:val="en-GB"/>
        </w:rPr>
        <w:fldChar w:fldCharType="separate"/>
      </w:r>
      <w:hyperlink w:anchor="_Toc319304042" w:history="1">
        <w:r w:rsidR="008033B2" w:rsidRPr="004A6975">
          <w:rPr>
            <w:rStyle w:val="Hyperlink"/>
            <w:noProof/>
          </w:rPr>
          <w:t>1.</w:t>
        </w:r>
        <w:r w:rsidR="008033B2">
          <w:rPr>
            <w:rFonts w:asciiTheme="minorHAnsi" w:eastAsiaTheme="minorEastAsia" w:hAnsiTheme="minorHAnsi" w:cstheme="minorBidi"/>
            <w:caps w:val="0"/>
            <w:noProof/>
            <w:color w:val="auto"/>
            <w:sz w:val="22"/>
            <w:szCs w:val="22"/>
            <w:lang w:bidi="ar-SA"/>
          </w:rPr>
          <w:tab/>
        </w:r>
        <w:r w:rsidR="008033B2" w:rsidRPr="004A6975">
          <w:rPr>
            <w:rStyle w:val="Hyperlink"/>
            <w:noProof/>
          </w:rPr>
          <w:t>INTRODUCTION and assumptions</w:t>
        </w:r>
        <w:r w:rsidR="008033B2">
          <w:rPr>
            <w:noProof/>
            <w:webHidden/>
          </w:rPr>
          <w:tab/>
        </w:r>
        <w:r>
          <w:rPr>
            <w:noProof/>
            <w:webHidden/>
          </w:rPr>
          <w:fldChar w:fldCharType="begin"/>
        </w:r>
        <w:r w:rsidR="008033B2">
          <w:rPr>
            <w:noProof/>
            <w:webHidden/>
          </w:rPr>
          <w:instrText xml:space="preserve"> PAGEREF _Toc319304042 \h </w:instrText>
        </w:r>
        <w:r>
          <w:rPr>
            <w:noProof/>
            <w:webHidden/>
          </w:rPr>
        </w:r>
        <w:r>
          <w:rPr>
            <w:noProof/>
            <w:webHidden/>
          </w:rPr>
          <w:fldChar w:fldCharType="separate"/>
        </w:r>
        <w:r w:rsidR="008033B2">
          <w:rPr>
            <w:noProof/>
            <w:webHidden/>
          </w:rPr>
          <w:t>1</w:t>
        </w:r>
        <w:r>
          <w:rPr>
            <w:noProof/>
            <w:webHidden/>
          </w:rPr>
          <w:fldChar w:fldCharType="end"/>
        </w:r>
      </w:hyperlink>
    </w:p>
    <w:p w:rsidR="008033B2" w:rsidRDefault="00CB1FC1">
      <w:pPr>
        <w:pStyle w:val="TOC1"/>
        <w:rPr>
          <w:rFonts w:asciiTheme="minorHAnsi" w:eastAsiaTheme="minorEastAsia" w:hAnsiTheme="minorHAnsi" w:cstheme="minorBidi"/>
          <w:caps w:val="0"/>
          <w:noProof/>
          <w:color w:val="auto"/>
          <w:sz w:val="22"/>
          <w:szCs w:val="22"/>
          <w:lang w:bidi="ar-SA"/>
        </w:rPr>
      </w:pPr>
      <w:hyperlink w:anchor="_Toc319304043" w:history="1">
        <w:r w:rsidR="008033B2" w:rsidRPr="004A6975">
          <w:rPr>
            <w:rStyle w:val="Hyperlink"/>
            <w:noProof/>
          </w:rPr>
          <w:t>2.</w:t>
        </w:r>
        <w:r w:rsidR="008033B2">
          <w:rPr>
            <w:rFonts w:asciiTheme="minorHAnsi" w:eastAsiaTheme="minorEastAsia" w:hAnsiTheme="minorHAnsi" w:cstheme="minorBidi"/>
            <w:caps w:val="0"/>
            <w:noProof/>
            <w:color w:val="auto"/>
            <w:sz w:val="22"/>
            <w:szCs w:val="22"/>
            <w:lang w:bidi="ar-SA"/>
          </w:rPr>
          <w:tab/>
        </w:r>
        <w:r w:rsidR="008033B2" w:rsidRPr="004A6975">
          <w:rPr>
            <w:rStyle w:val="Hyperlink"/>
            <w:noProof/>
          </w:rPr>
          <w:t>Pre-Build check list</w:t>
        </w:r>
        <w:r w:rsidR="008033B2">
          <w:rPr>
            <w:noProof/>
            <w:webHidden/>
          </w:rPr>
          <w:tab/>
        </w:r>
        <w:r>
          <w:rPr>
            <w:noProof/>
            <w:webHidden/>
          </w:rPr>
          <w:fldChar w:fldCharType="begin"/>
        </w:r>
        <w:r w:rsidR="008033B2">
          <w:rPr>
            <w:noProof/>
            <w:webHidden/>
          </w:rPr>
          <w:instrText xml:space="preserve"> PAGEREF _Toc319304043 \h </w:instrText>
        </w:r>
        <w:r>
          <w:rPr>
            <w:noProof/>
            <w:webHidden/>
          </w:rPr>
        </w:r>
        <w:r>
          <w:rPr>
            <w:noProof/>
            <w:webHidden/>
          </w:rPr>
          <w:fldChar w:fldCharType="separate"/>
        </w:r>
        <w:r w:rsidR="008033B2">
          <w:rPr>
            <w:noProof/>
            <w:webHidden/>
          </w:rPr>
          <w:t>2</w:t>
        </w:r>
        <w:r>
          <w:rPr>
            <w:noProof/>
            <w:webHidden/>
          </w:rPr>
          <w:fldChar w:fldCharType="end"/>
        </w:r>
      </w:hyperlink>
    </w:p>
    <w:p w:rsidR="008033B2" w:rsidRDefault="00CB1FC1">
      <w:pPr>
        <w:pStyle w:val="TOC1"/>
        <w:rPr>
          <w:rFonts w:asciiTheme="minorHAnsi" w:eastAsiaTheme="minorEastAsia" w:hAnsiTheme="minorHAnsi" w:cstheme="minorBidi"/>
          <w:caps w:val="0"/>
          <w:noProof/>
          <w:color w:val="auto"/>
          <w:sz w:val="22"/>
          <w:szCs w:val="22"/>
          <w:lang w:bidi="ar-SA"/>
        </w:rPr>
      </w:pPr>
      <w:hyperlink w:anchor="_Toc319304044" w:history="1">
        <w:r w:rsidR="008033B2" w:rsidRPr="004A6975">
          <w:rPr>
            <w:rStyle w:val="Hyperlink"/>
            <w:noProof/>
          </w:rPr>
          <w:t>3.</w:t>
        </w:r>
        <w:r w:rsidR="008033B2">
          <w:rPr>
            <w:rFonts w:asciiTheme="minorHAnsi" w:eastAsiaTheme="minorEastAsia" w:hAnsiTheme="minorHAnsi" w:cstheme="minorBidi"/>
            <w:caps w:val="0"/>
            <w:noProof/>
            <w:color w:val="auto"/>
            <w:sz w:val="22"/>
            <w:szCs w:val="22"/>
            <w:lang w:bidi="ar-SA"/>
          </w:rPr>
          <w:tab/>
        </w:r>
        <w:r w:rsidR="008033B2" w:rsidRPr="004A6975">
          <w:rPr>
            <w:rStyle w:val="Hyperlink"/>
            <w:noProof/>
          </w:rPr>
          <w:t>Cold STANDBY - pcrf HS22 Blade</w:t>
        </w:r>
        <w:r w:rsidR="008033B2">
          <w:rPr>
            <w:noProof/>
            <w:webHidden/>
          </w:rPr>
          <w:tab/>
        </w:r>
        <w:r>
          <w:rPr>
            <w:noProof/>
            <w:webHidden/>
          </w:rPr>
          <w:fldChar w:fldCharType="begin"/>
        </w:r>
        <w:r w:rsidR="008033B2">
          <w:rPr>
            <w:noProof/>
            <w:webHidden/>
          </w:rPr>
          <w:instrText xml:space="preserve"> PAGEREF _Toc319304044 \h </w:instrText>
        </w:r>
        <w:r>
          <w:rPr>
            <w:noProof/>
            <w:webHidden/>
          </w:rPr>
        </w:r>
        <w:r>
          <w:rPr>
            <w:noProof/>
            <w:webHidden/>
          </w:rPr>
          <w:fldChar w:fldCharType="separate"/>
        </w:r>
        <w:r w:rsidR="008033B2">
          <w:rPr>
            <w:noProof/>
            <w:webHidden/>
          </w:rPr>
          <w:t>3</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45" w:history="1">
        <w:r w:rsidR="008033B2" w:rsidRPr="004A6975">
          <w:rPr>
            <w:rStyle w:val="Hyperlink"/>
            <w:noProof/>
            <w:lang w:val="en-GB"/>
          </w:rPr>
          <w:t>3.1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Turn on visual LED on defective blade</w:t>
        </w:r>
        <w:r w:rsidR="008033B2">
          <w:rPr>
            <w:noProof/>
            <w:webHidden/>
          </w:rPr>
          <w:tab/>
        </w:r>
        <w:r>
          <w:rPr>
            <w:noProof/>
            <w:webHidden/>
          </w:rPr>
          <w:fldChar w:fldCharType="begin"/>
        </w:r>
        <w:r w:rsidR="008033B2">
          <w:rPr>
            <w:noProof/>
            <w:webHidden/>
          </w:rPr>
          <w:instrText xml:space="preserve"> PAGEREF _Toc319304045 \h </w:instrText>
        </w:r>
        <w:r>
          <w:rPr>
            <w:noProof/>
            <w:webHidden/>
          </w:rPr>
        </w:r>
        <w:r>
          <w:rPr>
            <w:noProof/>
            <w:webHidden/>
          </w:rPr>
          <w:fldChar w:fldCharType="separate"/>
        </w:r>
        <w:r w:rsidR="008033B2">
          <w:rPr>
            <w:noProof/>
            <w:webHidden/>
          </w:rPr>
          <w:t>3</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46" w:history="1">
        <w:r w:rsidR="008033B2" w:rsidRPr="004A6975">
          <w:rPr>
            <w:rStyle w:val="Hyperlink"/>
            <w:noProof/>
            <w:lang w:val="en-GB"/>
          </w:rPr>
          <w:t>3.2</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Power off defective blade via AMM</w:t>
        </w:r>
        <w:r w:rsidR="008033B2">
          <w:rPr>
            <w:noProof/>
            <w:webHidden/>
          </w:rPr>
          <w:tab/>
        </w:r>
        <w:r>
          <w:rPr>
            <w:noProof/>
            <w:webHidden/>
          </w:rPr>
          <w:fldChar w:fldCharType="begin"/>
        </w:r>
        <w:r w:rsidR="008033B2">
          <w:rPr>
            <w:noProof/>
            <w:webHidden/>
          </w:rPr>
          <w:instrText xml:space="preserve"> PAGEREF _Toc319304046 \h </w:instrText>
        </w:r>
        <w:r>
          <w:rPr>
            <w:noProof/>
            <w:webHidden/>
          </w:rPr>
        </w:r>
        <w:r>
          <w:rPr>
            <w:noProof/>
            <w:webHidden/>
          </w:rPr>
          <w:fldChar w:fldCharType="separate"/>
        </w:r>
        <w:r w:rsidR="008033B2">
          <w:rPr>
            <w:noProof/>
            <w:webHidden/>
          </w:rPr>
          <w:t>3</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47" w:history="1">
        <w:r w:rsidR="008033B2" w:rsidRPr="004A6975">
          <w:rPr>
            <w:rStyle w:val="Hyperlink"/>
            <w:noProof/>
            <w:lang w:val="en-GB"/>
          </w:rPr>
          <w:t>3.3</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Check switch ports for new blade</w:t>
        </w:r>
        <w:r w:rsidR="008033B2">
          <w:rPr>
            <w:noProof/>
            <w:webHidden/>
          </w:rPr>
          <w:tab/>
        </w:r>
        <w:r>
          <w:rPr>
            <w:noProof/>
            <w:webHidden/>
          </w:rPr>
          <w:fldChar w:fldCharType="begin"/>
        </w:r>
        <w:r w:rsidR="008033B2">
          <w:rPr>
            <w:noProof/>
            <w:webHidden/>
          </w:rPr>
          <w:instrText xml:space="preserve"> PAGEREF _Toc319304047 \h </w:instrText>
        </w:r>
        <w:r>
          <w:rPr>
            <w:noProof/>
            <w:webHidden/>
          </w:rPr>
        </w:r>
        <w:r>
          <w:rPr>
            <w:noProof/>
            <w:webHidden/>
          </w:rPr>
          <w:fldChar w:fldCharType="separate"/>
        </w:r>
        <w:r w:rsidR="008033B2">
          <w:rPr>
            <w:noProof/>
            <w:webHidden/>
          </w:rPr>
          <w:t>4</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48" w:history="1">
        <w:r w:rsidR="008033B2" w:rsidRPr="004A6975">
          <w:rPr>
            <w:rStyle w:val="Hyperlink"/>
            <w:noProof/>
            <w:lang w:val="en-GB"/>
          </w:rPr>
          <w:t>3.4</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Remote Terminal connect to Standby blade</w:t>
        </w:r>
        <w:r w:rsidR="008033B2">
          <w:rPr>
            <w:noProof/>
            <w:webHidden/>
          </w:rPr>
          <w:tab/>
        </w:r>
        <w:r>
          <w:rPr>
            <w:noProof/>
            <w:webHidden/>
          </w:rPr>
          <w:fldChar w:fldCharType="begin"/>
        </w:r>
        <w:r w:rsidR="008033B2">
          <w:rPr>
            <w:noProof/>
            <w:webHidden/>
          </w:rPr>
          <w:instrText xml:space="preserve"> PAGEREF _Toc319304048 \h </w:instrText>
        </w:r>
        <w:r>
          <w:rPr>
            <w:noProof/>
            <w:webHidden/>
          </w:rPr>
        </w:r>
        <w:r>
          <w:rPr>
            <w:noProof/>
            <w:webHidden/>
          </w:rPr>
          <w:fldChar w:fldCharType="separate"/>
        </w:r>
        <w:r w:rsidR="008033B2">
          <w:rPr>
            <w:noProof/>
            <w:webHidden/>
          </w:rPr>
          <w:t>5</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49" w:history="1">
        <w:r w:rsidR="008033B2" w:rsidRPr="004A6975">
          <w:rPr>
            <w:rStyle w:val="Hyperlink"/>
            <w:noProof/>
            <w:lang w:val="en-GB"/>
          </w:rPr>
          <w:t>3.5</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Restart/start Standby blade</w:t>
        </w:r>
        <w:r w:rsidR="008033B2">
          <w:rPr>
            <w:noProof/>
            <w:webHidden/>
          </w:rPr>
          <w:tab/>
        </w:r>
        <w:r>
          <w:rPr>
            <w:noProof/>
            <w:webHidden/>
          </w:rPr>
          <w:fldChar w:fldCharType="begin"/>
        </w:r>
        <w:r w:rsidR="008033B2">
          <w:rPr>
            <w:noProof/>
            <w:webHidden/>
          </w:rPr>
          <w:instrText xml:space="preserve"> PAGEREF _Toc319304049 \h </w:instrText>
        </w:r>
        <w:r>
          <w:rPr>
            <w:noProof/>
            <w:webHidden/>
          </w:rPr>
        </w:r>
        <w:r>
          <w:rPr>
            <w:noProof/>
            <w:webHidden/>
          </w:rPr>
          <w:fldChar w:fldCharType="separate"/>
        </w:r>
        <w:r w:rsidR="008033B2">
          <w:rPr>
            <w:noProof/>
            <w:webHidden/>
          </w:rPr>
          <w:t>5</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50" w:history="1">
        <w:r w:rsidR="008033B2" w:rsidRPr="004A6975">
          <w:rPr>
            <w:rStyle w:val="Hyperlink"/>
            <w:noProof/>
            <w:lang w:val="en-GB"/>
          </w:rPr>
          <w:t>3.6</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Raid setup for blade</w:t>
        </w:r>
        <w:r w:rsidR="008033B2">
          <w:rPr>
            <w:noProof/>
            <w:webHidden/>
          </w:rPr>
          <w:tab/>
        </w:r>
        <w:r>
          <w:rPr>
            <w:noProof/>
            <w:webHidden/>
          </w:rPr>
          <w:fldChar w:fldCharType="begin"/>
        </w:r>
        <w:r w:rsidR="008033B2">
          <w:rPr>
            <w:noProof/>
            <w:webHidden/>
          </w:rPr>
          <w:instrText xml:space="preserve"> PAGEREF _Toc319304050 \h </w:instrText>
        </w:r>
        <w:r>
          <w:rPr>
            <w:noProof/>
            <w:webHidden/>
          </w:rPr>
        </w:r>
        <w:r>
          <w:rPr>
            <w:noProof/>
            <w:webHidden/>
          </w:rPr>
          <w:fldChar w:fldCharType="separate"/>
        </w:r>
        <w:r w:rsidR="008033B2">
          <w:rPr>
            <w:noProof/>
            <w:webHidden/>
          </w:rPr>
          <w:t>6</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51" w:history="1">
        <w:r w:rsidR="008033B2" w:rsidRPr="004A6975">
          <w:rPr>
            <w:rStyle w:val="Hyperlink"/>
            <w:noProof/>
            <w:lang w:val="en-GB"/>
          </w:rPr>
          <w:t>3.7</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Halt blade at Select boot device</w:t>
        </w:r>
        <w:r w:rsidR="008033B2">
          <w:rPr>
            <w:noProof/>
            <w:webHidden/>
          </w:rPr>
          <w:tab/>
        </w:r>
        <w:r>
          <w:rPr>
            <w:noProof/>
            <w:webHidden/>
          </w:rPr>
          <w:fldChar w:fldCharType="begin"/>
        </w:r>
        <w:r w:rsidR="008033B2">
          <w:rPr>
            <w:noProof/>
            <w:webHidden/>
          </w:rPr>
          <w:instrText xml:space="preserve"> PAGEREF _Toc319304051 \h </w:instrText>
        </w:r>
        <w:r>
          <w:rPr>
            <w:noProof/>
            <w:webHidden/>
          </w:rPr>
        </w:r>
        <w:r>
          <w:rPr>
            <w:noProof/>
            <w:webHidden/>
          </w:rPr>
          <w:fldChar w:fldCharType="separate"/>
        </w:r>
        <w:r w:rsidR="008033B2">
          <w:rPr>
            <w:noProof/>
            <w:webHidden/>
          </w:rPr>
          <w:t>6</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52" w:history="1">
        <w:r w:rsidR="008033B2" w:rsidRPr="004A6975">
          <w:rPr>
            <w:rStyle w:val="Hyperlink"/>
            <w:noProof/>
          </w:rPr>
          <w:t>3.8</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Install Linux Operating System</w:t>
        </w:r>
        <w:r w:rsidR="008033B2">
          <w:rPr>
            <w:noProof/>
            <w:webHidden/>
          </w:rPr>
          <w:tab/>
        </w:r>
        <w:r>
          <w:rPr>
            <w:noProof/>
            <w:webHidden/>
          </w:rPr>
          <w:fldChar w:fldCharType="begin"/>
        </w:r>
        <w:r w:rsidR="008033B2">
          <w:rPr>
            <w:noProof/>
            <w:webHidden/>
          </w:rPr>
          <w:instrText xml:space="preserve"> PAGEREF _Toc319304052 \h </w:instrText>
        </w:r>
        <w:r>
          <w:rPr>
            <w:noProof/>
            <w:webHidden/>
          </w:rPr>
        </w:r>
        <w:r>
          <w:rPr>
            <w:noProof/>
            <w:webHidden/>
          </w:rPr>
          <w:fldChar w:fldCharType="separate"/>
        </w:r>
        <w:r w:rsidR="008033B2">
          <w:rPr>
            <w:noProof/>
            <w:webHidden/>
          </w:rPr>
          <w:t>7</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053" w:history="1">
        <w:r w:rsidR="008033B2" w:rsidRPr="004A6975">
          <w:rPr>
            <w:rStyle w:val="Hyperlink"/>
            <w:noProof/>
          </w:rPr>
          <w:t>3.8.1</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MAC Address for Standby Server</w:t>
        </w:r>
        <w:r w:rsidR="008033B2">
          <w:rPr>
            <w:noProof/>
            <w:webHidden/>
          </w:rPr>
          <w:tab/>
        </w:r>
        <w:r>
          <w:rPr>
            <w:noProof/>
            <w:webHidden/>
          </w:rPr>
          <w:fldChar w:fldCharType="begin"/>
        </w:r>
        <w:r w:rsidR="008033B2">
          <w:rPr>
            <w:noProof/>
            <w:webHidden/>
          </w:rPr>
          <w:instrText xml:space="preserve"> PAGEREF _Toc319304053 \h </w:instrText>
        </w:r>
        <w:r>
          <w:rPr>
            <w:noProof/>
            <w:webHidden/>
          </w:rPr>
        </w:r>
        <w:r>
          <w:rPr>
            <w:noProof/>
            <w:webHidden/>
          </w:rPr>
          <w:fldChar w:fldCharType="separate"/>
        </w:r>
        <w:r w:rsidR="008033B2">
          <w:rPr>
            <w:noProof/>
            <w:webHidden/>
          </w:rPr>
          <w:t>7</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054" w:history="1">
        <w:r w:rsidR="008033B2" w:rsidRPr="004A6975">
          <w:rPr>
            <w:rStyle w:val="Hyperlink"/>
            <w:noProof/>
          </w:rPr>
          <w:t>3.8.2</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Configure MAC Address’  for standby blade  on BMS</w:t>
        </w:r>
        <w:r w:rsidR="008033B2">
          <w:rPr>
            <w:noProof/>
            <w:webHidden/>
          </w:rPr>
          <w:tab/>
        </w:r>
        <w:r>
          <w:rPr>
            <w:noProof/>
            <w:webHidden/>
          </w:rPr>
          <w:fldChar w:fldCharType="begin"/>
        </w:r>
        <w:r w:rsidR="008033B2">
          <w:rPr>
            <w:noProof/>
            <w:webHidden/>
          </w:rPr>
          <w:instrText xml:space="preserve"> PAGEREF _Toc319304054 \h </w:instrText>
        </w:r>
        <w:r>
          <w:rPr>
            <w:noProof/>
            <w:webHidden/>
          </w:rPr>
        </w:r>
        <w:r>
          <w:rPr>
            <w:noProof/>
            <w:webHidden/>
          </w:rPr>
          <w:fldChar w:fldCharType="separate"/>
        </w:r>
        <w:r w:rsidR="008033B2">
          <w:rPr>
            <w:noProof/>
            <w:webHidden/>
          </w:rPr>
          <w:t>7</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055" w:history="1">
        <w:r w:rsidR="008033B2" w:rsidRPr="004A6975">
          <w:rPr>
            <w:rStyle w:val="Hyperlink"/>
            <w:noProof/>
          </w:rPr>
          <w:t>3.8.3</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KickStart HS22 Blade</w:t>
        </w:r>
        <w:r w:rsidR="008033B2">
          <w:rPr>
            <w:noProof/>
            <w:webHidden/>
          </w:rPr>
          <w:tab/>
        </w:r>
        <w:r>
          <w:rPr>
            <w:noProof/>
            <w:webHidden/>
          </w:rPr>
          <w:fldChar w:fldCharType="begin"/>
        </w:r>
        <w:r w:rsidR="008033B2">
          <w:rPr>
            <w:noProof/>
            <w:webHidden/>
          </w:rPr>
          <w:instrText xml:space="preserve"> PAGEREF _Toc319304055 \h </w:instrText>
        </w:r>
        <w:r>
          <w:rPr>
            <w:noProof/>
            <w:webHidden/>
          </w:rPr>
        </w:r>
        <w:r>
          <w:rPr>
            <w:noProof/>
            <w:webHidden/>
          </w:rPr>
          <w:fldChar w:fldCharType="separate"/>
        </w:r>
        <w:r w:rsidR="008033B2">
          <w:rPr>
            <w:noProof/>
            <w:webHidden/>
          </w:rPr>
          <w:t>8</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56" w:history="1">
        <w:r w:rsidR="008033B2" w:rsidRPr="004A6975">
          <w:rPr>
            <w:rStyle w:val="Hyperlink"/>
            <w:noProof/>
          </w:rPr>
          <w:t>3.9</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Configure OAM access network on Server</w:t>
        </w:r>
        <w:r w:rsidR="008033B2">
          <w:rPr>
            <w:noProof/>
            <w:webHidden/>
          </w:rPr>
          <w:tab/>
        </w:r>
        <w:r>
          <w:rPr>
            <w:noProof/>
            <w:webHidden/>
          </w:rPr>
          <w:fldChar w:fldCharType="begin"/>
        </w:r>
        <w:r w:rsidR="008033B2">
          <w:rPr>
            <w:noProof/>
            <w:webHidden/>
          </w:rPr>
          <w:instrText xml:space="preserve"> PAGEREF _Toc319304056 \h </w:instrText>
        </w:r>
        <w:r>
          <w:rPr>
            <w:noProof/>
            <w:webHidden/>
          </w:rPr>
        </w:r>
        <w:r>
          <w:rPr>
            <w:noProof/>
            <w:webHidden/>
          </w:rPr>
          <w:fldChar w:fldCharType="separate"/>
        </w:r>
        <w:r w:rsidR="008033B2">
          <w:rPr>
            <w:noProof/>
            <w:webHidden/>
          </w:rPr>
          <w:t>9</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57" w:history="1">
        <w:r w:rsidR="008033B2" w:rsidRPr="004A6975">
          <w:rPr>
            <w:rStyle w:val="Hyperlink"/>
            <w:noProof/>
            <w:lang w:val="en-GB"/>
          </w:rPr>
          <w:t>3.10</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Restart networking</w:t>
        </w:r>
        <w:r w:rsidR="008033B2">
          <w:rPr>
            <w:noProof/>
            <w:webHidden/>
          </w:rPr>
          <w:tab/>
        </w:r>
        <w:r>
          <w:rPr>
            <w:noProof/>
            <w:webHidden/>
          </w:rPr>
          <w:fldChar w:fldCharType="begin"/>
        </w:r>
        <w:r w:rsidR="008033B2">
          <w:rPr>
            <w:noProof/>
            <w:webHidden/>
          </w:rPr>
          <w:instrText xml:space="preserve"> PAGEREF _Toc319304057 \h </w:instrText>
        </w:r>
        <w:r>
          <w:rPr>
            <w:noProof/>
            <w:webHidden/>
          </w:rPr>
        </w:r>
        <w:r>
          <w:rPr>
            <w:noProof/>
            <w:webHidden/>
          </w:rPr>
          <w:fldChar w:fldCharType="separate"/>
        </w:r>
        <w:r w:rsidR="008033B2">
          <w:rPr>
            <w:noProof/>
            <w:webHidden/>
          </w:rPr>
          <w:t>11</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58" w:history="1">
        <w:r w:rsidR="008033B2" w:rsidRPr="004A6975">
          <w:rPr>
            <w:rStyle w:val="Hyperlink"/>
            <w:noProof/>
            <w:lang w:val="en-GB"/>
          </w:rPr>
          <w:t>3.11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Setup Server to access BMS server repository</w:t>
        </w:r>
        <w:r w:rsidR="008033B2" w:rsidRPr="004A6975">
          <w:rPr>
            <w:rStyle w:val="Hyperlink"/>
            <w:noProof/>
          </w:rPr>
          <w:t>:</w:t>
        </w:r>
        <w:r w:rsidR="008033B2">
          <w:rPr>
            <w:noProof/>
            <w:webHidden/>
          </w:rPr>
          <w:tab/>
        </w:r>
        <w:r>
          <w:rPr>
            <w:noProof/>
            <w:webHidden/>
          </w:rPr>
          <w:fldChar w:fldCharType="begin"/>
        </w:r>
        <w:r w:rsidR="008033B2">
          <w:rPr>
            <w:noProof/>
            <w:webHidden/>
          </w:rPr>
          <w:instrText xml:space="preserve"> PAGEREF _Toc319304058 \h </w:instrText>
        </w:r>
        <w:r>
          <w:rPr>
            <w:noProof/>
            <w:webHidden/>
          </w:rPr>
        </w:r>
        <w:r>
          <w:rPr>
            <w:noProof/>
            <w:webHidden/>
          </w:rPr>
          <w:fldChar w:fldCharType="separate"/>
        </w:r>
        <w:r w:rsidR="008033B2">
          <w:rPr>
            <w:noProof/>
            <w:webHidden/>
          </w:rPr>
          <w:t>11</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59" w:history="1">
        <w:r w:rsidR="008033B2" w:rsidRPr="004A6975">
          <w:rPr>
            <w:rStyle w:val="Hyperlink"/>
            <w:noProof/>
          </w:rPr>
          <w:t>3.12</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Import Linux GPG-KEY</w:t>
        </w:r>
        <w:r w:rsidR="008033B2">
          <w:rPr>
            <w:noProof/>
            <w:webHidden/>
          </w:rPr>
          <w:tab/>
        </w:r>
        <w:r>
          <w:rPr>
            <w:noProof/>
            <w:webHidden/>
          </w:rPr>
          <w:fldChar w:fldCharType="begin"/>
        </w:r>
        <w:r w:rsidR="008033B2">
          <w:rPr>
            <w:noProof/>
            <w:webHidden/>
          </w:rPr>
          <w:instrText xml:space="preserve"> PAGEREF _Toc319304059 \h </w:instrText>
        </w:r>
        <w:r>
          <w:rPr>
            <w:noProof/>
            <w:webHidden/>
          </w:rPr>
        </w:r>
        <w:r>
          <w:rPr>
            <w:noProof/>
            <w:webHidden/>
          </w:rPr>
          <w:fldChar w:fldCharType="separate"/>
        </w:r>
        <w:r w:rsidR="008033B2">
          <w:rPr>
            <w:noProof/>
            <w:webHidden/>
          </w:rPr>
          <w:t>12</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60" w:history="1">
        <w:r w:rsidR="008033B2" w:rsidRPr="004A6975">
          <w:rPr>
            <w:rStyle w:val="Hyperlink"/>
            <w:noProof/>
          </w:rPr>
          <w:t>3.13</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Update Linux with latest BMS repository rpms</w:t>
        </w:r>
        <w:r w:rsidR="008033B2">
          <w:rPr>
            <w:noProof/>
            <w:webHidden/>
          </w:rPr>
          <w:tab/>
        </w:r>
        <w:r>
          <w:rPr>
            <w:noProof/>
            <w:webHidden/>
          </w:rPr>
          <w:fldChar w:fldCharType="begin"/>
        </w:r>
        <w:r w:rsidR="008033B2">
          <w:rPr>
            <w:noProof/>
            <w:webHidden/>
          </w:rPr>
          <w:instrText xml:space="preserve"> PAGEREF _Toc319304060 \h </w:instrText>
        </w:r>
        <w:r>
          <w:rPr>
            <w:noProof/>
            <w:webHidden/>
          </w:rPr>
        </w:r>
        <w:r>
          <w:rPr>
            <w:noProof/>
            <w:webHidden/>
          </w:rPr>
          <w:fldChar w:fldCharType="separate"/>
        </w:r>
        <w:r w:rsidR="008033B2">
          <w:rPr>
            <w:noProof/>
            <w:webHidden/>
          </w:rPr>
          <w:t>12</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61" w:history="1">
        <w:r w:rsidR="008033B2" w:rsidRPr="004A6975">
          <w:rPr>
            <w:rStyle w:val="Hyperlink"/>
            <w:noProof/>
          </w:rPr>
          <w:t>3.14</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Update Linux with 02022012 security rpms</w:t>
        </w:r>
        <w:r w:rsidR="008033B2">
          <w:rPr>
            <w:noProof/>
            <w:webHidden/>
          </w:rPr>
          <w:tab/>
        </w:r>
        <w:r>
          <w:rPr>
            <w:noProof/>
            <w:webHidden/>
          </w:rPr>
          <w:fldChar w:fldCharType="begin"/>
        </w:r>
        <w:r w:rsidR="008033B2">
          <w:rPr>
            <w:noProof/>
            <w:webHidden/>
          </w:rPr>
          <w:instrText xml:space="preserve"> PAGEREF _Toc319304061 \h </w:instrText>
        </w:r>
        <w:r>
          <w:rPr>
            <w:noProof/>
            <w:webHidden/>
          </w:rPr>
        </w:r>
        <w:r>
          <w:rPr>
            <w:noProof/>
            <w:webHidden/>
          </w:rPr>
          <w:fldChar w:fldCharType="separate"/>
        </w:r>
        <w:r w:rsidR="008033B2">
          <w:rPr>
            <w:noProof/>
            <w:webHidden/>
          </w:rPr>
          <w:t>12</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62" w:history="1">
        <w:r w:rsidR="008033B2" w:rsidRPr="004A6975">
          <w:rPr>
            <w:rStyle w:val="Hyperlink"/>
            <w:noProof/>
            <w:lang w:val="en-GB"/>
          </w:rPr>
          <w:t>3.15</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Transfer backup tar ball from BMS server</w:t>
        </w:r>
        <w:r w:rsidR="008033B2">
          <w:rPr>
            <w:noProof/>
            <w:webHidden/>
          </w:rPr>
          <w:tab/>
        </w:r>
        <w:r>
          <w:rPr>
            <w:noProof/>
            <w:webHidden/>
          </w:rPr>
          <w:fldChar w:fldCharType="begin"/>
        </w:r>
        <w:r w:rsidR="008033B2">
          <w:rPr>
            <w:noProof/>
            <w:webHidden/>
          </w:rPr>
          <w:instrText xml:space="preserve"> PAGEREF _Toc319304062 \h </w:instrText>
        </w:r>
        <w:r>
          <w:rPr>
            <w:noProof/>
            <w:webHidden/>
          </w:rPr>
        </w:r>
        <w:r>
          <w:rPr>
            <w:noProof/>
            <w:webHidden/>
          </w:rPr>
          <w:fldChar w:fldCharType="separate"/>
        </w:r>
        <w:r w:rsidR="008033B2">
          <w:rPr>
            <w:noProof/>
            <w:webHidden/>
          </w:rPr>
          <w:t>13</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63" w:history="1">
        <w:r w:rsidR="008033B2" w:rsidRPr="004A6975">
          <w:rPr>
            <w:rStyle w:val="Hyperlink"/>
            <w:noProof/>
            <w:lang w:val="en-GB"/>
          </w:rPr>
          <w:t>3.16</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Restore system /etc configuration files</w:t>
        </w:r>
        <w:r w:rsidR="008033B2">
          <w:rPr>
            <w:noProof/>
            <w:webHidden/>
          </w:rPr>
          <w:tab/>
        </w:r>
        <w:r>
          <w:rPr>
            <w:noProof/>
            <w:webHidden/>
          </w:rPr>
          <w:fldChar w:fldCharType="begin"/>
        </w:r>
        <w:r w:rsidR="008033B2">
          <w:rPr>
            <w:noProof/>
            <w:webHidden/>
          </w:rPr>
          <w:instrText xml:space="preserve"> PAGEREF _Toc319304063 \h </w:instrText>
        </w:r>
        <w:r>
          <w:rPr>
            <w:noProof/>
            <w:webHidden/>
          </w:rPr>
        </w:r>
        <w:r>
          <w:rPr>
            <w:noProof/>
            <w:webHidden/>
          </w:rPr>
          <w:fldChar w:fldCharType="separate"/>
        </w:r>
        <w:r w:rsidR="008033B2">
          <w:rPr>
            <w:noProof/>
            <w:webHidden/>
          </w:rPr>
          <w:t>13</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64" w:history="1">
        <w:r w:rsidR="008033B2" w:rsidRPr="004A6975">
          <w:rPr>
            <w:rStyle w:val="Hyperlink"/>
            <w:noProof/>
            <w:lang w:val="en-GB"/>
          </w:rPr>
          <w:t>3.17</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Reboot the server</w:t>
        </w:r>
        <w:r w:rsidR="008033B2">
          <w:rPr>
            <w:noProof/>
            <w:webHidden/>
          </w:rPr>
          <w:tab/>
        </w:r>
        <w:r>
          <w:rPr>
            <w:noProof/>
            <w:webHidden/>
          </w:rPr>
          <w:fldChar w:fldCharType="begin"/>
        </w:r>
        <w:r w:rsidR="008033B2">
          <w:rPr>
            <w:noProof/>
            <w:webHidden/>
          </w:rPr>
          <w:instrText xml:space="preserve"> PAGEREF _Toc319304064 \h </w:instrText>
        </w:r>
        <w:r>
          <w:rPr>
            <w:noProof/>
            <w:webHidden/>
          </w:rPr>
        </w:r>
        <w:r>
          <w:rPr>
            <w:noProof/>
            <w:webHidden/>
          </w:rPr>
          <w:fldChar w:fldCharType="separate"/>
        </w:r>
        <w:r w:rsidR="008033B2">
          <w:rPr>
            <w:noProof/>
            <w:webHidden/>
          </w:rPr>
          <w:t>14</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65" w:history="1">
        <w:r w:rsidR="008033B2" w:rsidRPr="004A6975">
          <w:rPr>
            <w:rStyle w:val="Hyperlink"/>
            <w:noProof/>
            <w:lang w:val="en-CA"/>
          </w:rPr>
          <w:t>3.18</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DRA Server Restore</w:t>
        </w:r>
        <w:r w:rsidR="008033B2">
          <w:rPr>
            <w:noProof/>
            <w:webHidden/>
          </w:rPr>
          <w:tab/>
        </w:r>
        <w:r>
          <w:rPr>
            <w:noProof/>
            <w:webHidden/>
          </w:rPr>
          <w:fldChar w:fldCharType="begin"/>
        </w:r>
        <w:r w:rsidR="008033B2">
          <w:rPr>
            <w:noProof/>
            <w:webHidden/>
          </w:rPr>
          <w:instrText xml:space="preserve"> PAGEREF _Toc319304065 \h </w:instrText>
        </w:r>
        <w:r>
          <w:rPr>
            <w:noProof/>
            <w:webHidden/>
          </w:rPr>
        </w:r>
        <w:r>
          <w:rPr>
            <w:noProof/>
            <w:webHidden/>
          </w:rPr>
          <w:fldChar w:fldCharType="separate"/>
        </w:r>
        <w:r w:rsidR="008033B2">
          <w:rPr>
            <w:noProof/>
            <w:webHidden/>
          </w:rPr>
          <w:t>14</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66" w:history="1">
        <w:r w:rsidR="008033B2" w:rsidRPr="004A6975">
          <w:rPr>
            <w:rStyle w:val="Hyperlink"/>
            <w:noProof/>
            <w:lang w:val="en-CA"/>
          </w:rPr>
          <w:t>3.18.1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SLF DRA Server Restore</w:t>
        </w:r>
        <w:r w:rsidR="008033B2">
          <w:rPr>
            <w:noProof/>
            <w:webHidden/>
          </w:rPr>
          <w:tab/>
        </w:r>
        <w:r>
          <w:rPr>
            <w:noProof/>
            <w:webHidden/>
          </w:rPr>
          <w:fldChar w:fldCharType="begin"/>
        </w:r>
        <w:r w:rsidR="008033B2">
          <w:rPr>
            <w:noProof/>
            <w:webHidden/>
          </w:rPr>
          <w:instrText xml:space="preserve"> PAGEREF _Toc319304066 \h </w:instrText>
        </w:r>
        <w:r>
          <w:rPr>
            <w:noProof/>
            <w:webHidden/>
          </w:rPr>
        </w:r>
        <w:r>
          <w:rPr>
            <w:noProof/>
            <w:webHidden/>
          </w:rPr>
          <w:fldChar w:fldCharType="separate"/>
        </w:r>
        <w:r w:rsidR="008033B2">
          <w:rPr>
            <w:noProof/>
            <w:webHidden/>
          </w:rPr>
          <w:t>14</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67" w:history="1">
        <w:r w:rsidR="008033B2" w:rsidRPr="004A6975">
          <w:rPr>
            <w:rStyle w:val="Hyperlink"/>
            <w:noProof/>
          </w:rPr>
          <w:t>3.18.2</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Transfer Required Packages to the Server</w:t>
        </w:r>
        <w:r w:rsidR="008033B2">
          <w:rPr>
            <w:noProof/>
            <w:webHidden/>
          </w:rPr>
          <w:tab/>
        </w:r>
        <w:r>
          <w:rPr>
            <w:noProof/>
            <w:webHidden/>
          </w:rPr>
          <w:fldChar w:fldCharType="begin"/>
        </w:r>
        <w:r w:rsidR="008033B2">
          <w:rPr>
            <w:noProof/>
            <w:webHidden/>
          </w:rPr>
          <w:instrText xml:space="preserve"> PAGEREF _Toc319304067 \h </w:instrText>
        </w:r>
        <w:r>
          <w:rPr>
            <w:noProof/>
            <w:webHidden/>
          </w:rPr>
        </w:r>
        <w:r>
          <w:rPr>
            <w:noProof/>
            <w:webHidden/>
          </w:rPr>
          <w:fldChar w:fldCharType="separate"/>
        </w:r>
        <w:r w:rsidR="008033B2">
          <w:rPr>
            <w:noProof/>
            <w:webHidden/>
          </w:rPr>
          <w:t>15</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68" w:history="1">
        <w:r w:rsidR="008033B2" w:rsidRPr="004A6975">
          <w:rPr>
            <w:rStyle w:val="Hyperlink"/>
            <w:noProof/>
            <w:lang w:val="en-GB"/>
          </w:rPr>
          <w:t>3.18.3</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Install packages</w:t>
        </w:r>
        <w:r w:rsidR="008033B2">
          <w:rPr>
            <w:noProof/>
            <w:webHidden/>
          </w:rPr>
          <w:tab/>
        </w:r>
        <w:r>
          <w:rPr>
            <w:noProof/>
            <w:webHidden/>
          </w:rPr>
          <w:fldChar w:fldCharType="begin"/>
        </w:r>
        <w:r w:rsidR="008033B2">
          <w:rPr>
            <w:noProof/>
            <w:webHidden/>
          </w:rPr>
          <w:instrText xml:space="preserve"> PAGEREF _Toc319304068 \h </w:instrText>
        </w:r>
        <w:r>
          <w:rPr>
            <w:noProof/>
            <w:webHidden/>
          </w:rPr>
        </w:r>
        <w:r>
          <w:rPr>
            <w:noProof/>
            <w:webHidden/>
          </w:rPr>
          <w:fldChar w:fldCharType="separate"/>
        </w:r>
        <w:r w:rsidR="008033B2">
          <w:rPr>
            <w:noProof/>
            <w:webHidden/>
          </w:rPr>
          <w:t>16</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69" w:history="1">
        <w:r w:rsidR="008033B2" w:rsidRPr="004A6975">
          <w:rPr>
            <w:rStyle w:val="Hyperlink"/>
            <w:noProof/>
            <w:lang w:val="en-GB"/>
          </w:rPr>
          <w:t>3.18.4</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Restore backed-up opt directory  config files</w:t>
        </w:r>
        <w:r w:rsidR="008033B2">
          <w:rPr>
            <w:noProof/>
            <w:webHidden/>
          </w:rPr>
          <w:tab/>
        </w:r>
        <w:r>
          <w:rPr>
            <w:noProof/>
            <w:webHidden/>
          </w:rPr>
          <w:fldChar w:fldCharType="begin"/>
        </w:r>
        <w:r w:rsidR="008033B2">
          <w:rPr>
            <w:noProof/>
            <w:webHidden/>
          </w:rPr>
          <w:instrText xml:space="preserve"> PAGEREF _Toc319304069 \h </w:instrText>
        </w:r>
        <w:r>
          <w:rPr>
            <w:noProof/>
            <w:webHidden/>
          </w:rPr>
        </w:r>
        <w:r>
          <w:rPr>
            <w:noProof/>
            <w:webHidden/>
          </w:rPr>
          <w:fldChar w:fldCharType="separate"/>
        </w:r>
        <w:r w:rsidR="008033B2">
          <w:rPr>
            <w:noProof/>
            <w:webHidden/>
          </w:rPr>
          <w:t>16</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0" w:history="1">
        <w:r w:rsidR="008033B2" w:rsidRPr="004A6975">
          <w:rPr>
            <w:rStyle w:val="Hyperlink"/>
            <w:noProof/>
            <w:lang w:val="en-GB"/>
          </w:rPr>
          <w:t>3.18.5</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Re-create TimesTen Instance and replication</w:t>
        </w:r>
        <w:r w:rsidR="008033B2">
          <w:rPr>
            <w:noProof/>
            <w:webHidden/>
          </w:rPr>
          <w:tab/>
        </w:r>
        <w:r>
          <w:rPr>
            <w:noProof/>
            <w:webHidden/>
          </w:rPr>
          <w:fldChar w:fldCharType="begin"/>
        </w:r>
        <w:r w:rsidR="008033B2">
          <w:rPr>
            <w:noProof/>
            <w:webHidden/>
          </w:rPr>
          <w:instrText xml:space="preserve"> PAGEREF _Toc319304070 \h </w:instrText>
        </w:r>
        <w:r>
          <w:rPr>
            <w:noProof/>
            <w:webHidden/>
          </w:rPr>
        </w:r>
        <w:r>
          <w:rPr>
            <w:noProof/>
            <w:webHidden/>
          </w:rPr>
          <w:fldChar w:fldCharType="separate"/>
        </w:r>
        <w:r w:rsidR="008033B2">
          <w:rPr>
            <w:noProof/>
            <w:webHidden/>
          </w:rPr>
          <w:t>17</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1" w:history="1">
        <w:r w:rsidR="008033B2" w:rsidRPr="004A6975">
          <w:rPr>
            <w:rStyle w:val="Hyperlink"/>
            <w:noProof/>
            <w:lang w:val="en-GB"/>
          </w:rPr>
          <w:t>3.18.6</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Re-create the SNMP instance:</w:t>
        </w:r>
        <w:r w:rsidR="008033B2">
          <w:rPr>
            <w:noProof/>
            <w:webHidden/>
          </w:rPr>
          <w:tab/>
        </w:r>
        <w:r>
          <w:rPr>
            <w:noProof/>
            <w:webHidden/>
          </w:rPr>
          <w:fldChar w:fldCharType="begin"/>
        </w:r>
        <w:r w:rsidR="008033B2">
          <w:rPr>
            <w:noProof/>
            <w:webHidden/>
          </w:rPr>
          <w:instrText xml:space="preserve"> PAGEREF _Toc319304071 \h </w:instrText>
        </w:r>
        <w:r>
          <w:rPr>
            <w:noProof/>
            <w:webHidden/>
          </w:rPr>
        </w:r>
        <w:r>
          <w:rPr>
            <w:noProof/>
            <w:webHidden/>
          </w:rPr>
          <w:fldChar w:fldCharType="separate"/>
        </w:r>
        <w:r w:rsidR="008033B2">
          <w:rPr>
            <w:noProof/>
            <w:webHidden/>
          </w:rPr>
          <w:t>18</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2" w:history="1">
        <w:r w:rsidR="008033B2" w:rsidRPr="004A6975">
          <w:rPr>
            <w:rStyle w:val="Hyperlink"/>
            <w:noProof/>
            <w:lang w:val="en-GB"/>
          </w:rPr>
          <w:t>3.18.7</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Re-create the SLF Instance</w:t>
        </w:r>
        <w:r w:rsidR="008033B2">
          <w:rPr>
            <w:noProof/>
            <w:webHidden/>
          </w:rPr>
          <w:tab/>
        </w:r>
        <w:r>
          <w:rPr>
            <w:noProof/>
            <w:webHidden/>
          </w:rPr>
          <w:fldChar w:fldCharType="begin"/>
        </w:r>
        <w:r w:rsidR="008033B2">
          <w:rPr>
            <w:noProof/>
            <w:webHidden/>
          </w:rPr>
          <w:instrText xml:space="preserve"> PAGEREF _Toc319304072 \h </w:instrText>
        </w:r>
        <w:r>
          <w:rPr>
            <w:noProof/>
            <w:webHidden/>
          </w:rPr>
        </w:r>
        <w:r>
          <w:rPr>
            <w:noProof/>
            <w:webHidden/>
          </w:rPr>
          <w:fldChar w:fldCharType="separate"/>
        </w:r>
        <w:r w:rsidR="008033B2">
          <w:rPr>
            <w:noProof/>
            <w:webHidden/>
          </w:rPr>
          <w:t>19</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3" w:history="1">
        <w:r w:rsidR="008033B2" w:rsidRPr="004A6975">
          <w:rPr>
            <w:rStyle w:val="Hyperlink"/>
            <w:noProof/>
            <w:lang w:val="en-GB"/>
          </w:rPr>
          <w:t>3.18.8</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Re-create the DRASLF Instance</w:t>
        </w:r>
        <w:r w:rsidR="008033B2">
          <w:rPr>
            <w:noProof/>
            <w:webHidden/>
          </w:rPr>
          <w:tab/>
        </w:r>
        <w:r>
          <w:rPr>
            <w:noProof/>
            <w:webHidden/>
          </w:rPr>
          <w:fldChar w:fldCharType="begin"/>
        </w:r>
        <w:r w:rsidR="008033B2">
          <w:rPr>
            <w:noProof/>
            <w:webHidden/>
          </w:rPr>
          <w:instrText xml:space="preserve"> PAGEREF _Toc319304073 \h </w:instrText>
        </w:r>
        <w:r>
          <w:rPr>
            <w:noProof/>
            <w:webHidden/>
          </w:rPr>
        </w:r>
        <w:r>
          <w:rPr>
            <w:noProof/>
            <w:webHidden/>
          </w:rPr>
          <w:fldChar w:fldCharType="separate"/>
        </w:r>
        <w:r w:rsidR="008033B2">
          <w:rPr>
            <w:noProof/>
            <w:webHidden/>
          </w:rPr>
          <w:t>19</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4" w:history="1">
        <w:r w:rsidR="008033B2" w:rsidRPr="004A6975">
          <w:rPr>
            <w:rStyle w:val="Hyperlink"/>
            <w:noProof/>
            <w:lang w:val="en-CA"/>
          </w:rPr>
          <w:t>3.18.9</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Verify SLF</w:t>
        </w:r>
        <w:r w:rsidR="008033B2">
          <w:rPr>
            <w:noProof/>
            <w:webHidden/>
          </w:rPr>
          <w:tab/>
        </w:r>
        <w:r>
          <w:rPr>
            <w:noProof/>
            <w:webHidden/>
          </w:rPr>
          <w:fldChar w:fldCharType="begin"/>
        </w:r>
        <w:r w:rsidR="008033B2">
          <w:rPr>
            <w:noProof/>
            <w:webHidden/>
          </w:rPr>
          <w:instrText xml:space="preserve"> PAGEREF _Toc319304074 \h </w:instrText>
        </w:r>
        <w:r>
          <w:rPr>
            <w:noProof/>
            <w:webHidden/>
          </w:rPr>
        </w:r>
        <w:r>
          <w:rPr>
            <w:noProof/>
            <w:webHidden/>
          </w:rPr>
          <w:fldChar w:fldCharType="separate"/>
        </w:r>
        <w:r w:rsidR="008033B2">
          <w:rPr>
            <w:noProof/>
            <w:webHidden/>
          </w:rPr>
          <w:t>19</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5" w:history="1">
        <w:r w:rsidR="008033B2" w:rsidRPr="004A6975">
          <w:rPr>
            <w:rStyle w:val="Hyperlink"/>
            <w:noProof/>
            <w:lang w:val="en-CA"/>
          </w:rPr>
          <w:t>3.18.10</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Install Traffix sdc tar file</w:t>
        </w:r>
        <w:r w:rsidR="008033B2">
          <w:rPr>
            <w:noProof/>
            <w:webHidden/>
          </w:rPr>
          <w:tab/>
        </w:r>
        <w:r>
          <w:rPr>
            <w:noProof/>
            <w:webHidden/>
          </w:rPr>
          <w:fldChar w:fldCharType="begin"/>
        </w:r>
        <w:r w:rsidR="008033B2">
          <w:rPr>
            <w:noProof/>
            <w:webHidden/>
          </w:rPr>
          <w:instrText xml:space="preserve"> PAGEREF _Toc319304075 \h </w:instrText>
        </w:r>
        <w:r>
          <w:rPr>
            <w:noProof/>
            <w:webHidden/>
          </w:rPr>
        </w:r>
        <w:r>
          <w:rPr>
            <w:noProof/>
            <w:webHidden/>
          </w:rPr>
          <w:fldChar w:fldCharType="separate"/>
        </w:r>
        <w:r w:rsidR="008033B2">
          <w:rPr>
            <w:noProof/>
            <w:webHidden/>
          </w:rPr>
          <w:t>21</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6" w:history="1">
        <w:r w:rsidR="008033B2" w:rsidRPr="004A6975">
          <w:rPr>
            <w:rStyle w:val="Hyperlink"/>
            <w:noProof/>
            <w:lang w:val="en-CA"/>
          </w:rPr>
          <w:t>3.18.11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Restore Traffix sdc configs</w:t>
        </w:r>
        <w:r w:rsidR="008033B2">
          <w:rPr>
            <w:noProof/>
            <w:webHidden/>
          </w:rPr>
          <w:tab/>
        </w:r>
        <w:r>
          <w:rPr>
            <w:noProof/>
            <w:webHidden/>
          </w:rPr>
          <w:fldChar w:fldCharType="begin"/>
        </w:r>
        <w:r w:rsidR="008033B2">
          <w:rPr>
            <w:noProof/>
            <w:webHidden/>
          </w:rPr>
          <w:instrText xml:space="preserve"> PAGEREF _Toc319304076 \h </w:instrText>
        </w:r>
        <w:r>
          <w:rPr>
            <w:noProof/>
            <w:webHidden/>
          </w:rPr>
        </w:r>
        <w:r>
          <w:rPr>
            <w:noProof/>
            <w:webHidden/>
          </w:rPr>
          <w:fldChar w:fldCharType="separate"/>
        </w:r>
        <w:r w:rsidR="008033B2">
          <w:rPr>
            <w:noProof/>
            <w:webHidden/>
          </w:rPr>
          <w:t>22</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7" w:history="1">
        <w:r w:rsidR="008033B2" w:rsidRPr="004A6975">
          <w:rPr>
            <w:rStyle w:val="Hyperlink"/>
            <w:noProof/>
            <w:lang w:val="en-CA"/>
          </w:rPr>
          <w:t>3.18.12</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Create Link to jdk</w:t>
        </w:r>
        <w:r w:rsidR="008033B2">
          <w:rPr>
            <w:noProof/>
            <w:webHidden/>
          </w:rPr>
          <w:tab/>
        </w:r>
        <w:r>
          <w:rPr>
            <w:noProof/>
            <w:webHidden/>
          </w:rPr>
          <w:fldChar w:fldCharType="begin"/>
        </w:r>
        <w:r w:rsidR="008033B2">
          <w:rPr>
            <w:noProof/>
            <w:webHidden/>
          </w:rPr>
          <w:instrText xml:space="preserve"> PAGEREF _Toc319304077 \h </w:instrText>
        </w:r>
        <w:r>
          <w:rPr>
            <w:noProof/>
            <w:webHidden/>
          </w:rPr>
        </w:r>
        <w:r>
          <w:rPr>
            <w:noProof/>
            <w:webHidden/>
          </w:rPr>
          <w:fldChar w:fldCharType="separate"/>
        </w:r>
        <w:r w:rsidR="008033B2">
          <w:rPr>
            <w:noProof/>
            <w:webHidden/>
          </w:rPr>
          <w:t>22</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8" w:history="1">
        <w:r w:rsidR="008033B2" w:rsidRPr="004A6975">
          <w:rPr>
            <w:rStyle w:val="Hyperlink"/>
            <w:noProof/>
            <w:lang w:val="en-CA"/>
          </w:rPr>
          <w:t>3.18.13</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Create link to /etc/init.d</w:t>
        </w:r>
        <w:r w:rsidR="008033B2">
          <w:rPr>
            <w:noProof/>
            <w:webHidden/>
          </w:rPr>
          <w:tab/>
        </w:r>
        <w:r>
          <w:rPr>
            <w:noProof/>
            <w:webHidden/>
          </w:rPr>
          <w:fldChar w:fldCharType="begin"/>
        </w:r>
        <w:r w:rsidR="008033B2">
          <w:rPr>
            <w:noProof/>
            <w:webHidden/>
          </w:rPr>
          <w:instrText xml:space="preserve"> PAGEREF _Toc319304078 \h </w:instrText>
        </w:r>
        <w:r>
          <w:rPr>
            <w:noProof/>
            <w:webHidden/>
          </w:rPr>
        </w:r>
        <w:r>
          <w:rPr>
            <w:noProof/>
            <w:webHidden/>
          </w:rPr>
          <w:fldChar w:fldCharType="separate"/>
        </w:r>
        <w:r w:rsidR="008033B2">
          <w:rPr>
            <w:noProof/>
            <w:webHidden/>
          </w:rPr>
          <w:t>22</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79" w:history="1">
        <w:r w:rsidR="008033B2" w:rsidRPr="004A6975">
          <w:rPr>
            <w:rStyle w:val="Hyperlink"/>
            <w:noProof/>
            <w:lang w:val="en-CA"/>
          </w:rPr>
          <w:t>3.18.14</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Startup Traffix sdc</w:t>
        </w:r>
        <w:r w:rsidR="008033B2">
          <w:rPr>
            <w:noProof/>
            <w:webHidden/>
          </w:rPr>
          <w:tab/>
        </w:r>
        <w:r>
          <w:rPr>
            <w:noProof/>
            <w:webHidden/>
          </w:rPr>
          <w:fldChar w:fldCharType="begin"/>
        </w:r>
        <w:r w:rsidR="008033B2">
          <w:rPr>
            <w:noProof/>
            <w:webHidden/>
          </w:rPr>
          <w:instrText xml:space="preserve"> PAGEREF _Toc319304079 \h </w:instrText>
        </w:r>
        <w:r>
          <w:rPr>
            <w:noProof/>
            <w:webHidden/>
          </w:rPr>
        </w:r>
        <w:r>
          <w:rPr>
            <w:noProof/>
            <w:webHidden/>
          </w:rPr>
          <w:fldChar w:fldCharType="separate"/>
        </w:r>
        <w:r w:rsidR="008033B2">
          <w:rPr>
            <w:noProof/>
            <w:webHidden/>
          </w:rPr>
          <w:t>23</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80" w:history="1">
        <w:r w:rsidR="008033B2" w:rsidRPr="004A6975">
          <w:rPr>
            <w:rStyle w:val="Hyperlink"/>
            <w:noProof/>
            <w:lang w:val="en-CA"/>
          </w:rPr>
          <w:t>3.18.15</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Cluster install and configure  - Corosync/Pacemaker</w:t>
        </w:r>
        <w:r w:rsidR="008033B2">
          <w:rPr>
            <w:noProof/>
            <w:webHidden/>
          </w:rPr>
          <w:tab/>
        </w:r>
        <w:r>
          <w:rPr>
            <w:noProof/>
            <w:webHidden/>
          </w:rPr>
          <w:fldChar w:fldCharType="begin"/>
        </w:r>
        <w:r w:rsidR="008033B2">
          <w:rPr>
            <w:noProof/>
            <w:webHidden/>
          </w:rPr>
          <w:instrText xml:space="preserve"> PAGEREF _Toc319304080 \h </w:instrText>
        </w:r>
        <w:r>
          <w:rPr>
            <w:noProof/>
            <w:webHidden/>
          </w:rPr>
        </w:r>
        <w:r>
          <w:rPr>
            <w:noProof/>
            <w:webHidden/>
          </w:rPr>
          <w:fldChar w:fldCharType="separate"/>
        </w:r>
        <w:r w:rsidR="008033B2">
          <w:rPr>
            <w:noProof/>
            <w:webHidden/>
          </w:rPr>
          <w:t>23</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81" w:history="1">
        <w:r w:rsidR="008033B2" w:rsidRPr="004A6975">
          <w:rPr>
            <w:rStyle w:val="Hyperlink"/>
            <w:noProof/>
            <w:lang w:val="en-GB"/>
          </w:rPr>
          <w:t>3.18.16</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Restore system /etc/corosync configuration files</w:t>
        </w:r>
        <w:r w:rsidR="008033B2">
          <w:rPr>
            <w:noProof/>
            <w:webHidden/>
          </w:rPr>
          <w:tab/>
        </w:r>
        <w:r>
          <w:rPr>
            <w:noProof/>
            <w:webHidden/>
          </w:rPr>
          <w:fldChar w:fldCharType="begin"/>
        </w:r>
        <w:r w:rsidR="008033B2">
          <w:rPr>
            <w:noProof/>
            <w:webHidden/>
          </w:rPr>
          <w:instrText xml:space="preserve"> PAGEREF _Toc319304081 \h </w:instrText>
        </w:r>
        <w:r>
          <w:rPr>
            <w:noProof/>
            <w:webHidden/>
          </w:rPr>
        </w:r>
        <w:r>
          <w:rPr>
            <w:noProof/>
            <w:webHidden/>
          </w:rPr>
          <w:fldChar w:fldCharType="separate"/>
        </w:r>
        <w:r w:rsidR="008033B2">
          <w:rPr>
            <w:noProof/>
            <w:webHidden/>
          </w:rPr>
          <w:t>24</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82" w:history="1">
        <w:r w:rsidR="008033B2" w:rsidRPr="004A6975">
          <w:rPr>
            <w:rStyle w:val="Hyperlink"/>
            <w:noProof/>
            <w:lang w:val="en-CA"/>
          </w:rPr>
          <w:t>3.18.17</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Verify config file are restored</w:t>
        </w:r>
        <w:r w:rsidR="008033B2">
          <w:rPr>
            <w:noProof/>
            <w:webHidden/>
          </w:rPr>
          <w:tab/>
        </w:r>
        <w:r>
          <w:rPr>
            <w:noProof/>
            <w:webHidden/>
          </w:rPr>
          <w:fldChar w:fldCharType="begin"/>
        </w:r>
        <w:r w:rsidR="008033B2">
          <w:rPr>
            <w:noProof/>
            <w:webHidden/>
          </w:rPr>
          <w:instrText xml:space="preserve"> PAGEREF _Toc319304082 \h </w:instrText>
        </w:r>
        <w:r>
          <w:rPr>
            <w:noProof/>
            <w:webHidden/>
          </w:rPr>
        </w:r>
        <w:r>
          <w:rPr>
            <w:noProof/>
            <w:webHidden/>
          </w:rPr>
          <w:fldChar w:fldCharType="separate"/>
        </w:r>
        <w:r w:rsidR="008033B2">
          <w:rPr>
            <w:noProof/>
            <w:webHidden/>
          </w:rPr>
          <w:t>24</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83" w:history="1">
        <w:r w:rsidR="008033B2" w:rsidRPr="004A6975">
          <w:rPr>
            <w:rStyle w:val="Hyperlink"/>
            <w:noProof/>
            <w:lang w:val="en-CA"/>
          </w:rPr>
          <w:t>3.18.18</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Create corosync log file (defined in corosync.conf):</w:t>
        </w:r>
        <w:r w:rsidR="008033B2">
          <w:rPr>
            <w:noProof/>
            <w:webHidden/>
          </w:rPr>
          <w:tab/>
        </w:r>
        <w:r>
          <w:rPr>
            <w:noProof/>
            <w:webHidden/>
          </w:rPr>
          <w:fldChar w:fldCharType="begin"/>
        </w:r>
        <w:r w:rsidR="008033B2">
          <w:rPr>
            <w:noProof/>
            <w:webHidden/>
          </w:rPr>
          <w:instrText xml:space="preserve"> PAGEREF _Toc319304083 \h </w:instrText>
        </w:r>
        <w:r>
          <w:rPr>
            <w:noProof/>
            <w:webHidden/>
          </w:rPr>
        </w:r>
        <w:r>
          <w:rPr>
            <w:noProof/>
            <w:webHidden/>
          </w:rPr>
          <w:fldChar w:fldCharType="separate"/>
        </w:r>
        <w:r w:rsidR="008033B2">
          <w:rPr>
            <w:noProof/>
            <w:webHidden/>
          </w:rPr>
          <w:t>24</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84" w:history="1">
        <w:r w:rsidR="008033B2" w:rsidRPr="004A6975">
          <w:rPr>
            <w:rStyle w:val="Hyperlink"/>
            <w:noProof/>
            <w:lang w:val="en-CA"/>
          </w:rPr>
          <w:t>3.18.19</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Enable Corosync and Pacemaker System startup:</w:t>
        </w:r>
        <w:r w:rsidR="008033B2">
          <w:rPr>
            <w:noProof/>
            <w:webHidden/>
          </w:rPr>
          <w:tab/>
        </w:r>
        <w:r>
          <w:rPr>
            <w:noProof/>
            <w:webHidden/>
          </w:rPr>
          <w:fldChar w:fldCharType="begin"/>
        </w:r>
        <w:r w:rsidR="008033B2">
          <w:rPr>
            <w:noProof/>
            <w:webHidden/>
          </w:rPr>
          <w:instrText xml:space="preserve"> PAGEREF _Toc319304084 \h </w:instrText>
        </w:r>
        <w:r>
          <w:rPr>
            <w:noProof/>
            <w:webHidden/>
          </w:rPr>
        </w:r>
        <w:r>
          <w:rPr>
            <w:noProof/>
            <w:webHidden/>
          </w:rPr>
          <w:fldChar w:fldCharType="separate"/>
        </w:r>
        <w:r w:rsidR="008033B2">
          <w:rPr>
            <w:noProof/>
            <w:webHidden/>
          </w:rPr>
          <w:t>24</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85" w:history="1">
        <w:r w:rsidR="008033B2" w:rsidRPr="004A6975">
          <w:rPr>
            <w:rStyle w:val="Hyperlink"/>
            <w:noProof/>
            <w:lang w:val="en-CA"/>
          </w:rPr>
          <w:t>3.18.20</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Start  Corosync and Pacemaker:</w:t>
        </w:r>
        <w:r w:rsidR="008033B2">
          <w:rPr>
            <w:noProof/>
            <w:webHidden/>
          </w:rPr>
          <w:tab/>
        </w:r>
        <w:r>
          <w:rPr>
            <w:noProof/>
            <w:webHidden/>
          </w:rPr>
          <w:fldChar w:fldCharType="begin"/>
        </w:r>
        <w:r w:rsidR="008033B2">
          <w:rPr>
            <w:noProof/>
            <w:webHidden/>
          </w:rPr>
          <w:instrText xml:space="preserve"> PAGEREF _Toc319304085 \h </w:instrText>
        </w:r>
        <w:r>
          <w:rPr>
            <w:noProof/>
            <w:webHidden/>
          </w:rPr>
        </w:r>
        <w:r>
          <w:rPr>
            <w:noProof/>
            <w:webHidden/>
          </w:rPr>
          <w:fldChar w:fldCharType="separate"/>
        </w:r>
        <w:r w:rsidR="008033B2">
          <w:rPr>
            <w:noProof/>
            <w:webHidden/>
          </w:rPr>
          <w:t>25</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86" w:history="1">
        <w:r w:rsidR="008033B2" w:rsidRPr="004A6975">
          <w:rPr>
            <w:rStyle w:val="Hyperlink"/>
            <w:noProof/>
            <w:lang w:val="en-CA"/>
          </w:rPr>
          <w:t>3.18.21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Check node are online with crm_mon :</w:t>
        </w:r>
        <w:r w:rsidR="008033B2">
          <w:rPr>
            <w:noProof/>
            <w:webHidden/>
          </w:rPr>
          <w:tab/>
        </w:r>
        <w:r>
          <w:rPr>
            <w:noProof/>
            <w:webHidden/>
          </w:rPr>
          <w:fldChar w:fldCharType="begin"/>
        </w:r>
        <w:r w:rsidR="008033B2">
          <w:rPr>
            <w:noProof/>
            <w:webHidden/>
          </w:rPr>
          <w:instrText xml:space="preserve"> PAGEREF _Toc319304086 \h </w:instrText>
        </w:r>
        <w:r>
          <w:rPr>
            <w:noProof/>
            <w:webHidden/>
          </w:rPr>
        </w:r>
        <w:r>
          <w:rPr>
            <w:noProof/>
            <w:webHidden/>
          </w:rPr>
          <w:fldChar w:fldCharType="separate"/>
        </w:r>
        <w:r w:rsidR="008033B2">
          <w:rPr>
            <w:noProof/>
            <w:webHidden/>
          </w:rPr>
          <w:t>25</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87" w:history="1">
        <w:r w:rsidR="008033B2" w:rsidRPr="004A6975">
          <w:rPr>
            <w:rStyle w:val="Hyperlink"/>
            <w:noProof/>
            <w:lang w:val="en-CA"/>
          </w:rPr>
          <w:t>3.18.22</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Configure crm :</w:t>
        </w:r>
        <w:r w:rsidR="008033B2">
          <w:rPr>
            <w:noProof/>
            <w:webHidden/>
          </w:rPr>
          <w:tab/>
        </w:r>
        <w:r>
          <w:rPr>
            <w:noProof/>
            <w:webHidden/>
          </w:rPr>
          <w:fldChar w:fldCharType="begin"/>
        </w:r>
        <w:r w:rsidR="008033B2">
          <w:rPr>
            <w:noProof/>
            <w:webHidden/>
          </w:rPr>
          <w:instrText xml:space="preserve"> PAGEREF _Toc319304087 \h </w:instrText>
        </w:r>
        <w:r>
          <w:rPr>
            <w:noProof/>
            <w:webHidden/>
          </w:rPr>
        </w:r>
        <w:r>
          <w:rPr>
            <w:noProof/>
            <w:webHidden/>
          </w:rPr>
          <w:fldChar w:fldCharType="separate"/>
        </w:r>
        <w:r w:rsidR="008033B2">
          <w:rPr>
            <w:noProof/>
            <w:webHidden/>
          </w:rPr>
          <w:t>25</w:t>
        </w:r>
        <w:r>
          <w:rPr>
            <w:noProof/>
            <w:webHidden/>
          </w:rPr>
          <w:fldChar w:fldCharType="end"/>
        </w:r>
      </w:hyperlink>
    </w:p>
    <w:p w:rsidR="008033B2" w:rsidRDefault="00CB1FC1">
      <w:pPr>
        <w:pStyle w:val="TOC3"/>
        <w:tabs>
          <w:tab w:val="left" w:pos="1440"/>
        </w:tabs>
        <w:rPr>
          <w:rFonts w:asciiTheme="minorHAnsi" w:eastAsiaTheme="minorEastAsia" w:hAnsiTheme="minorHAnsi" w:cstheme="minorBidi"/>
          <w:noProof/>
          <w:color w:val="auto"/>
          <w:sz w:val="22"/>
          <w:szCs w:val="22"/>
          <w:lang w:bidi="ar-SA"/>
        </w:rPr>
      </w:pPr>
      <w:hyperlink w:anchor="_Toc319304088" w:history="1">
        <w:r w:rsidR="008033B2" w:rsidRPr="004A6975">
          <w:rPr>
            <w:rStyle w:val="Hyperlink"/>
            <w:noProof/>
            <w:lang w:val="en-CA"/>
          </w:rPr>
          <w:t>3.18.23</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CA"/>
          </w:rPr>
          <w:t>Remove directories used for restore</w:t>
        </w:r>
        <w:r w:rsidR="008033B2">
          <w:rPr>
            <w:noProof/>
            <w:webHidden/>
          </w:rPr>
          <w:tab/>
        </w:r>
        <w:r>
          <w:rPr>
            <w:noProof/>
            <w:webHidden/>
          </w:rPr>
          <w:fldChar w:fldCharType="begin"/>
        </w:r>
        <w:r w:rsidR="008033B2">
          <w:rPr>
            <w:noProof/>
            <w:webHidden/>
          </w:rPr>
          <w:instrText xml:space="preserve"> PAGEREF _Toc319304088 \h </w:instrText>
        </w:r>
        <w:r>
          <w:rPr>
            <w:noProof/>
            <w:webHidden/>
          </w:rPr>
        </w:r>
        <w:r>
          <w:rPr>
            <w:noProof/>
            <w:webHidden/>
          </w:rPr>
          <w:fldChar w:fldCharType="separate"/>
        </w:r>
        <w:r w:rsidR="008033B2">
          <w:rPr>
            <w:noProof/>
            <w:webHidden/>
          </w:rPr>
          <w:t>26</w:t>
        </w:r>
        <w:r>
          <w:rPr>
            <w:noProof/>
            <w:webHidden/>
          </w:rPr>
          <w:fldChar w:fldCharType="end"/>
        </w:r>
      </w:hyperlink>
    </w:p>
    <w:p w:rsidR="008033B2" w:rsidRDefault="00CB1FC1">
      <w:pPr>
        <w:pStyle w:val="TOC1"/>
        <w:rPr>
          <w:rFonts w:asciiTheme="minorHAnsi" w:eastAsiaTheme="minorEastAsia" w:hAnsiTheme="minorHAnsi" w:cstheme="minorBidi"/>
          <w:caps w:val="0"/>
          <w:noProof/>
          <w:color w:val="auto"/>
          <w:sz w:val="22"/>
          <w:szCs w:val="22"/>
          <w:lang w:bidi="ar-SA"/>
        </w:rPr>
      </w:pPr>
      <w:hyperlink w:anchor="_Toc319304089" w:history="1">
        <w:r w:rsidR="008033B2" w:rsidRPr="004A6975">
          <w:rPr>
            <w:rStyle w:val="Hyperlink"/>
            <w:noProof/>
          </w:rPr>
          <w:t>4.</w:t>
        </w:r>
        <w:r w:rsidR="008033B2">
          <w:rPr>
            <w:rFonts w:asciiTheme="minorHAnsi" w:eastAsiaTheme="minorEastAsia" w:hAnsiTheme="minorHAnsi" w:cstheme="minorBidi"/>
            <w:caps w:val="0"/>
            <w:noProof/>
            <w:color w:val="auto"/>
            <w:sz w:val="22"/>
            <w:szCs w:val="22"/>
            <w:lang w:bidi="ar-SA"/>
          </w:rPr>
          <w:tab/>
        </w:r>
        <w:r w:rsidR="008033B2" w:rsidRPr="004A6975">
          <w:rPr>
            <w:rStyle w:val="Hyperlink"/>
            <w:noProof/>
          </w:rPr>
          <w:t>AppeNdix  A</w:t>
        </w:r>
        <w:r w:rsidR="008033B2">
          <w:rPr>
            <w:noProof/>
            <w:webHidden/>
          </w:rPr>
          <w:tab/>
        </w:r>
        <w:r>
          <w:rPr>
            <w:noProof/>
            <w:webHidden/>
          </w:rPr>
          <w:fldChar w:fldCharType="begin"/>
        </w:r>
        <w:r w:rsidR="008033B2">
          <w:rPr>
            <w:noProof/>
            <w:webHidden/>
          </w:rPr>
          <w:instrText xml:space="preserve"> PAGEREF _Toc319304089 \h </w:instrText>
        </w:r>
        <w:r>
          <w:rPr>
            <w:noProof/>
            <w:webHidden/>
          </w:rPr>
        </w:r>
        <w:r>
          <w:rPr>
            <w:noProof/>
            <w:webHidden/>
          </w:rPr>
          <w:fldChar w:fldCharType="separate"/>
        </w:r>
        <w:r w:rsidR="008033B2">
          <w:rPr>
            <w:noProof/>
            <w:webHidden/>
          </w:rPr>
          <w:t>28</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90" w:history="1">
        <w:r w:rsidR="008033B2" w:rsidRPr="004A6975">
          <w:rPr>
            <w:rStyle w:val="Hyperlink"/>
            <w:noProof/>
            <w:lang w:val="en-GB"/>
          </w:rPr>
          <w:t>4.1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Setting up Linux kickstart server.</w:t>
        </w:r>
        <w:r w:rsidR="008033B2">
          <w:rPr>
            <w:noProof/>
            <w:webHidden/>
          </w:rPr>
          <w:tab/>
        </w:r>
        <w:r>
          <w:rPr>
            <w:noProof/>
            <w:webHidden/>
          </w:rPr>
          <w:fldChar w:fldCharType="begin"/>
        </w:r>
        <w:r w:rsidR="008033B2">
          <w:rPr>
            <w:noProof/>
            <w:webHidden/>
          </w:rPr>
          <w:instrText xml:space="preserve"> PAGEREF _Toc319304090 \h </w:instrText>
        </w:r>
        <w:r>
          <w:rPr>
            <w:noProof/>
            <w:webHidden/>
          </w:rPr>
        </w:r>
        <w:r>
          <w:rPr>
            <w:noProof/>
            <w:webHidden/>
          </w:rPr>
          <w:fldChar w:fldCharType="separate"/>
        </w:r>
        <w:r w:rsidR="008033B2">
          <w:rPr>
            <w:noProof/>
            <w:webHidden/>
          </w:rPr>
          <w:t>28</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091" w:history="1">
        <w:r w:rsidR="008033B2" w:rsidRPr="004A6975">
          <w:rPr>
            <w:rStyle w:val="Hyperlink"/>
            <w:noProof/>
            <w:lang w:val="en-GB"/>
          </w:rPr>
          <w:t>4.1.1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Assumptions</w:t>
        </w:r>
        <w:r w:rsidR="008033B2">
          <w:rPr>
            <w:noProof/>
            <w:webHidden/>
          </w:rPr>
          <w:tab/>
        </w:r>
        <w:r>
          <w:rPr>
            <w:noProof/>
            <w:webHidden/>
          </w:rPr>
          <w:fldChar w:fldCharType="begin"/>
        </w:r>
        <w:r w:rsidR="008033B2">
          <w:rPr>
            <w:noProof/>
            <w:webHidden/>
          </w:rPr>
          <w:instrText xml:space="preserve"> PAGEREF _Toc319304091 \h </w:instrText>
        </w:r>
        <w:r>
          <w:rPr>
            <w:noProof/>
            <w:webHidden/>
          </w:rPr>
        </w:r>
        <w:r>
          <w:rPr>
            <w:noProof/>
            <w:webHidden/>
          </w:rPr>
          <w:fldChar w:fldCharType="separate"/>
        </w:r>
        <w:r w:rsidR="008033B2">
          <w:rPr>
            <w:noProof/>
            <w:webHidden/>
          </w:rPr>
          <w:t>28</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092" w:history="1">
        <w:r w:rsidR="008033B2" w:rsidRPr="004A6975">
          <w:rPr>
            <w:rStyle w:val="Hyperlink"/>
            <w:noProof/>
            <w:lang w:val="en-GB"/>
          </w:rPr>
          <w:t>4.1.2</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PXEboot and kickstart setup on BMS server</w:t>
        </w:r>
        <w:r w:rsidR="008033B2">
          <w:rPr>
            <w:noProof/>
            <w:webHidden/>
          </w:rPr>
          <w:tab/>
        </w:r>
        <w:r>
          <w:rPr>
            <w:noProof/>
            <w:webHidden/>
          </w:rPr>
          <w:fldChar w:fldCharType="begin"/>
        </w:r>
        <w:r w:rsidR="008033B2">
          <w:rPr>
            <w:noProof/>
            <w:webHidden/>
          </w:rPr>
          <w:instrText xml:space="preserve"> PAGEREF _Toc319304092 \h </w:instrText>
        </w:r>
        <w:r>
          <w:rPr>
            <w:noProof/>
            <w:webHidden/>
          </w:rPr>
        </w:r>
        <w:r>
          <w:rPr>
            <w:noProof/>
            <w:webHidden/>
          </w:rPr>
          <w:fldChar w:fldCharType="separate"/>
        </w:r>
        <w:r w:rsidR="008033B2">
          <w:rPr>
            <w:noProof/>
            <w:webHidden/>
          </w:rPr>
          <w:t>28</w:t>
        </w:r>
        <w:r>
          <w:rPr>
            <w:noProof/>
            <w:webHidden/>
          </w:rPr>
          <w:fldChar w:fldCharType="end"/>
        </w:r>
      </w:hyperlink>
    </w:p>
    <w:p w:rsidR="008033B2" w:rsidRDefault="00CB1FC1">
      <w:pPr>
        <w:pStyle w:val="TOC1"/>
        <w:rPr>
          <w:rFonts w:asciiTheme="minorHAnsi" w:eastAsiaTheme="minorEastAsia" w:hAnsiTheme="minorHAnsi" w:cstheme="minorBidi"/>
          <w:caps w:val="0"/>
          <w:noProof/>
          <w:color w:val="auto"/>
          <w:sz w:val="22"/>
          <w:szCs w:val="22"/>
          <w:lang w:bidi="ar-SA"/>
        </w:rPr>
      </w:pPr>
      <w:hyperlink w:anchor="_Toc319304093" w:history="1">
        <w:r w:rsidR="008033B2" w:rsidRPr="004A6975">
          <w:rPr>
            <w:rStyle w:val="Hyperlink"/>
            <w:noProof/>
          </w:rPr>
          <w:t>5.</w:t>
        </w:r>
        <w:r w:rsidR="008033B2">
          <w:rPr>
            <w:rFonts w:asciiTheme="minorHAnsi" w:eastAsiaTheme="minorEastAsia" w:hAnsiTheme="minorHAnsi" w:cstheme="minorBidi"/>
            <w:caps w:val="0"/>
            <w:noProof/>
            <w:color w:val="auto"/>
            <w:sz w:val="22"/>
            <w:szCs w:val="22"/>
            <w:lang w:bidi="ar-SA"/>
          </w:rPr>
          <w:tab/>
        </w:r>
        <w:r w:rsidR="008033B2" w:rsidRPr="004A6975">
          <w:rPr>
            <w:rStyle w:val="Hyperlink"/>
            <w:noProof/>
          </w:rPr>
          <w:t>APPENDIX B</w:t>
        </w:r>
        <w:r w:rsidR="008033B2">
          <w:rPr>
            <w:noProof/>
            <w:webHidden/>
          </w:rPr>
          <w:tab/>
        </w:r>
        <w:r>
          <w:rPr>
            <w:noProof/>
            <w:webHidden/>
          </w:rPr>
          <w:fldChar w:fldCharType="begin"/>
        </w:r>
        <w:r w:rsidR="008033B2">
          <w:rPr>
            <w:noProof/>
            <w:webHidden/>
          </w:rPr>
          <w:instrText xml:space="preserve"> PAGEREF _Toc319304093 \h </w:instrText>
        </w:r>
        <w:r>
          <w:rPr>
            <w:noProof/>
            <w:webHidden/>
          </w:rPr>
        </w:r>
        <w:r>
          <w:rPr>
            <w:noProof/>
            <w:webHidden/>
          </w:rPr>
          <w:fldChar w:fldCharType="separate"/>
        </w:r>
        <w:r w:rsidR="008033B2">
          <w:rPr>
            <w:noProof/>
            <w:webHidden/>
          </w:rPr>
          <w:t>33</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94" w:history="1">
        <w:r w:rsidR="008033B2" w:rsidRPr="004A6975">
          <w:rPr>
            <w:rStyle w:val="Hyperlink"/>
            <w:noProof/>
            <w:lang w:val="en-GB"/>
          </w:rPr>
          <w:t>5.1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Setting up Linux DVD iso local repository.</w:t>
        </w:r>
        <w:r w:rsidR="008033B2">
          <w:rPr>
            <w:noProof/>
            <w:webHidden/>
          </w:rPr>
          <w:tab/>
        </w:r>
        <w:r>
          <w:rPr>
            <w:noProof/>
            <w:webHidden/>
          </w:rPr>
          <w:fldChar w:fldCharType="begin"/>
        </w:r>
        <w:r w:rsidR="008033B2">
          <w:rPr>
            <w:noProof/>
            <w:webHidden/>
          </w:rPr>
          <w:instrText xml:space="preserve"> PAGEREF _Toc319304094 \h </w:instrText>
        </w:r>
        <w:r>
          <w:rPr>
            <w:noProof/>
            <w:webHidden/>
          </w:rPr>
        </w:r>
        <w:r>
          <w:rPr>
            <w:noProof/>
            <w:webHidden/>
          </w:rPr>
          <w:fldChar w:fldCharType="separate"/>
        </w:r>
        <w:r w:rsidR="008033B2">
          <w:rPr>
            <w:noProof/>
            <w:webHidden/>
          </w:rPr>
          <w:t>33</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095" w:history="1">
        <w:r w:rsidR="008033B2" w:rsidRPr="004A6975">
          <w:rPr>
            <w:rStyle w:val="Hyperlink"/>
            <w:noProof/>
            <w:lang w:val="en-GB"/>
          </w:rPr>
          <w:t>5.1.1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For setup on BMS Server</w:t>
        </w:r>
        <w:r w:rsidR="008033B2">
          <w:rPr>
            <w:noProof/>
            <w:webHidden/>
          </w:rPr>
          <w:tab/>
        </w:r>
        <w:r>
          <w:rPr>
            <w:noProof/>
            <w:webHidden/>
          </w:rPr>
          <w:fldChar w:fldCharType="begin"/>
        </w:r>
        <w:r w:rsidR="008033B2">
          <w:rPr>
            <w:noProof/>
            <w:webHidden/>
          </w:rPr>
          <w:instrText xml:space="preserve"> PAGEREF _Toc319304095 \h </w:instrText>
        </w:r>
        <w:r>
          <w:rPr>
            <w:noProof/>
            <w:webHidden/>
          </w:rPr>
        </w:r>
        <w:r>
          <w:rPr>
            <w:noProof/>
            <w:webHidden/>
          </w:rPr>
          <w:fldChar w:fldCharType="separate"/>
        </w:r>
        <w:r w:rsidR="008033B2">
          <w:rPr>
            <w:noProof/>
            <w:webHidden/>
          </w:rPr>
          <w:t>33</w:t>
        </w:r>
        <w:r>
          <w:rPr>
            <w:noProof/>
            <w:webHidden/>
          </w:rPr>
          <w:fldChar w:fldCharType="end"/>
        </w:r>
      </w:hyperlink>
    </w:p>
    <w:p w:rsidR="008033B2" w:rsidRDefault="00CB1FC1">
      <w:pPr>
        <w:pStyle w:val="TOC1"/>
        <w:rPr>
          <w:rFonts w:asciiTheme="minorHAnsi" w:eastAsiaTheme="minorEastAsia" w:hAnsiTheme="minorHAnsi" w:cstheme="minorBidi"/>
          <w:caps w:val="0"/>
          <w:noProof/>
          <w:color w:val="auto"/>
          <w:sz w:val="22"/>
          <w:szCs w:val="22"/>
          <w:lang w:bidi="ar-SA"/>
        </w:rPr>
      </w:pPr>
      <w:hyperlink w:anchor="_Toc319304096" w:history="1">
        <w:r w:rsidR="008033B2" w:rsidRPr="004A6975">
          <w:rPr>
            <w:rStyle w:val="Hyperlink"/>
            <w:noProof/>
          </w:rPr>
          <w:t>6.</w:t>
        </w:r>
        <w:r w:rsidR="008033B2">
          <w:rPr>
            <w:rFonts w:asciiTheme="minorHAnsi" w:eastAsiaTheme="minorEastAsia" w:hAnsiTheme="minorHAnsi" w:cstheme="minorBidi"/>
            <w:caps w:val="0"/>
            <w:noProof/>
            <w:color w:val="auto"/>
            <w:sz w:val="22"/>
            <w:szCs w:val="22"/>
            <w:lang w:bidi="ar-SA"/>
          </w:rPr>
          <w:tab/>
        </w:r>
        <w:r w:rsidR="008033B2" w:rsidRPr="004A6975">
          <w:rPr>
            <w:rStyle w:val="Hyperlink"/>
            <w:noProof/>
          </w:rPr>
          <w:t>APPENDIX C</w:t>
        </w:r>
        <w:r w:rsidR="008033B2">
          <w:rPr>
            <w:noProof/>
            <w:webHidden/>
          </w:rPr>
          <w:tab/>
        </w:r>
        <w:r>
          <w:rPr>
            <w:noProof/>
            <w:webHidden/>
          </w:rPr>
          <w:fldChar w:fldCharType="begin"/>
        </w:r>
        <w:r w:rsidR="008033B2">
          <w:rPr>
            <w:noProof/>
            <w:webHidden/>
          </w:rPr>
          <w:instrText xml:space="preserve"> PAGEREF _Toc319304096 \h </w:instrText>
        </w:r>
        <w:r>
          <w:rPr>
            <w:noProof/>
            <w:webHidden/>
          </w:rPr>
        </w:r>
        <w:r>
          <w:rPr>
            <w:noProof/>
            <w:webHidden/>
          </w:rPr>
          <w:fldChar w:fldCharType="separate"/>
        </w:r>
        <w:r w:rsidR="008033B2">
          <w:rPr>
            <w:noProof/>
            <w:webHidden/>
          </w:rPr>
          <w:t>35</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097" w:history="1">
        <w:r w:rsidR="008033B2" w:rsidRPr="004A6975">
          <w:rPr>
            <w:rStyle w:val="Hyperlink"/>
            <w:noProof/>
            <w:lang w:val="en-GB"/>
          </w:rPr>
          <w:t>6.1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LSI Raid setup Screen captures.</w:t>
        </w:r>
        <w:r w:rsidR="008033B2">
          <w:rPr>
            <w:noProof/>
            <w:webHidden/>
          </w:rPr>
          <w:tab/>
        </w:r>
        <w:r>
          <w:rPr>
            <w:noProof/>
            <w:webHidden/>
          </w:rPr>
          <w:fldChar w:fldCharType="begin"/>
        </w:r>
        <w:r w:rsidR="008033B2">
          <w:rPr>
            <w:noProof/>
            <w:webHidden/>
          </w:rPr>
          <w:instrText xml:space="preserve"> PAGEREF _Toc319304097 \h </w:instrText>
        </w:r>
        <w:r>
          <w:rPr>
            <w:noProof/>
            <w:webHidden/>
          </w:rPr>
        </w:r>
        <w:r>
          <w:rPr>
            <w:noProof/>
            <w:webHidden/>
          </w:rPr>
          <w:fldChar w:fldCharType="separate"/>
        </w:r>
        <w:r w:rsidR="008033B2">
          <w:rPr>
            <w:noProof/>
            <w:webHidden/>
          </w:rPr>
          <w:t>35</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098" w:history="1">
        <w:r w:rsidR="008033B2" w:rsidRPr="004A6975">
          <w:rPr>
            <w:rStyle w:val="Hyperlink"/>
            <w:noProof/>
            <w:lang w:val="en-GB"/>
          </w:rPr>
          <w:t>6.1.1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LSI  Raid setup utility selection screen</w:t>
        </w:r>
        <w:r w:rsidR="008033B2">
          <w:rPr>
            <w:noProof/>
            <w:webHidden/>
          </w:rPr>
          <w:tab/>
        </w:r>
        <w:r>
          <w:rPr>
            <w:noProof/>
            <w:webHidden/>
          </w:rPr>
          <w:fldChar w:fldCharType="begin"/>
        </w:r>
        <w:r w:rsidR="008033B2">
          <w:rPr>
            <w:noProof/>
            <w:webHidden/>
          </w:rPr>
          <w:instrText xml:space="preserve"> PAGEREF _Toc319304098 \h </w:instrText>
        </w:r>
        <w:r>
          <w:rPr>
            <w:noProof/>
            <w:webHidden/>
          </w:rPr>
        </w:r>
        <w:r>
          <w:rPr>
            <w:noProof/>
            <w:webHidden/>
          </w:rPr>
          <w:fldChar w:fldCharType="separate"/>
        </w:r>
        <w:r w:rsidR="008033B2">
          <w:rPr>
            <w:noProof/>
            <w:webHidden/>
          </w:rPr>
          <w:t>35</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099" w:history="1">
        <w:r w:rsidR="008033B2" w:rsidRPr="004A6975">
          <w:rPr>
            <w:rStyle w:val="Hyperlink"/>
            <w:noProof/>
            <w:lang w:val="en-GB"/>
          </w:rPr>
          <w:t>6.1.2</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Select SAS1064 Adaptor</w:t>
        </w:r>
        <w:r w:rsidR="008033B2">
          <w:rPr>
            <w:noProof/>
            <w:webHidden/>
          </w:rPr>
          <w:tab/>
        </w:r>
        <w:r>
          <w:rPr>
            <w:noProof/>
            <w:webHidden/>
          </w:rPr>
          <w:fldChar w:fldCharType="begin"/>
        </w:r>
        <w:r w:rsidR="008033B2">
          <w:rPr>
            <w:noProof/>
            <w:webHidden/>
          </w:rPr>
          <w:instrText xml:space="preserve"> PAGEREF _Toc319304099 \h </w:instrText>
        </w:r>
        <w:r>
          <w:rPr>
            <w:noProof/>
            <w:webHidden/>
          </w:rPr>
        </w:r>
        <w:r>
          <w:rPr>
            <w:noProof/>
            <w:webHidden/>
          </w:rPr>
          <w:fldChar w:fldCharType="separate"/>
        </w:r>
        <w:r w:rsidR="008033B2">
          <w:rPr>
            <w:noProof/>
            <w:webHidden/>
          </w:rPr>
          <w:t>35</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100" w:history="1">
        <w:r w:rsidR="008033B2" w:rsidRPr="004A6975">
          <w:rPr>
            <w:rStyle w:val="Hyperlink"/>
            <w:noProof/>
            <w:lang w:val="en-GB"/>
          </w:rPr>
          <w:t>6.1.3</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Select RAID Properties</w:t>
        </w:r>
        <w:r w:rsidR="008033B2">
          <w:rPr>
            <w:noProof/>
            <w:webHidden/>
          </w:rPr>
          <w:tab/>
        </w:r>
        <w:r>
          <w:rPr>
            <w:noProof/>
            <w:webHidden/>
          </w:rPr>
          <w:fldChar w:fldCharType="begin"/>
        </w:r>
        <w:r w:rsidR="008033B2">
          <w:rPr>
            <w:noProof/>
            <w:webHidden/>
          </w:rPr>
          <w:instrText xml:space="preserve"> PAGEREF _Toc319304100 \h </w:instrText>
        </w:r>
        <w:r>
          <w:rPr>
            <w:noProof/>
            <w:webHidden/>
          </w:rPr>
        </w:r>
        <w:r>
          <w:rPr>
            <w:noProof/>
            <w:webHidden/>
          </w:rPr>
          <w:fldChar w:fldCharType="separate"/>
        </w:r>
        <w:r w:rsidR="008033B2">
          <w:rPr>
            <w:noProof/>
            <w:webHidden/>
          </w:rPr>
          <w:t>36</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101" w:history="1">
        <w:r w:rsidR="008033B2" w:rsidRPr="004A6975">
          <w:rPr>
            <w:rStyle w:val="Hyperlink"/>
            <w:noProof/>
            <w:lang w:val="en-GB"/>
          </w:rPr>
          <w:t>6.1.4</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Create Integrated Mirror  Volume</w:t>
        </w:r>
        <w:r w:rsidR="008033B2">
          <w:rPr>
            <w:noProof/>
            <w:webHidden/>
          </w:rPr>
          <w:tab/>
        </w:r>
        <w:r>
          <w:rPr>
            <w:noProof/>
            <w:webHidden/>
          </w:rPr>
          <w:fldChar w:fldCharType="begin"/>
        </w:r>
        <w:r w:rsidR="008033B2">
          <w:rPr>
            <w:noProof/>
            <w:webHidden/>
          </w:rPr>
          <w:instrText xml:space="preserve"> PAGEREF _Toc319304101 \h </w:instrText>
        </w:r>
        <w:r>
          <w:rPr>
            <w:noProof/>
            <w:webHidden/>
          </w:rPr>
        </w:r>
        <w:r>
          <w:rPr>
            <w:noProof/>
            <w:webHidden/>
          </w:rPr>
          <w:fldChar w:fldCharType="separate"/>
        </w:r>
        <w:r w:rsidR="008033B2">
          <w:rPr>
            <w:noProof/>
            <w:webHidden/>
          </w:rPr>
          <w:t>36</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102" w:history="1">
        <w:r w:rsidR="008033B2" w:rsidRPr="004A6975">
          <w:rPr>
            <w:rStyle w:val="Hyperlink"/>
            <w:noProof/>
            <w:lang w:val="en-GB"/>
          </w:rPr>
          <w:t>6.1.5</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Select  Overwrite exiting data “D”</w:t>
        </w:r>
        <w:r w:rsidR="008033B2">
          <w:rPr>
            <w:noProof/>
            <w:webHidden/>
          </w:rPr>
          <w:tab/>
        </w:r>
        <w:r>
          <w:rPr>
            <w:noProof/>
            <w:webHidden/>
          </w:rPr>
          <w:fldChar w:fldCharType="begin"/>
        </w:r>
        <w:r w:rsidR="008033B2">
          <w:rPr>
            <w:noProof/>
            <w:webHidden/>
          </w:rPr>
          <w:instrText xml:space="preserve"> PAGEREF _Toc319304102 \h </w:instrText>
        </w:r>
        <w:r>
          <w:rPr>
            <w:noProof/>
            <w:webHidden/>
          </w:rPr>
        </w:r>
        <w:r>
          <w:rPr>
            <w:noProof/>
            <w:webHidden/>
          </w:rPr>
          <w:fldChar w:fldCharType="separate"/>
        </w:r>
        <w:r w:rsidR="008033B2">
          <w:rPr>
            <w:noProof/>
            <w:webHidden/>
          </w:rPr>
          <w:t>37</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103" w:history="1">
        <w:r w:rsidR="008033B2" w:rsidRPr="004A6975">
          <w:rPr>
            <w:rStyle w:val="Hyperlink"/>
            <w:noProof/>
            <w:lang w:val="en-GB"/>
          </w:rPr>
          <w:t>6.1.6</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Screen capture with both drives as part of RAID disk</w:t>
        </w:r>
        <w:r w:rsidR="008033B2">
          <w:rPr>
            <w:noProof/>
            <w:webHidden/>
          </w:rPr>
          <w:tab/>
        </w:r>
        <w:r>
          <w:rPr>
            <w:noProof/>
            <w:webHidden/>
          </w:rPr>
          <w:fldChar w:fldCharType="begin"/>
        </w:r>
        <w:r w:rsidR="008033B2">
          <w:rPr>
            <w:noProof/>
            <w:webHidden/>
          </w:rPr>
          <w:instrText xml:space="preserve"> PAGEREF _Toc319304103 \h </w:instrText>
        </w:r>
        <w:r>
          <w:rPr>
            <w:noProof/>
            <w:webHidden/>
          </w:rPr>
        </w:r>
        <w:r>
          <w:rPr>
            <w:noProof/>
            <w:webHidden/>
          </w:rPr>
          <w:fldChar w:fldCharType="separate"/>
        </w:r>
        <w:r w:rsidR="008033B2">
          <w:rPr>
            <w:noProof/>
            <w:webHidden/>
          </w:rPr>
          <w:t>37</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104" w:history="1">
        <w:r w:rsidR="008033B2" w:rsidRPr="004A6975">
          <w:rPr>
            <w:rStyle w:val="Hyperlink"/>
            <w:noProof/>
          </w:rPr>
          <w:t>6.2</w:t>
        </w:r>
        <w:r w:rsidR="008033B2">
          <w:rPr>
            <w:rFonts w:asciiTheme="minorHAnsi" w:eastAsiaTheme="minorEastAsia" w:hAnsiTheme="minorHAnsi" w:cstheme="minorBidi"/>
            <w:noProof/>
            <w:color w:val="auto"/>
            <w:sz w:val="22"/>
            <w:szCs w:val="22"/>
            <w:lang w:bidi="ar-SA"/>
          </w:rPr>
          <w:tab/>
        </w:r>
        <w:r w:rsidR="008033B2" w:rsidRPr="004A6975">
          <w:rPr>
            <w:rStyle w:val="Hyperlink"/>
            <w:noProof/>
          </w:rPr>
          <w:t>Select boot device Screen captures</w:t>
        </w:r>
        <w:r w:rsidR="008033B2">
          <w:rPr>
            <w:noProof/>
            <w:webHidden/>
          </w:rPr>
          <w:tab/>
        </w:r>
        <w:r>
          <w:rPr>
            <w:noProof/>
            <w:webHidden/>
          </w:rPr>
          <w:fldChar w:fldCharType="begin"/>
        </w:r>
        <w:r w:rsidR="008033B2">
          <w:rPr>
            <w:noProof/>
            <w:webHidden/>
          </w:rPr>
          <w:instrText xml:space="preserve"> PAGEREF _Toc319304104 \h </w:instrText>
        </w:r>
        <w:r>
          <w:rPr>
            <w:noProof/>
            <w:webHidden/>
          </w:rPr>
        </w:r>
        <w:r>
          <w:rPr>
            <w:noProof/>
            <w:webHidden/>
          </w:rPr>
          <w:fldChar w:fldCharType="separate"/>
        </w:r>
        <w:r w:rsidR="008033B2">
          <w:rPr>
            <w:noProof/>
            <w:webHidden/>
          </w:rPr>
          <w:t>38</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105" w:history="1">
        <w:r w:rsidR="008033B2" w:rsidRPr="004A6975">
          <w:rPr>
            <w:rStyle w:val="Hyperlink"/>
            <w:noProof/>
            <w:lang w:val="en-GB"/>
          </w:rPr>
          <w:t>6.2.1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Select &lt;F12&gt; to select  boot device</w:t>
        </w:r>
        <w:r w:rsidR="008033B2">
          <w:rPr>
            <w:noProof/>
            <w:webHidden/>
          </w:rPr>
          <w:tab/>
        </w:r>
        <w:r>
          <w:rPr>
            <w:noProof/>
            <w:webHidden/>
          </w:rPr>
          <w:fldChar w:fldCharType="begin"/>
        </w:r>
        <w:r w:rsidR="008033B2">
          <w:rPr>
            <w:noProof/>
            <w:webHidden/>
          </w:rPr>
          <w:instrText xml:space="preserve"> PAGEREF _Toc319304105 \h </w:instrText>
        </w:r>
        <w:r>
          <w:rPr>
            <w:noProof/>
            <w:webHidden/>
          </w:rPr>
        </w:r>
        <w:r>
          <w:rPr>
            <w:noProof/>
            <w:webHidden/>
          </w:rPr>
          <w:fldChar w:fldCharType="separate"/>
        </w:r>
        <w:r w:rsidR="008033B2">
          <w:rPr>
            <w:noProof/>
            <w:webHidden/>
          </w:rPr>
          <w:t>38</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106" w:history="1">
        <w:r w:rsidR="008033B2" w:rsidRPr="004A6975">
          <w:rPr>
            <w:rStyle w:val="Hyperlink"/>
            <w:noProof/>
            <w:lang w:val="en-GB"/>
          </w:rPr>
          <w:t>6.2.2</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Select PXE Network</w:t>
        </w:r>
        <w:r w:rsidR="008033B2">
          <w:rPr>
            <w:noProof/>
            <w:webHidden/>
          </w:rPr>
          <w:tab/>
        </w:r>
        <w:r>
          <w:rPr>
            <w:noProof/>
            <w:webHidden/>
          </w:rPr>
          <w:fldChar w:fldCharType="begin"/>
        </w:r>
        <w:r w:rsidR="008033B2">
          <w:rPr>
            <w:noProof/>
            <w:webHidden/>
          </w:rPr>
          <w:instrText xml:space="preserve"> PAGEREF _Toc319304106 \h </w:instrText>
        </w:r>
        <w:r>
          <w:rPr>
            <w:noProof/>
            <w:webHidden/>
          </w:rPr>
        </w:r>
        <w:r>
          <w:rPr>
            <w:noProof/>
            <w:webHidden/>
          </w:rPr>
          <w:fldChar w:fldCharType="separate"/>
        </w:r>
        <w:r w:rsidR="008033B2">
          <w:rPr>
            <w:noProof/>
            <w:webHidden/>
          </w:rPr>
          <w:t>38</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107" w:history="1">
        <w:r w:rsidR="008033B2" w:rsidRPr="004A6975">
          <w:rPr>
            <w:rStyle w:val="Hyperlink"/>
            <w:noProof/>
            <w:lang w:val="en-GB"/>
          </w:rPr>
          <w:t>6.2.3</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Select yes to initialize the Disk</w:t>
        </w:r>
        <w:r w:rsidR="008033B2">
          <w:rPr>
            <w:noProof/>
            <w:webHidden/>
          </w:rPr>
          <w:tab/>
        </w:r>
        <w:r>
          <w:rPr>
            <w:noProof/>
            <w:webHidden/>
          </w:rPr>
          <w:fldChar w:fldCharType="begin"/>
        </w:r>
        <w:r w:rsidR="008033B2">
          <w:rPr>
            <w:noProof/>
            <w:webHidden/>
          </w:rPr>
          <w:instrText xml:space="preserve"> PAGEREF _Toc319304107 \h </w:instrText>
        </w:r>
        <w:r>
          <w:rPr>
            <w:noProof/>
            <w:webHidden/>
          </w:rPr>
        </w:r>
        <w:r>
          <w:rPr>
            <w:noProof/>
            <w:webHidden/>
          </w:rPr>
          <w:fldChar w:fldCharType="separate"/>
        </w:r>
        <w:r w:rsidR="008033B2">
          <w:rPr>
            <w:noProof/>
            <w:webHidden/>
          </w:rPr>
          <w:t>39</w:t>
        </w:r>
        <w:r>
          <w:rPr>
            <w:noProof/>
            <w:webHidden/>
          </w:rPr>
          <w:fldChar w:fldCharType="end"/>
        </w:r>
      </w:hyperlink>
    </w:p>
    <w:p w:rsidR="008033B2" w:rsidRDefault="00CB1FC1">
      <w:pPr>
        <w:pStyle w:val="TOC3"/>
        <w:tabs>
          <w:tab w:val="left" w:pos="1267"/>
        </w:tabs>
        <w:rPr>
          <w:rFonts w:asciiTheme="minorHAnsi" w:eastAsiaTheme="minorEastAsia" w:hAnsiTheme="minorHAnsi" w:cstheme="minorBidi"/>
          <w:noProof/>
          <w:color w:val="auto"/>
          <w:sz w:val="22"/>
          <w:szCs w:val="22"/>
          <w:lang w:bidi="ar-SA"/>
        </w:rPr>
      </w:pPr>
      <w:hyperlink w:anchor="_Toc319304108" w:history="1">
        <w:r w:rsidR="008033B2" w:rsidRPr="004A6975">
          <w:rPr>
            <w:rStyle w:val="Hyperlink"/>
            <w:noProof/>
            <w:lang w:val="en-GB"/>
          </w:rPr>
          <w:t>6.2.4</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Linux installed</w:t>
        </w:r>
        <w:r w:rsidR="008033B2">
          <w:rPr>
            <w:noProof/>
            <w:webHidden/>
          </w:rPr>
          <w:tab/>
        </w:r>
        <w:r>
          <w:rPr>
            <w:noProof/>
            <w:webHidden/>
          </w:rPr>
          <w:fldChar w:fldCharType="begin"/>
        </w:r>
        <w:r w:rsidR="008033B2">
          <w:rPr>
            <w:noProof/>
            <w:webHidden/>
          </w:rPr>
          <w:instrText xml:space="preserve"> PAGEREF _Toc319304108 \h </w:instrText>
        </w:r>
        <w:r>
          <w:rPr>
            <w:noProof/>
            <w:webHidden/>
          </w:rPr>
        </w:r>
        <w:r>
          <w:rPr>
            <w:noProof/>
            <w:webHidden/>
          </w:rPr>
          <w:fldChar w:fldCharType="separate"/>
        </w:r>
        <w:r w:rsidR="008033B2">
          <w:rPr>
            <w:noProof/>
            <w:webHidden/>
          </w:rPr>
          <w:t>39</w:t>
        </w:r>
        <w:r>
          <w:rPr>
            <w:noProof/>
            <w:webHidden/>
          </w:rPr>
          <w:fldChar w:fldCharType="end"/>
        </w:r>
      </w:hyperlink>
    </w:p>
    <w:p w:rsidR="008033B2" w:rsidRDefault="00CB1FC1">
      <w:pPr>
        <w:pStyle w:val="TOC1"/>
        <w:rPr>
          <w:rFonts w:asciiTheme="minorHAnsi" w:eastAsiaTheme="minorEastAsia" w:hAnsiTheme="minorHAnsi" w:cstheme="minorBidi"/>
          <w:caps w:val="0"/>
          <w:noProof/>
          <w:color w:val="auto"/>
          <w:sz w:val="22"/>
          <w:szCs w:val="22"/>
          <w:lang w:bidi="ar-SA"/>
        </w:rPr>
      </w:pPr>
      <w:hyperlink w:anchor="_Toc319304109" w:history="1">
        <w:r w:rsidR="008033B2" w:rsidRPr="004A6975">
          <w:rPr>
            <w:rStyle w:val="Hyperlink"/>
            <w:noProof/>
          </w:rPr>
          <w:t>7.</w:t>
        </w:r>
        <w:r w:rsidR="008033B2">
          <w:rPr>
            <w:rFonts w:asciiTheme="minorHAnsi" w:eastAsiaTheme="minorEastAsia" w:hAnsiTheme="minorHAnsi" w:cstheme="minorBidi"/>
            <w:caps w:val="0"/>
            <w:noProof/>
            <w:color w:val="auto"/>
            <w:sz w:val="22"/>
            <w:szCs w:val="22"/>
            <w:lang w:bidi="ar-SA"/>
          </w:rPr>
          <w:tab/>
        </w:r>
        <w:r w:rsidR="008033B2" w:rsidRPr="004A6975">
          <w:rPr>
            <w:rStyle w:val="Hyperlink"/>
            <w:noProof/>
          </w:rPr>
          <w:t>APPENDIX  D</w:t>
        </w:r>
        <w:r w:rsidR="008033B2">
          <w:rPr>
            <w:noProof/>
            <w:webHidden/>
          </w:rPr>
          <w:tab/>
        </w:r>
        <w:r>
          <w:rPr>
            <w:noProof/>
            <w:webHidden/>
          </w:rPr>
          <w:fldChar w:fldCharType="begin"/>
        </w:r>
        <w:r w:rsidR="008033B2">
          <w:rPr>
            <w:noProof/>
            <w:webHidden/>
          </w:rPr>
          <w:instrText xml:space="preserve"> PAGEREF _Toc319304109 \h </w:instrText>
        </w:r>
        <w:r>
          <w:rPr>
            <w:noProof/>
            <w:webHidden/>
          </w:rPr>
        </w:r>
        <w:r>
          <w:rPr>
            <w:noProof/>
            <w:webHidden/>
          </w:rPr>
          <w:fldChar w:fldCharType="separate"/>
        </w:r>
        <w:r w:rsidR="008033B2">
          <w:rPr>
            <w:noProof/>
            <w:webHidden/>
          </w:rPr>
          <w:t>40</w:t>
        </w:r>
        <w:r>
          <w:rPr>
            <w:noProof/>
            <w:webHidden/>
          </w:rPr>
          <w:fldChar w:fldCharType="end"/>
        </w:r>
      </w:hyperlink>
    </w:p>
    <w:p w:rsidR="008033B2" w:rsidRDefault="00CB1FC1">
      <w:pPr>
        <w:pStyle w:val="TOC2"/>
        <w:rPr>
          <w:rFonts w:asciiTheme="minorHAnsi" w:eastAsiaTheme="minorEastAsia" w:hAnsiTheme="minorHAnsi" w:cstheme="minorBidi"/>
          <w:noProof/>
          <w:color w:val="auto"/>
          <w:sz w:val="22"/>
          <w:szCs w:val="22"/>
          <w:lang w:bidi="ar-SA"/>
        </w:rPr>
      </w:pPr>
      <w:hyperlink w:anchor="_Toc319304110" w:history="1">
        <w:r w:rsidR="008033B2" w:rsidRPr="004A6975">
          <w:rPr>
            <w:rStyle w:val="Hyperlink"/>
            <w:noProof/>
            <w:lang w:val="en-GB"/>
          </w:rPr>
          <w:t>7.1</w:t>
        </w:r>
        <w:r w:rsidR="008033B2">
          <w:rPr>
            <w:rFonts w:asciiTheme="minorHAnsi" w:eastAsiaTheme="minorEastAsia" w:hAnsiTheme="minorHAnsi" w:cstheme="minorBidi"/>
            <w:noProof/>
            <w:color w:val="auto"/>
            <w:sz w:val="22"/>
            <w:szCs w:val="22"/>
            <w:lang w:bidi="ar-SA"/>
          </w:rPr>
          <w:tab/>
        </w:r>
        <w:r w:rsidR="008033B2" w:rsidRPr="004A6975">
          <w:rPr>
            <w:rStyle w:val="Hyperlink"/>
            <w:noProof/>
            <w:lang w:val="en-GB"/>
          </w:rPr>
          <w:t>Backup file manifest.</w:t>
        </w:r>
        <w:r w:rsidR="008033B2">
          <w:rPr>
            <w:noProof/>
            <w:webHidden/>
          </w:rPr>
          <w:tab/>
        </w:r>
        <w:r>
          <w:rPr>
            <w:noProof/>
            <w:webHidden/>
          </w:rPr>
          <w:fldChar w:fldCharType="begin"/>
        </w:r>
        <w:r w:rsidR="008033B2">
          <w:rPr>
            <w:noProof/>
            <w:webHidden/>
          </w:rPr>
          <w:instrText xml:space="preserve"> PAGEREF _Toc319304110 \h </w:instrText>
        </w:r>
        <w:r>
          <w:rPr>
            <w:noProof/>
            <w:webHidden/>
          </w:rPr>
        </w:r>
        <w:r>
          <w:rPr>
            <w:noProof/>
            <w:webHidden/>
          </w:rPr>
          <w:fldChar w:fldCharType="separate"/>
        </w:r>
        <w:r w:rsidR="008033B2">
          <w:rPr>
            <w:noProof/>
            <w:webHidden/>
          </w:rPr>
          <w:t>40</w:t>
        </w:r>
        <w:r>
          <w:rPr>
            <w:noProof/>
            <w:webHidden/>
          </w:rPr>
          <w:fldChar w:fldCharType="end"/>
        </w:r>
      </w:hyperlink>
    </w:p>
    <w:p w:rsidR="004168A7" w:rsidRPr="00CD2345" w:rsidRDefault="00CB1FC1">
      <w:pPr>
        <w:pStyle w:val="BodyText"/>
        <w:rPr>
          <w:lang w:val="en-GB"/>
        </w:rPr>
      </w:pPr>
      <w:r w:rsidRPr="00CD2345">
        <w:rPr>
          <w:lang w:val="en-GB"/>
        </w:rPr>
        <w:fldChar w:fldCharType="end"/>
      </w:r>
      <w:bookmarkEnd w:id="5"/>
    </w:p>
    <w:p w:rsidR="00284DF0" w:rsidRDefault="00284DF0" w:rsidP="00C83834">
      <w:pPr>
        <w:pStyle w:val="BWSBodyText"/>
      </w:pPr>
      <w:r>
        <w:br w:type="page"/>
      </w:r>
      <w:r>
        <w:lastRenderedPageBreak/>
        <w:t>Document Release Notes</w:t>
      </w:r>
    </w:p>
    <w:tbl>
      <w:tblPr>
        <w:tblW w:w="0" w:type="auto"/>
        <w:jc w:val="center"/>
        <w:tblInd w:w="-12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36" w:type="dxa"/>
          <w:right w:w="36" w:type="dxa"/>
        </w:tblCellMar>
        <w:tblLook w:val="0000"/>
      </w:tblPr>
      <w:tblGrid>
        <w:gridCol w:w="1098"/>
        <w:gridCol w:w="1890"/>
        <w:gridCol w:w="1980"/>
        <w:gridCol w:w="4608"/>
      </w:tblGrid>
      <w:tr w:rsidR="00284DF0" w:rsidTr="00487B8B">
        <w:trPr>
          <w:jc w:val="center"/>
        </w:trPr>
        <w:tc>
          <w:tcPr>
            <w:tcW w:w="1098" w:type="dxa"/>
          </w:tcPr>
          <w:p w:rsidR="00284DF0" w:rsidRPr="009A40E9" w:rsidRDefault="00284DF0" w:rsidP="009A40E9">
            <w:pPr>
              <w:pStyle w:val="BWSBodyText"/>
              <w:rPr>
                <w:b/>
              </w:rPr>
            </w:pPr>
            <w:r w:rsidRPr="009A40E9">
              <w:rPr>
                <w:b/>
              </w:rPr>
              <w:t>Version</w:t>
            </w:r>
          </w:p>
        </w:tc>
        <w:tc>
          <w:tcPr>
            <w:tcW w:w="1890" w:type="dxa"/>
          </w:tcPr>
          <w:p w:rsidR="00284DF0" w:rsidRPr="009A40E9" w:rsidRDefault="00284DF0" w:rsidP="009A40E9">
            <w:pPr>
              <w:pStyle w:val="BWSBodyText"/>
              <w:rPr>
                <w:b/>
              </w:rPr>
            </w:pPr>
            <w:r w:rsidRPr="009A40E9">
              <w:rPr>
                <w:b/>
              </w:rPr>
              <w:t>Author</w:t>
            </w:r>
          </w:p>
        </w:tc>
        <w:tc>
          <w:tcPr>
            <w:tcW w:w="1980" w:type="dxa"/>
          </w:tcPr>
          <w:p w:rsidR="00284DF0" w:rsidRPr="009A40E9" w:rsidRDefault="00284DF0" w:rsidP="009A40E9">
            <w:pPr>
              <w:pStyle w:val="BWSBodyText"/>
              <w:rPr>
                <w:b/>
              </w:rPr>
            </w:pPr>
            <w:r w:rsidRPr="009A40E9">
              <w:rPr>
                <w:b/>
              </w:rPr>
              <w:t>Date</w:t>
            </w:r>
          </w:p>
        </w:tc>
        <w:tc>
          <w:tcPr>
            <w:tcW w:w="4608" w:type="dxa"/>
          </w:tcPr>
          <w:p w:rsidR="00284DF0" w:rsidRPr="009A40E9" w:rsidRDefault="00284DF0" w:rsidP="009A40E9">
            <w:pPr>
              <w:pStyle w:val="BWSBodyText"/>
              <w:rPr>
                <w:b/>
              </w:rPr>
            </w:pPr>
            <w:r w:rsidRPr="009A40E9">
              <w:rPr>
                <w:b/>
              </w:rPr>
              <w:t>Comments</w:t>
            </w:r>
          </w:p>
        </w:tc>
      </w:tr>
      <w:tr w:rsidR="00284DF0" w:rsidTr="00487B8B">
        <w:trPr>
          <w:jc w:val="center"/>
        </w:trPr>
        <w:tc>
          <w:tcPr>
            <w:tcW w:w="1098" w:type="dxa"/>
          </w:tcPr>
          <w:p w:rsidR="00284DF0" w:rsidRPr="009A40E9" w:rsidRDefault="00FD11BC" w:rsidP="00813914">
            <w:pPr>
              <w:pStyle w:val="BWSBodyText"/>
            </w:pPr>
            <w:r>
              <w:t>0.1</w:t>
            </w:r>
          </w:p>
        </w:tc>
        <w:tc>
          <w:tcPr>
            <w:tcW w:w="1890" w:type="dxa"/>
          </w:tcPr>
          <w:p w:rsidR="00284DF0" w:rsidRPr="009A40E9" w:rsidRDefault="00815E3C" w:rsidP="009A40E9">
            <w:pPr>
              <w:pStyle w:val="ReleaseNotes"/>
              <w:spacing w:before="60" w:after="60"/>
              <w:rPr>
                <w:rFonts w:ascii="Verdana" w:eastAsiaTheme="majorEastAsia" w:hAnsi="Verdana" w:cstheme="majorBidi"/>
                <w:bCs/>
                <w:sz w:val="18"/>
                <w:szCs w:val="24"/>
                <w:lang w:val="en-US" w:eastAsia="en-US" w:bidi="ar-SA"/>
              </w:rPr>
            </w:pPr>
            <w:r w:rsidRPr="009A40E9">
              <w:rPr>
                <w:rFonts w:ascii="Verdana" w:eastAsiaTheme="majorEastAsia" w:hAnsi="Verdana" w:cstheme="majorBidi"/>
                <w:bCs/>
                <w:sz w:val="18"/>
                <w:szCs w:val="24"/>
                <w:lang w:val="en-US" w:eastAsia="en-US" w:bidi="ar-SA"/>
              </w:rPr>
              <w:t>Bart Baas</w:t>
            </w:r>
          </w:p>
        </w:tc>
        <w:tc>
          <w:tcPr>
            <w:tcW w:w="1980" w:type="dxa"/>
          </w:tcPr>
          <w:p w:rsidR="00284DF0" w:rsidRPr="009A40E9" w:rsidRDefault="00F04487" w:rsidP="00315DF3">
            <w:pPr>
              <w:pStyle w:val="ReleaseNotes"/>
              <w:spacing w:before="60" w:after="60"/>
              <w:rPr>
                <w:rFonts w:ascii="Verdana" w:eastAsiaTheme="majorEastAsia" w:hAnsi="Verdana" w:cstheme="majorBidi"/>
                <w:bCs/>
                <w:sz w:val="18"/>
                <w:szCs w:val="24"/>
                <w:lang w:val="en-US" w:eastAsia="en-US" w:bidi="ar-SA"/>
              </w:rPr>
            </w:pPr>
            <w:r>
              <w:rPr>
                <w:rFonts w:ascii="Verdana" w:eastAsiaTheme="majorEastAsia" w:hAnsi="Verdana" w:cstheme="majorBidi"/>
                <w:bCs/>
                <w:sz w:val="18"/>
                <w:szCs w:val="24"/>
                <w:lang w:val="en-US" w:eastAsia="en-US" w:bidi="ar-SA"/>
              </w:rPr>
              <w:t>March 11 2012</w:t>
            </w:r>
          </w:p>
        </w:tc>
        <w:tc>
          <w:tcPr>
            <w:tcW w:w="4608" w:type="dxa"/>
          </w:tcPr>
          <w:p w:rsidR="00284DF0" w:rsidRPr="009A40E9" w:rsidRDefault="00487B8B" w:rsidP="009A40E9">
            <w:pPr>
              <w:pStyle w:val="ReleaseNotes"/>
              <w:spacing w:before="60" w:after="60"/>
              <w:rPr>
                <w:rFonts w:ascii="Verdana" w:eastAsiaTheme="majorEastAsia" w:hAnsi="Verdana" w:cstheme="majorBidi"/>
                <w:bCs/>
                <w:sz w:val="18"/>
                <w:szCs w:val="24"/>
                <w:lang w:val="en-US" w:eastAsia="en-US" w:bidi="ar-SA"/>
              </w:rPr>
            </w:pPr>
            <w:r w:rsidRPr="009A40E9">
              <w:rPr>
                <w:rFonts w:ascii="Verdana" w:eastAsiaTheme="majorEastAsia" w:hAnsi="Verdana" w:cstheme="majorBidi"/>
                <w:bCs/>
                <w:sz w:val="18"/>
                <w:szCs w:val="24"/>
                <w:lang w:val="en-US" w:eastAsia="en-US" w:bidi="ar-SA"/>
              </w:rPr>
              <w:t>Initial version</w:t>
            </w:r>
            <w:r w:rsidR="00F04487">
              <w:rPr>
                <w:rFonts w:ascii="Verdana" w:eastAsiaTheme="majorEastAsia" w:hAnsi="Verdana" w:cstheme="majorBidi"/>
                <w:bCs/>
                <w:sz w:val="18"/>
                <w:szCs w:val="24"/>
                <w:lang w:val="en-US" w:eastAsia="en-US" w:bidi="ar-SA"/>
              </w:rPr>
              <w:t xml:space="preserve">  stated from 0.3 of PCRF doc</w:t>
            </w:r>
          </w:p>
        </w:tc>
      </w:tr>
      <w:tr w:rsidR="00813914" w:rsidTr="00487B8B">
        <w:trPr>
          <w:jc w:val="center"/>
        </w:trPr>
        <w:tc>
          <w:tcPr>
            <w:tcW w:w="1098" w:type="dxa"/>
          </w:tcPr>
          <w:p w:rsidR="00813914" w:rsidRDefault="00813914" w:rsidP="00E228EA">
            <w:pPr>
              <w:pStyle w:val="BWSBodyText"/>
            </w:pPr>
          </w:p>
        </w:tc>
        <w:tc>
          <w:tcPr>
            <w:tcW w:w="1890" w:type="dxa"/>
          </w:tcPr>
          <w:p w:rsidR="00813914" w:rsidRPr="009A40E9" w:rsidRDefault="00813914" w:rsidP="00DB2157">
            <w:pPr>
              <w:pStyle w:val="ReleaseNotes"/>
              <w:spacing w:before="60" w:after="60"/>
              <w:rPr>
                <w:rFonts w:ascii="Verdana" w:eastAsiaTheme="majorEastAsia" w:hAnsi="Verdana" w:cstheme="majorBidi"/>
                <w:bCs/>
                <w:sz w:val="18"/>
                <w:szCs w:val="24"/>
                <w:lang w:val="en-US" w:eastAsia="en-US" w:bidi="ar-SA"/>
              </w:rPr>
            </w:pPr>
          </w:p>
        </w:tc>
        <w:tc>
          <w:tcPr>
            <w:tcW w:w="1980" w:type="dxa"/>
          </w:tcPr>
          <w:p w:rsidR="00813914" w:rsidRPr="009A40E9" w:rsidRDefault="00813914" w:rsidP="00203EFC">
            <w:pPr>
              <w:pStyle w:val="ReleaseNotes"/>
              <w:spacing w:before="60" w:after="60"/>
              <w:rPr>
                <w:rFonts w:ascii="Verdana" w:eastAsiaTheme="majorEastAsia" w:hAnsi="Verdana" w:cstheme="majorBidi"/>
                <w:bCs/>
                <w:sz w:val="18"/>
                <w:szCs w:val="24"/>
                <w:lang w:val="en-US" w:eastAsia="en-US" w:bidi="ar-SA"/>
              </w:rPr>
            </w:pPr>
          </w:p>
        </w:tc>
        <w:tc>
          <w:tcPr>
            <w:tcW w:w="4608" w:type="dxa"/>
          </w:tcPr>
          <w:p w:rsidR="00E228EA" w:rsidRPr="009A40E9" w:rsidRDefault="00E228EA" w:rsidP="00813914">
            <w:pPr>
              <w:pStyle w:val="ReleaseNotes"/>
              <w:spacing w:before="60" w:after="60"/>
              <w:rPr>
                <w:rFonts w:ascii="Verdana" w:eastAsiaTheme="majorEastAsia" w:hAnsi="Verdana" w:cstheme="majorBidi"/>
                <w:bCs/>
                <w:sz w:val="18"/>
                <w:szCs w:val="24"/>
                <w:lang w:val="en-US" w:eastAsia="en-US" w:bidi="ar-SA"/>
              </w:rPr>
            </w:pPr>
          </w:p>
        </w:tc>
      </w:tr>
      <w:tr w:rsidR="00813914" w:rsidTr="00487B8B">
        <w:trPr>
          <w:jc w:val="center"/>
        </w:trPr>
        <w:tc>
          <w:tcPr>
            <w:tcW w:w="1098" w:type="dxa"/>
          </w:tcPr>
          <w:p w:rsidR="00813914" w:rsidRDefault="00813914" w:rsidP="009A40E9">
            <w:pPr>
              <w:pStyle w:val="BWSBodyText"/>
            </w:pPr>
          </w:p>
        </w:tc>
        <w:tc>
          <w:tcPr>
            <w:tcW w:w="1890" w:type="dxa"/>
          </w:tcPr>
          <w:p w:rsidR="00813914" w:rsidRDefault="00813914" w:rsidP="009A40E9">
            <w:pPr>
              <w:pStyle w:val="BWSBodyText"/>
            </w:pPr>
          </w:p>
        </w:tc>
        <w:tc>
          <w:tcPr>
            <w:tcW w:w="1980" w:type="dxa"/>
          </w:tcPr>
          <w:p w:rsidR="00813914" w:rsidRDefault="00813914" w:rsidP="001E1DA9">
            <w:pPr>
              <w:pStyle w:val="BWSBodyText"/>
            </w:pPr>
          </w:p>
        </w:tc>
        <w:tc>
          <w:tcPr>
            <w:tcW w:w="4608" w:type="dxa"/>
          </w:tcPr>
          <w:p w:rsidR="00286C86" w:rsidRDefault="00286C86" w:rsidP="00505B5B">
            <w:pPr>
              <w:pStyle w:val="BWSBodyText"/>
            </w:pPr>
          </w:p>
        </w:tc>
      </w:tr>
      <w:tr w:rsidR="0045187F" w:rsidTr="00487B8B">
        <w:trPr>
          <w:jc w:val="center"/>
        </w:trPr>
        <w:tc>
          <w:tcPr>
            <w:tcW w:w="1098" w:type="dxa"/>
          </w:tcPr>
          <w:p w:rsidR="0045187F" w:rsidRDefault="0045187F" w:rsidP="009A40E9">
            <w:pPr>
              <w:pStyle w:val="BWSBodyText"/>
            </w:pPr>
          </w:p>
        </w:tc>
        <w:tc>
          <w:tcPr>
            <w:tcW w:w="1890" w:type="dxa"/>
          </w:tcPr>
          <w:p w:rsidR="0045187F" w:rsidRDefault="0045187F" w:rsidP="009A40E9">
            <w:pPr>
              <w:pStyle w:val="BWSBodyText"/>
            </w:pPr>
          </w:p>
        </w:tc>
        <w:tc>
          <w:tcPr>
            <w:tcW w:w="1980" w:type="dxa"/>
          </w:tcPr>
          <w:p w:rsidR="0045187F" w:rsidRDefault="0045187F" w:rsidP="009A40E9">
            <w:pPr>
              <w:pStyle w:val="BWSBodyText"/>
            </w:pPr>
          </w:p>
        </w:tc>
        <w:tc>
          <w:tcPr>
            <w:tcW w:w="4608" w:type="dxa"/>
          </w:tcPr>
          <w:p w:rsidR="0045187F" w:rsidRDefault="0045187F" w:rsidP="009A40E9">
            <w:pPr>
              <w:pStyle w:val="BWSBodyText"/>
            </w:pPr>
          </w:p>
        </w:tc>
      </w:tr>
      <w:tr w:rsidR="0045187F" w:rsidTr="00487B8B">
        <w:trPr>
          <w:jc w:val="center"/>
        </w:trPr>
        <w:tc>
          <w:tcPr>
            <w:tcW w:w="1098" w:type="dxa"/>
          </w:tcPr>
          <w:p w:rsidR="0045187F" w:rsidRDefault="0045187F" w:rsidP="009A40E9">
            <w:pPr>
              <w:pStyle w:val="BWSBodyText"/>
            </w:pPr>
          </w:p>
        </w:tc>
        <w:tc>
          <w:tcPr>
            <w:tcW w:w="1890" w:type="dxa"/>
          </w:tcPr>
          <w:p w:rsidR="0045187F" w:rsidRDefault="0045187F" w:rsidP="009A40E9">
            <w:pPr>
              <w:pStyle w:val="BWSBodyText"/>
            </w:pPr>
          </w:p>
        </w:tc>
        <w:tc>
          <w:tcPr>
            <w:tcW w:w="1980" w:type="dxa"/>
          </w:tcPr>
          <w:p w:rsidR="0045187F" w:rsidRDefault="0045187F" w:rsidP="002F5039">
            <w:pPr>
              <w:pStyle w:val="BWSBodyText"/>
            </w:pPr>
          </w:p>
        </w:tc>
        <w:tc>
          <w:tcPr>
            <w:tcW w:w="4608" w:type="dxa"/>
          </w:tcPr>
          <w:p w:rsidR="00ED7C34" w:rsidRDefault="00ED7C34" w:rsidP="00ED7C34">
            <w:pPr>
              <w:pStyle w:val="BWSBodyText"/>
            </w:pPr>
          </w:p>
        </w:tc>
      </w:tr>
      <w:tr w:rsidR="00374A45" w:rsidTr="00487B8B">
        <w:trPr>
          <w:jc w:val="center"/>
        </w:trPr>
        <w:tc>
          <w:tcPr>
            <w:tcW w:w="1098" w:type="dxa"/>
          </w:tcPr>
          <w:p w:rsidR="00374A45" w:rsidRDefault="00374A45" w:rsidP="009A40E9">
            <w:pPr>
              <w:pStyle w:val="BWSBodyText"/>
            </w:pPr>
          </w:p>
        </w:tc>
        <w:tc>
          <w:tcPr>
            <w:tcW w:w="1890" w:type="dxa"/>
          </w:tcPr>
          <w:p w:rsidR="00374A45" w:rsidRDefault="00374A45" w:rsidP="009A40E9">
            <w:pPr>
              <w:pStyle w:val="BWSBodyText"/>
            </w:pPr>
          </w:p>
        </w:tc>
        <w:tc>
          <w:tcPr>
            <w:tcW w:w="1980" w:type="dxa"/>
          </w:tcPr>
          <w:p w:rsidR="00374A45" w:rsidRDefault="00374A45" w:rsidP="009A40E9">
            <w:pPr>
              <w:pStyle w:val="BWSBodyText"/>
            </w:pPr>
          </w:p>
        </w:tc>
        <w:tc>
          <w:tcPr>
            <w:tcW w:w="4608" w:type="dxa"/>
          </w:tcPr>
          <w:p w:rsidR="00374A45" w:rsidRDefault="00374A45" w:rsidP="009A40E9">
            <w:pPr>
              <w:pStyle w:val="BWSBodyText"/>
            </w:pPr>
          </w:p>
        </w:tc>
      </w:tr>
      <w:tr w:rsidR="00813914" w:rsidTr="00487B8B">
        <w:trPr>
          <w:jc w:val="center"/>
        </w:trPr>
        <w:tc>
          <w:tcPr>
            <w:tcW w:w="1098" w:type="dxa"/>
          </w:tcPr>
          <w:p w:rsidR="00813914" w:rsidRDefault="00813914" w:rsidP="009A40E9">
            <w:pPr>
              <w:pStyle w:val="BWSBodyText"/>
            </w:pPr>
          </w:p>
        </w:tc>
        <w:tc>
          <w:tcPr>
            <w:tcW w:w="1890" w:type="dxa"/>
          </w:tcPr>
          <w:p w:rsidR="00813914" w:rsidRDefault="00813914" w:rsidP="009A40E9">
            <w:pPr>
              <w:pStyle w:val="BWSBodyText"/>
            </w:pPr>
          </w:p>
        </w:tc>
        <w:tc>
          <w:tcPr>
            <w:tcW w:w="1980" w:type="dxa"/>
          </w:tcPr>
          <w:p w:rsidR="00813914" w:rsidRDefault="00813914" w:rsidP="009A40E9">
            <w:pPr>
              <w:pStyle w:val="BWSBodyText"/>
            </w:pPr>
          </w:p>
        </w:tc>
        <w:tc>
          <w:tcPr>
            <w:tcW w:w="4608" w:type="dxa"/>
          </w:tcPr>
          <w:p w:rsidR="00813914" w:rsidRDefault="00813914" w:rsidP="009A40E9">
            <w:pPr>
              <w:pStyle w:val="BWSBodyText"/>
            </w:pPr>
          </w:p>
        </w:tc>
      </w:tr>
    </w:tbl>
    <w:p w:rsidR="004168A7" w:rsidRPr="00CD2345" w:rsidRDefault="004168A7">
      <w:pPr>
        <w:pStyle w:val="Contents"/>
        <w:rPr>
          <w:lang w:val="en-GB"/>
        </w:rPr>
        <w:sectPr w:rsidR="004168A7" w:rsidRPr="00CD2345" w:rsidSect="004E34B2">
          <w:headerReference w:type="default" r:id="rId15"/>
          <w:footerReference w:type="default" r:id="rId16"/>
          <w:headerReference w:type="first" r:id="rId17"/>
          <w:footerReference w:type="first" r:id="rId18"/>
          <w:pgSz w:w="12240" w:h="15840" w:code="1"/>
          <w:pgMar w:top="2246" w:right="1440" w:bottom="2880" w:left="2160" w:header="720" w:footer="720" w:gutter="0"/>
          <w:pgNumType w:fmt="lowerRoman" w:start="1"/>
          <w:cols w:space="720"/>
          <w:titlePg/>
          <w:docGrid w:linePitch="360"/>
        </w:sectPr>
      </w:pPr>
    </w:p>
    <w:p w:rsidR="004168A7" w:rsidRPr="006D3313" w:rsidRDefault="004168A7" w:rsidP="00CA3ED6">
      <w:pPr>
        <w:pStyle w:val="Heading1"/>
        <w:tabs>
          <w:tab w:val="left" w:pos="540"/>
        </w:tabs>
        <w:ind w:hanging="900"/>
      </w:pPr>
      <w:bookmarkStart w:id="6" w:name="SecurityLevel_update"/>
      <w:bookmarkStart w:id="7" w:name="_Toc319304042"/>
      <w:bookmarkEnd w:id="6"/>
      <w:r w:rsidRPr="006D3313">
        <w:lastRenderedPageBreak/>
        <w:t>INTRODUCTION</w:t>
      </w:r>
      <w:bookmarkEnd w:id="1"/>
      <w:bookmarkEnd w:id="2"/>
      <w:r w:rsidR="00CA3ED6">
        <w:t xml:space="preserve"> and assumptions</w:t>
      </w:r>
      <w:bookmarkEnd w:id="7"/>
    </w:p>
    <w:p w:rsidR="002B5C8E" w:rsidRDefault="002B5C8E" w:rsidP="00FD11BC">
      <w:pPr>
        <w:pStyle w:val="BWSBodyText"/>
        <w:spacing w:line="276" w:lineRule="auto"/>
      </w:pPr>
      <w:bookmarkStart w:id="8" w:name="_Toc224961415"/>
      <w:bookmarkEnd w:id="8"/>
    </w:p>
    <w:p w:rsidR="002B5C8E" w:rsidRPr="00361B22" w:rsidRDefault="002B5C8E" w:rsidP="00CA3ED6">
      <w:pPr>
        <w:pStyle w:val="BWSBodyText"/>
        <w:numPr>
          <w:ilvl w:val="0"/>
          <w:numId w:val="39"/>
        </w:numPr>
      </w:pPr>
      <w:r w:rsidRPr="00361B22">
        <w:t xml:space="preserve">This section will describe the </w:t>
      </w:r>
      <w:r w:rsidR="00C67A11" w:rsidRPr="00361B22">
        <w:t xml:space="preserve">procedure for the activation of a </w:t>
      </w:r>
      <w:r w:rsidRPr="00361B22">
        <w:t xml:space="preserve">Cold </w:t>
      </w:r>
      <w:r w:rsidR="00C67A11" w:rsidRPr="00361B22">
        <w:t xml:space="preserve">Stand-by </w:t>
      </w:r>
      <w:r w:rsidR="00F840A2" w:rsidRPr="00361B22">
        <w:t>Server for</w:t>
      </w:r>
      <w:r w:rsidR="00C67A11" w:rsidRPr="00361B22">
        <w:t xml:space="preserve"> </w:t>
      </w:r>
      <w:r w:rsidR="00F04487">
        <w:t>DRA</w:t>
      </w:r>
      <w:r w:rsidR="00C67A11" w:rsidRPr="00361B22">
        <w:t xml:space="preserve"> application.</w:t>
      </w:r>
    </w:p>
    <w:p w:rsidR="002B5C8E" w:rsidRPr="00361B22" w:rsidRDefault="002B5C8E" w:rsidP="00361B22">
      <w:pPr>
        <w:pStyle w:val="BWSBodyText"/>
      </w:pPr>
    </w:p>
    <w:p w:rsidR="002B5C8E" w:rsidRPr="00361B22" w:rsidRDefault="002B5C8E" w:rsidP="00CA3ED6">
      <w:pPr>
        <w:pStyle w:val="BWSBodyText"/>
        <w:numPr>
          <w:ilvl w:val="0"/>
          <w:numId w:val="39"/>
        </w:numPr>
      </w:pPr>
      <w:r w:rsidRPr="00361B22">
        <w:t>Th</w:t>
      </w:r>
      <w:r w:rsidR="00F840A2" w:rsidRPr="00361B22">
        <w:t>ese</w:t>
      </w:r>
      <w:r w:rsidRPr="00361B22">
        <w:t xml:space="preserve"> section</w:t>
      </w:r>
      <w:r w:rsidR="00F840A2" w:rsidRPr="00361B22">
        <w:t>s</w:t>
      </w:r>
      <w:r w:rsidRPr="00361B22">
        <w:t xml:space="preserve"> includes steps to </w:t>
      </w:r>
      <w:r w:rsidR="001A12EF">
        <w:t>install and update the RHL 5.7 L</w:t>
      </w:r>
      <w:r w:rsidRPr="00361B22">
        <w:t>inux  OS</w:t>
      </w:r>
    </w:p>
    <w:p w:rsidR="002B5C8E" w:rsidRPr="00361B22" w:rsidRDefault="002B5C8E" w:rsidP="00361B22">
      <w:pPr>
        <w:pStyle w:val="BWSBodyText"/>
      </w:pPr>
    </w:p>
    <w:p w:rsidR="00F840A2" w:rsidRPr="00361B22" w:rsidRDefault="00F840A2" w:rsidP="00CA3ED6">
      <w:pPr>
        <w:pStyle w:val="BWSBodyText"/>
        <w:numPr>
          <w:ilvl w:val="0"/>
          <w:numId w:val="39"/>
        </w:numPr>
      </w:pPr>
      <w:r w:rsidRPr="00361B22">
        <w:t>This procedure</w:t>
      </w:r>
      <w:r w:rsidR="002B5C8E" w:rsidRPr="00361B22">
        <w:t xml:space="preserve"> rel</w:t>
      </w:r>
      <w:r w:rsidR="00C67A11" w:rsidRPr="00361B22">
        <w:t>ies</w:t>
      </w:r>
      <w:r w:rsidR="002B5C8E" w:rsidRPr="00361B22">
        <w:t xml:space="preserve"> on </w:t>
      </w:r>
      <w:r w:rsidR="00C67A11" w:rsidRPr="00361B22">
        <w:t>a</w:t>
      </w:r>
      <w:r w:rsidR="002B5C8E" w:rsidRPr="00361B22">
        <w:t xml:space="preserve"> backup </w:t>
      </w:r>
      <w:r w:rsidR="00C67A11" w:rsidRPr="00361B22">
        <w:t xml:space="preserve">having </w:t>
      </w:r>
      <w:r w:rsidR="002B5C8E" w:rsidRPr="00361B22">
        <w:t xml:space="preserve">being successfully carried out </w:t>
      </w:r>
      <w:r w:rsidR="00C67A11" w:rsidRPr="00361B22">
        <w:t>before hand</w:t>
      </w:r>
      <w:r w:rsidR="002B5C8E" w:rsidRPr="00361B22">
        <w:t xml:space="preserve"> </w:t>
      </w:r>
      <w:r w:rsidR="00C67A11" w:rsidRPr="00361B22">
        <w:t xml:space="preserve">and backup files </w:t>
      </w:r>
      <w:r w:rsidR="002B5C8E" w:rsidRPr="00361B22">
        <w:t>transferred to the BMS</w:t>
      </w:r>
      <w:r w:rsidRPr="00361B22">
        <w:t xml:space="preserve"> server</w:t>
      </w:r>
      <w:r w:rsidR="002B5C8E" w:rsidRPr="00361B22">
        <w:t xml:space="preserve"> node. </w:t>
      </w:r>
    </w:p>
    <w:p w:rsidR="002B5C8E" w:rsidRPr="00361B22" w:rsidRDefault="00CA3ED6" w:rsidP="00361B22">
      <w:pPr>
        <w:pStyle w:val="BWSBodyText"/>
      </w:pPr>
      <w:r>
        <w:t xml:space="preserve">            </w:t>
      </w:r>
      <w:r w:rsidR="002B5C8E" w:rsidRPr="00361B22">
        <w:t>NOTE: any modifications made since the previous backup will not be restored.</w:t>
      </w:r>
    </w:p>
    <w:p w:rsidR="002B5C8E" w:rsidRDefault="002B5C8E" w:rsidP="00361B22">
      <w:pPr>
        <w:pStyle w:val="BWSBodyText"/>
      </w:pPr>
    </w:p>
    <w:p w:rsidR="005C16CF" w:rsidRPr="00361B22" w:rsidRDefault="005C16CF" w:rsidP="00361B22">
      <w:pPr>
        <w:pStyle w:val="BWSBodyText"/>
      </w:pPr>
    </w:p>
    <w:p w:rsidR="00F840A2" w:rsidRDefault="00CA3ED6" w:rsidP="00CA3ED6">
      <w:pPr>
        <w:pStyle w:val="BWSBodyText"/>
        <w:numPr>
          <w:ilvl w:val="0"/>
          <w:numId w:val="39"/>
        </w:numPr>
      </w:pPr>
      <w:r>
        <w:t>A</w:t>
      </w:r>
      <w:r w:rsidR="00C67A11" w:rsidRPr="00361B22">
        <w:t>ssumption</w:t>
      </w:r>
      <w:r w:rsidR="00F840A2" w:rsidRPr="00361B22">
        <w:t>s:</w:t>
      </w:r>
    </w:p>
    <w:p w:rsidR="00FD11BC" w:rsidRDefault="005C16CF" w:rsidP="00CA3ED6">
      <w:pPr>
        <w:pStyle w:val="BWSBodyText"/>
        <w:numPr>
          <w:ilvl w:val="0"/>
          <w:numId w:val="39"/>
        </w:numPr>
      </w:pPr>
      <w:r>
        <w:t>Individual performing procedure is familiar with logging into AMM / BNT switches, the blades BIOS and able to navigate around all these interfaces /components.</w:t>
      </w:r>
      <w:r w:rsidR="00C67A11" w:rsidRPr="00361B22">
        <w:t xml:space="preserve"> </w:t>
      </w:r>
      <w:r w:rsidR="00F840A2" w:rsidRPr="00361B22">
        <w:t xml:space="preserve"> </w:t>
      </w:r>
      <w:r w:rsidR="00361B22">
        <w:t xml:space="preserve">  </w:t>
      </w:r>
      <w:bookmarkStart w:id="9" w:name="_Hlt409158299"/>
      <w:bookmarkStart w:id="10" w:name="_Toc412369538"/>
      <w:bookmarkEnd w:id="9"/>
    </w:p>
    <w:p w:rsidR="00CA3ED6" w:rsidRDefault="00CA3ED6" w:rsidP="00CA3ED6">
      <w:pPr>
        <w:pStyle w:val="BWSBodyText"/>
        <w:numPr>
          <w:ilvl w:val="0"/>
          <w:numId w:val="17"/>
        </w:numPr>
      </w:pPr>
      <w:r w:rsidRPr="00361B22">
        <w:t xml:space="preserve">SB (standby Server) is integrated into the cabinet/rack  </w:t>
      </w:r>
      <w:proofErr w:type="spellStart"/>
      <w:r>
        <w:t>ie</w:t>
      </w:r>
      <w:proofErr w:type="spellEnd"/>
      <w:r>
        <w:t>:</w:t>
      </w:r>
      <w:r w:rsidRPr="00361B22">
        <w:t xml:space="preserve">  powered</w:t>
      </w:r>
      <w:r>
        <w:t xml:space="preserve"> and </w:t>
      </w:r>
      <w:r w:rsidRPr="00361B22">
        <w:t xml:space="preserve">cabled </w:t>
      </w:r>
    </w:p>
    <w:p w:rsidR="00CA3ED6" w:rsidRDefault="00CA3ED6" w:rsidP="00CA3ED6">
      <w:pPr>
        <w:pStyle w:val="BWSBodyText"/>
        <w:numPr>
          <w:ilvl w:val="0"/>
          <w:numId w:val="17"/>
        </w:numPr>
      </w:pPr>
      <w:r>
        <w:t xml:space="preserve">Backup files of </w:t>
      </w:r>
      <w:r w:rsidR="00F04487">
        <w:t>DRA</w:t>
      </w:r>
      <w:r>
        <w:t xml:space="preserve"> server is available (lists include in </w:t>
      </w:r>
      <w:hyperlink w:anchor="_APPENDIX__D" w:history="1">
        <w:r w:rsidR="001A12EF" w:rsidRPr="001A12EF">
          <w:rPr>
            <w:rStyle w:val="Hyperlink"/>
            <w:rFonts w:cstheme="majorBidi"/>
          </w:rPr>
          <w:t>APPENDIX  D</w:t>
        </w:r>
      </w:hyperlink>
      <w:r>
        <w:t>)</w:t>
      </w:r>
    </w:p>
    <w:p w:rsidR="00CA3ED6" w:rsidRDefault="00F04487" w:rsidP="00CA3ED6">
      <w:pPr>
        <w:pStyle w:val="BWSBodyText"/>
        <w:numPr>
          <w:ilvl w:val="0"/>
          <w:numId w:val="17"/>
        </w:numPr>
      </w:pPr>
      <w:r>
        <w:t>DRA</w:t>
      </w:r>
      <w:r w:rsidR="00CA3ED6">
        <w:t xml:space="preserve"> </w:t>
      </w:r>
      <w:proofErr w:type="gramStart"/>
      <w:r w:rsidR="00CA3ED6">
        <w:t>server  is</w:t>
      </w:r>
      <w:proofErr w:type="gramEnd"/>
      <w:r w:rsidR="00CA3ED6">
        <w:t xml:space="preserve"> part of cluster and will be replicated  from other </w:t>
      </w:r>
      <w:r>
        <w:t>DRA</w:t>
      </w:r>
      <w:r w:rsidR="00CA3ED6">
        <w:t xml:space="preserve"> server in the same cluster.</w:t>
      </w:r>
    </w:p>
    <w:p w:rsidR="00CA3ED6" w:rsidRDefault="00CA3ED6" w:rsidP="00CA3ED6">
      <w:pPr>
        <w:pStyle w:val="BWSBodyText"/>
        <w:numPr>
          <w:ilvl w:val="0"/>
          <w:numId w:val="17"/>
        </w:numPr>
      </w:pPr>
      <w:proofErr w:type="spellStart"/>
      <w:proofErr w:type="gramStart"/>
      <w:r>
        <w:t>ssh</w:t>
      </w:r>
      <w:proofErr w:type="spellEnd"/>
      <w:proofErr w:type="gramEnd"/>
      <w:r>
        <w:t xml:space="preserve"> and web </w:t>
      </w:r>
      <w:r w:rsidR="001A12EF">
        <w:t xml:space="preserve">interface </w:t>
      </w:r>
      <w:r>
        <w:t>to the AMM  / BNT, switches  and blades are accessible.</w:t>
      </w:r>
    </w:p>
    <w:p w:rsidR="00F90230" w:rsidRDefault="00EB6BF7" w:rsidP="00CA3ED6">
      <w:pPr>
        <w:pStyle w:val="BWSBodyText"/>
        <w:numPr>
          <w:ilvl w:val="0"/>
          <w:numId w:val="17"/>
        </w:numPr>
        <w:rPr>
          <w:sz w:val="20"/>
        </w:rPr>
      </w:pPr>
      <w:r>
        <w:t xml:space="preserve">Servers are configured on the </w:t>
      </w:r>
      <w:proofErr w:type="gramStart"/>
      <w:r>
        <w:t>BMS  to</w:t>
      </w:r>
      <w:proofErr w:type="gramEnd"/>
      <w:r>
        <w:t xml:space="preserve"> allow  them to kick start from BMS sever</w:t>
      </w:r>
      <w:r w:rsidR="00F90230">
        <w:t xml:space="preserve"> as per </w:t>
      </w:r>
      <w:hyperlink w:anchor="_Appedix_A" w:history="1">
        <w:r w:rsidR="00F90230" w:rsidRPr="00F90230">
          <w:rPr>
            <w:rStyle w:val="Hyperlink"/>
            <w:rFonts w:cstheme="majorBidi"/>
            <w:sz w:val="20"/>
          </w:rPr>
          <w:t>Appendix A</w:t>
        </w:r>
      </w:hyperlink>
      <w:r w:rsidR="00F90230" w:rsidRPr="00F90230">
        <w:rPr>
          <w:sz w:val="20"/>
        </w:rPr>
        <w:t xml:space="preserve">  </w:t>
      </w:r>
      <w:hyperlink w:anchor="_Setting_up_Linux" w:history="1">
        <w:r w:rsidR="00F90230" w:rsidRPr="00F90230">
          <w:rPr>
            <w:rStyle w:val="Hyperlink"/>
            <w:rFonts w:cstheme="majorBidi"/>
            <w:sz w:val="20"/>
          </w:rPr>
          <w:t xml:space="preserve">Setting up Linux </w:t>
        </w:r>
        <w:proofErr w:type="spellStart"/>
        <w:r w:rsidR="00F90230" w:rsidRPr="00F90230">
          <w:rPr>
            <w:rStyle w:val="Hyperlink"/>
            <w:rFonts w:cstheme="majorBidi"/>
            <w:sz w:val="20"/>
          </w:rPr>
          <w:t>kickstart</w:t>
        </w:r>
        <w:proofErr w:type="spellEnd"/>
        <w:r w:rsidR="00F90230" w:rsidRPr="00F90230">
          <w:rPr>
            <w:rStyle w:val="Hyperlink"/>
            <w:rFonts w:cstheme="majorBidi"/>
            <w:sz w:val="20"/>
          </w:rPr>
          <w:t xml:space="preserve"> server.</w:t>
        </w:r>
      </w:hyperlink>
      <w:r w:rsidR="00F90230" w:rsidRPr="00F90230">
        <w:rPr>
          <w:sz w:val="20"/>
        </w:rPr>
        <w:t xml:space="preserve"> </w:t>
      </w:r>
    </w:p>
    <w:p w:rsidR="00F90230" w:rsidRDefault="00F90230" w:rsidP="00F90230">
      <w:pPr>
        <w:pStyle w:val="BWSBodyText"/>
        <w:rPr>
          <w:sz w:val="20"/>
        </w:rPr>
      </w:pPr>
    </w:p>
    <w:p w:rsidR="00FD11BC" w:rsidRDefault="00FD11BC" w:rsidP="00FD11BC">
      <w:pPr>
        <w:pStyle w:val="BodyText"/>
      </w:pPr>
    </w:p>
    <w:p w:rsidR="00B36EAE" w:rsidRDefault="00884D5E" w:rsidP="00CA3ED6">
      <w:pPr>
        <w:pStyle w:val="Heading1"/>
        <w:tabs>
          <w:tab w:val="clear" w:pos="900"/>
          <w:tab w:val="num" w:pos="540"/>
        </w:tabs>
        <w:ind w:hanging="900"/>
      </w:pPr>
      <w:bookmarkStart w:id="11" w:name="_Toc319304043"/>
      <w:r>
        <w:lastRenderedPageBreak/>
        <w:t>P</w:t>
      </w:r>
      <w:r w:rsidR="009A40E9">
        <w:t>re-Build check list</w:t>
      </w:r>
      <w:bookmarkEnd w:id="11"/>
    </w:p>
    <w:p w:rsidR="00B36EAE" w:rsidRPr="00256EB2" w:rsidRDefault="00B36EAE" w:rsidP="00FD11BC">
      <w:pPr>
        <w:pStyle w:val="BWSBodyText"/>
        <w:numPr>
          <w:ilvl w:val="0"/>
          <w:numId w:val="17"/>
        </w:numPr>
      </w:pPr>
      <w:r w:rsidRPr="00256EB2">
        <w:t xml:space="preserve">Before starting, the following information should be known </w:t>
      </w:r>
      <w:r w:rsidR="00CA3ED6">
        <w:t>:</w:t>
      </w:r>
    </w:p>
    <w:p w:rsidR="00B36EAE" w:rsidRPr="00256EB2" w:rsidRDefault="00B36EAE" w:rsidP="00B36EAE">
      <w:pPr>
        <w:pStyle w:val="BWSBodyText"/>
        <w:tabs>
          <w:tab w:val="left" w:pos="900"/>
        </w:tabs>
      </w:pPr>
      <w:r w:rsidRPr="00256EB2">
        <w:tab/>
      </w:r>
    </w:p>
    <w:tbl>
      <w:tblPr>
        <w:tblStyle w:val="TableGrid"/>
        <w:tblW w:w="8856" w:type="dxa"/>
        <w:tblInd w:w="108" w:type="dxa"/>
        <w:tblLook w:val="04A0"/>
      </w:tblPr>
      <w:tblGrid>
        <w:gridCol w:w="4421"/>
        <w:gridCol w:w="4435"/>
      </w:tblGrid>
      <w:tr w:rsidR="00FE646D" w:rsidRPr="00E444DF" w:rsidTr="009A40E9">
        <w:tc>
          <w:tcPr>
            <w:tcW w:w="4421" w:type="dxa"/>
          </w:tcPr>
          <w:p w:rsidR="00FE646D" w:rsidRPr="00256EB2" w:rsidRDefault="00E2012D" w:rsidP="00E2012D">
            <w:pPr>
              <w:pStyle w:val="BWSBodyText"/>
              <w:jc w:val="left"/>
            </w:pPr>
            <w:r>
              <w:t>Slot</w:t>
            </w:r>
            <w:r w:rsidR="00A117BD">
              <w:t>/Bay</w:t>
            </w:r>
            <w:r>
              <w:t xml:space="preserve"> number of defective Blade</w:t>
            </w:r>
          </w:p>
        </w:tc>
        <w:tc>
          <w:tcPr>
            <w:tcW w:w="4435" w:type="dxa"/>
          </w:tcPr>
          <w:p w:rsidR="00FE646D" w:rsidRPr="00256EB2" w:rsidRDefault="00FE646D" w:rsidP="00E2012D">
            <w:pPr>
              <w:pStyle w:val="BWSBodyText"/>
              <w:jc w:val="left"/>
              <w:rPr>
                <w:b/>
              </w:rPr>
            </w:pPr>
          </w:p>
        </w:tc>
      </w:tr>
      <w:tr w:rsidR="00310924" w:rsidRPr="00E444DF" w:rsidTr="009A40E9">
        <w:tc>
          <w:tcPr>
            <w:tcW w:w="4421" w:type="dxa"/>
          </w:tcPr>
          <w:p w:rsidR="00310924" w:rsidRPr="00256EB2" w:rsidRDefault="00E2012D" w:rsidP="00E2012D">
            <w:pPr>
              <w:pStyle w:val="BWSBodyText"/>
              <w:jc w:val="left"/>
            </w:pPr>
            <w:r>
              <w:t>Slot</w:t>
            </w:r>
            <w:r w:rsidR="00A117BD">
              <w:t xml:space="preserve">/Bay </w:t>
            </w:r>
            <w:r>
              <w:t xml:space="preserve"> number of Standby Blade</w:t>
            </w:r>
          </w:p>
        </w:tc>
        <w:tc>
          <w:tcPr>
            <w:tcW w:w="4435" w:type="dxa"/>
          </w:tcPr>
          <w:p w:rsidR="00310924" w:rsidRPr="00256EB2" w:rsidRDefault="00310924" w:rsidP="00E2012D">
            <w:pPr>
              <w:pStyle w:val="BWSBodyText"/>
              <w:jc w:val="left"/>
              <w:rPr>
                <w:b/>
              </w:rPr>
            </w:pPr>
          </w:p>
        </w:tc>
      </w:tr>
      <w:tr w:rsidR="00B36EAE" w:rsidRPr="00E444DF" w:rsidTr="009A40E9">
        <w:tc>
          <w:tcPr>
            <w:tcW w:w="4421" w:type="dxa"/>
          </w:tcPr>
          <w:p w:rsidR="00B36EAE" w:rsidRPr="00256EB2" w:rsidRDefault="00E2012D" w:rsidP="00E2012D">
            <w:pPr>
              <w:pStyle w:val="BWSBodyText"/>
              <w:jc w:val="left"/>
            </w:pPr>
            <w:r>
              <w:t xml:space="preserve">Backup </w:t>
            </w:r>
            <w:r w:rsidR="00CA3ED6">
              <w:t xml:space="preserve">location </w:t>
            </w:r>
            <w:r>
              <w:t>of configuration and instance for defective blade</w:t>
            </w:r>
            <w:r w:rsidR="00F840A2">
              <w:t xml:space="preserve"> stored on BMS server</w:t>
            </w:r>
          </w:p>
        </w:tc>
        <w:tc>
          <w:tcPr>
            <w:tcW w:w="4435" w:type="dxa"/>
          </w:tcPr>
          <w:p w:rsidR="00B36EAE" w:rsidRPr="00256EB2" w:rsidRDefault="00B36EAE" w:rsidP="00E2012D">
            <w:pPr>
              <w:pStyle w:val="BWSBodyText"/>
              <w:jc w:val="left"/>
              <w:rPr>
                <w:b/>
              </w:rPr>
            </w:pPr>
          </w:p>
        </w:tc>
      </w:tr>
      <w:tr w:rsidR="00B36EAE" w:rsidRPr="00E444DF" w:rsidTr="009A40E9">
        <w:tc>
          <w:tcPr>
            <w:tcW w:w="4421" w:type="dxa"/>
          </w:tcPr>
          <w:p w:rsidR="00B36EAE" w:rsidRPr="00256EB2" w:rsidRDefault="00CA3ED6" w:rsidP="00CA3ED6">
            <w:pPr>
              <w:pStyle w:val="BWSBodyText"/>
              <w:jc w:val="left"/>
            </w:pPr>
            <w:r>
              <w:t>Administrative   a</w:t>
            </w:r>
            <w:r w:rsidR="00F840A2">
              <w:t xml:space="preserve">ccess to management of BNT switch  </w:t>
            </w:r>
            <w:r>
              <w:t>( login id  /password  )</w:t>
            </w:r>
          </w:p>
        </w:tc>
        <w:tc>
          <w:tcPr>
            <w:tcW w:w="4435" w:type="dxa"/>
          </w:tcPr>
          <w:p w:rsidR="00B36EAE" w:rsidRPr="00FA212A" w:rsidRDefault="00B36EAE" w:rsidP="00E2012D">
            <w:pPr>
              <w:pStyle w:val="BWSBodyText"/>
              <w:jc w:val="left"/>
            </w:pPr>
          </w:p>
        </w:tc>
      </w:tr>
      <w:tr w:rsidR="00B36EAE" w:rsidRPr="00E444DF" w:rsidTr="009A40E9">
        <w:tc>
          <w:tcPr>
            <w:tcW w:w="4421" w:type="dxa"/>
          </w:tcPr>
          <w:p w:rsidR="00B36EAE" w:rsidRPr="00256EB2" w:rsidRDefault="00CA3ED6" w:rsidP="00CA3ED6">
            <w:pPr>
              <w:pStyle w:val="BWSBodyText"/>
              <w:jc w:val="left"/>
            </w:pPr>
            <w:r>
              <w:t>Administrative  a</w:t>
            </w:r>
            <w:r w:rsidR="00CB4C44">
              <w:t>ccess to AMM  (</w:t>
            </w:r>
            <w:r>
              <w:t xml:space="preserve">login id </w:t>
            </w:r>
            <w:r w:rsidR="00CB4C44">
              <w:t xml:space="preserve"> /password)</w:t>
            </w:r>
          </w:p>
        </w:tc>
        <w:tc>
          <w:tcPr>
            <w:tcW w:w="4435" w:type="dxa"/>
          </w:tcPr>
          <w:p w:rsidR="00B36EAE" w:rsidRPr="00FA212A" w:rsidRDefault="00B36EAE" w:rsidP="00E2012D">
            <w:pPr>
              <w:pStyle w:val="BWSBodyText"/>
              <w:jc w:val="left"/>
            </w:pPr>
          </w:p>
        </w:tc>
      </w:tr>
      <w:tr w:rsidR="00B36EAE" w:rsidRPr="00E444DF" w:rsidTr="009A40E9">
        <w:tc>
          <w:tcPr>
            <w:tcW w:w="4421" w:type="dxa"/>
          </w:tcPr>
          <w:p w:rsidR="00B36EAE" w:rsidRPr="00256EB2" w:rsidRDefault="00CA3ED6" w:rsidP="00E2012D">
            <w:pPr>
              <w:pStyle w:val="BWSBodyText"/>
              <w:jc w:val="left"/>
            </w:pPr>
            <w:r>
              <w:t xml:space="preserve">System IP plan including </w:t>
            </w:r>
            <w:proofErr w:type="spellStart"/>
            <w:r>
              <w:t>Vlan</w:t>
            </w:r>
            <w:proofErr w:type="spellEnd"/>
            <w:r>
              <w:t xml:space="preserve"> and network address’s</w:t>
            </w:r>
          </w:p>
        </w:tc>
        <w:tc>
          <w:tcPr>
            <w:tcW w:w="4435" w:type="dxa"/>
          </w:tcPr>
          <w:p w:rsidR="00B36EAE" w:rsidRPr="00FA212A" w:rsidRDefault="00B36EAE" w:rsidP="00E2012D">
            <w:pPr>
              <w:pStyle w:val="BWSBodyText"/>
              <w:jc w:val="left"/>
              <w:rPr>
                <w:i/>
                <w:sz w:val="16"/>
                <w:szCs w:val="16"/>
              </w:rPr>
            </w:pPr>
          </w:p>
        </w:tc>
      </w:tr>
      <w:tr w:rsidR="00B36EAE" w:rsidRPr="00E444DF" w:rsidTr="009A40E9">
        <w:tc>
          <w:tcPr>
            <w:tcW w:w="4421" w:type="dxa"/>
          </w:tcPr>
          <w:p w:rsidR="00B36EAE" w:rsidRPr="00256EB2" w:rsidRDefault="001E37DF" w:rsidP="00E2012D">
            <w:pPr>
              <w:pStyle w:val="BWSBodyText"/>
              <w:jc w:val="left"/>
            </w:pPr>
            <w:r w:rsidRPr="0010665E">
              <w:t>rhl_update_02022012.tar.gz</w:t>
            </w:r>
            <w:r>
              <w:t xml:space="preserve">  is needed to update Linux</w:t>
            </w:r>
          </w:p>
        </w:tc>
        <w:tc>
          <w:tcPr>
            <w:tcW w:w="4435" w:type="dxa"/>
          </w:tcPr>
          <w:p w:rsidR="00B36EAE" w:rsidRPr="009A5DD3" w:rsidRDefault="00B36EAE" w:rsidP="00E2012D">
            <w:pPr>
              <w:pStyle w:val="BWSBodyText"/>
              <w:jc w:val="left"/>
            </w:pPr>
          </w:p>
        </w:tc>
      </w:tr>
      <w:tr w:rsidR="00B36EAE" w:rsidRPr="00E444DF" w:rsidTr="009A40E9">
        <w:tc>
          <w:tcPr>
            <w:tcW w:w="4421" w:type="dxa"/>
          </w:tcPr>
          <w:p w:rsidR="00414A5D" w:rsidRDefault="00E508BC">
            <w:pPr>
              <w:pStyle w:val="BWSBodyText"/>
              <w:rPr>
                <w:ins w:id="12" w:author="ssciriha" w:date="2012-03-17T17:09:00Z"/>
              </w:rPr>
              <w:pPrChange w:id="13" w:author="ssciriha" w:date="2012-03-17T17:09:00Z">
                <w:pPr>
                  <w:pStyle w:val="BWSBodyText"/>
                  <w:jc w:val="left"/>
                </w:pPr>
              </w:pPrChange>
            </w:pPr>
            <w:ins w:id="14" w:author="ssciriha" w:date="2012-03-17T17:09:00Z">
              <w:r>
                <w:t>Access to the following packages is required:</w:t>
              </w:r>
            </w:ins>
          </w:p>
          <w:p w:rsidR="00414A5D" w:rsidRDefault="00414A5D">
            <w:pPr>
              <w:pStyle w:val="BWSBodyText"/>
              <w:rPr>
                <w:ins w:id="15" w:author="ssciriha" w:date="2012-03-17T17:10:00Z"/>
              </w:rPr>
              <w:pPrChange w:id="16" w:author="ssciriha" w:date="2012-03-17T17:09:00Z">
                <w:pPr>
                  <w:pStyle w:val="BWSBodyText"/>
                  <w:jc w:val="left"/>
                </w:pPr>
              </w:pPrChange>
            </w:pPr>
          </w:p>
          <w:p w:rsidR="00E508BC" w:rsidRDefault="00E508BC" w:rsidP="00E508BC">
            <w:pPr>
              <w:pStyle w:val="BWSBodyText"/>
              <w:rPr>
                <w:ins w:id="17" w:author="ssciriha" w:date="2012-03-17T17:10:00Z"/>
              </w:rPr>
            </w:pPr>
            <w:ins w:id="18" w:author="ssciriha" w:date="2012-03-17T17:10:00Z">
              <w:r>
                <w:t xml:space="preserve">the </w:t>
              </w:r>
              <w:proofErr w:type="spellStart"/>
              <w:r>
                <w:t>Traffix</w:t>
              </w:r>
              <w:proofErr w:type="spellEnd"/>
              <w:r>
                <w:t xml:space="preserve"> </w:t>
              </w:r>
              <w:proofErr w:type="spellStart"/>
              <w:r>
                <w:t>cdc</w:t>
              </w:r>
              <w:proofErr w:type="spellEnd"/>
              <w:r>
                <w:t xml:space="preserve"> tar file: </w:t>
              </w:r>
            </w:ins>
          </w:p>
          <w:p w:rsidR="00E508BC" w:rsidRDefault="00E508BC" w:rsidP="00E508BC">
            <w:pPr>
              <w:pStyle w:val="command"/>
              <w:rPr>
                <w:ins w:id="19" w:author="ssciriha" w:date="2012-03-17T17:10:00Z"/>
              </w:rPr>
            </w:pPr>
          </w:p>
          <w:p w:rsidR="00E508BC" w:rsidRDefault="00E508BC" w:rsidP="00E508BC">
            <w:pPr>
              <w:pStyle w:val="command"/>
              <w:rPr>
                <w:ins w:id="20" w:author="ssciriha" w:date="2012-03-17T17:10:00Z"/>
              </w:rPr>
            </w:pPr>
            <w:ins w:id="21" w:author="ssciriha" w:date="2012-03-17T17:10:00Z">
              <w:r>
                <w:t>sdc-3.3.2.0-36.tar.gz</w:t>
              </w:r>
            </w:ins>
          </w:p>
          <w:p w:rsidR="00E508BC" w:rsidRDefault="00E508BC" w:rsidP="00E508BC">
            <w:pPr>
              <w:pStyle w:val="command"/>
              <w:rPr>
                <w:ins w:id="22" w:author="ssciriha" w:date="2012-03-17T17:10:00Z"/>
              </w:rPr>
            </w:pPr>
          </w:p>
          <w:p w:rsidR="00E508BC" w:rsidRDefault="00E508BC" w:rsidP="00E508BC">
            <w:pPr>
              <w:pStyle w:val="BWSBodyText"/>
              <w:rPr>
                <w:ins w:id="23" w:author="ssciriha" w:date="2012-03-17T17:10:00Z"/>
                <w:color w:val="FFFFFF"/>
              </w:rPr>
            </w:pPr>
            <w:proofErr w:type="spellStart"/>
            <w:ins w:id="24" w:author="ssciriha" w:date="2012-03-17T17:10:00Z">
              <w:r>
                <w:t>Corosync</w:t>
              </w:r>
              <w:proofErr w:type="spellEnd"/>
              <w:r>
                <w:t xml:space="preserve">/Pacemaker required </w:t>
              </w:r>
              <w:proofErr w:type="spellStart"/>
              <w:r>
                <w:t>rpms</w:t>
              </w:r>
              <w:proofErr w:type="spellEnd"/>
              <w:r>
                <w:t>:</w:t>
              </w:r>
            </w:ins>
          </w:p>
          <w:p w:rsidR="00E508BC" w:rsidRDefault="00E508BC" w:rsidP="00E508BC">
            <w:pPr>
              <w:pStyle w:val="BWSBodyText"/>
              <w:rPr>
                <w:ins w:id="25" w:author="ssciriha" w:date="2012-03-17T17:10:00Z"/>
              </w:rPr>
            </w:pPr>
          </w:p>
          <w:p w:rsidR="00E508BC" w:rsidRPr="00652F17" w:rsidRDefault="00E508BC" w:rsidP="00E508BC">
            <w:pPr>
              <w:pStyle w:val="BWSBodyText"/>
              <w:rPr>
                <w:ins w:id="26" w:author="ssciriha" w:date="2012-03-17T17:10:00Z"/>
                <w:rFonts w:ascii="Times New Roman" w:hAnsi="Times New Roman" w:cs="Times New Roman"/>
                <w:sz w:val="23"/>
                <w:szCs w:val="23"/>
              </w:rPr>
            </w:pPr>
            <w:ins w:id="27" w:author="ssciriha" w:date="2012-03-17T17:10:00Z">
              <w:r w:rsidRPr="00652F17">
                <w:rPr>
                  <w:rFonts w:ascii="Times New Roman" w:eastAsia="Times New Roman" w:hAnsi="Times New Roman" w:cs="Times New Roman"/>
                  <w:bCs w:val="0"/>
                  <w:sz w:val="23"/>
                  <w:szCs w:val="23"/>
                  <w:lang w:eastAsia="en-GB"/>
                </w:rPr>
                <w:t>From EPEL (Extra Packages for Enterprise Linux) Repository</w:t>
              </w:r>
              <w:r w:rsidRPr="00143105">
                <w:rPr>
                  <w:rFonts w:ascii="Times New Roman" w:eastAsia="Times New Roman" w:hAnsi="Times New Roman" w:cs="Times New Roman"/>
                  <w:bCs w:val="0"/>
                  <w:sz w:val="23"/>
                  <w:szCs w:val="23"/>
                  <w:lang w:eastAsia="en-GB"/>
                </w:rPr>
                <w:t>:</w:t>
              </w:r>
            </w:ins>
          </w:p>
          <w:p w:rsidR="00E508BC" w:rsidRDefault="00E508BC" w:rsidP="00E508BC">
            <w:pPr>
              <w:pStyle w:val="command"/>
              <w:rPr>
                <w:ins w:id="28" w:author="ssciriha" w:date="2012-03-17T17:10:00Z"/>
              </w:rPr>
            </w:pPr>
            <w:ins w:id="29" w:author="ssciriha" w:date="2012-03-17T17:10:00Z">
              <w:r>
                <w:t>libesmtp-1.0.4-5.el5.x86_64.rpm</w:t>
              </w:r>
            </w:ins>
          </w:p>
          <w:p w:rsidR="00E508BC" w:rsidRPr="00F2368F" w:rsidRDefault="00E508BC" w:rsidP="00E508BC">
            <w:pPr>
              <w:autoSpaceDE w:val="0"/>
              <w:autoSpaceDN w:val="0"/>
              <w:adjustRightInd w:val="0"/>
              <w:rPr>
                <w:ins w:id="30" w:author="ssciriha" w:date="2012-03-17T17:10:00Z"/>
                <w:color w:val="000000"/>
                <w:lang w:eastAsia="en-GB" w:bidi="ar-SA"/>
              </w:rPr>
            </w:pPr>
          </w:p>
          <w:p w:rsidR="00E508BC" w:rsidRDefault="00E508BC" w:rsidP="00E508BC">
            <w:pPr>
              <w:pStyle w:val="BWSBodyText"/>
              <w:rPr>
                <w:ins w:id="31" w:author="ssciriha" w:date="2012-03-17T17:10:00Z"/>
              </w:rPr>
            </w:pPr>
            <w:ins w:id="32" w:author="ssciriha" w:date="2012-03-17T17:10:00Z">
              <w:r>
                <w:rPr>
                  <w:rFonts w:ascii="Times New Roman" w:eastAsia="Times New Roman" w:hAnsi="Times New Roman" w:cs="Times New Roman"/>
                  <w:bCs w:val="0"/>
                  <w:sz w:val="23"/>
                  <w:szCs w:val="23"/>
                  <w:lang w:eastAsia="en-GB"/>
                </w:rPr>
                <w:t>F</w:t>
              </w:r>
              <w:r w:rsidRPr="00F2368F">
                <w:rPr>
                  <w:rFonts w:ascii="Times New Roman" w:eastAsia="Times New Roman" w:hAnsi="Times New Roman" w:cs="Times New Roman"/>
                  <w:bCs w:val="0"/>
                  <w:sz w:val="23"/>
                  <w:szCs w:val="23"/>
                  <w:lang w:eastAsia="en-GB"/>
                </w:rPr>
                <w:t xml:space="preserve">rom </w:t>
              </w:r>
              <w:proofErr w:type="spellStart"/>
              <w:r w:rsidRPr="00F2368F">
                <w:rPr>
                  <w:rFonts w:ascii="Times New Roman" w:eastAsia="Times New Roman" w:hAnsi="Times New Roman" w:cs="Times New Roman"/>
                  <w:bCs w:val="0"/>
                  <w:sz w:val="23"/>
                  <w:szCs w:val="23"/>
                  <w:lang w:eastAsia="en-GB"/>
                </w:rPr>
                <w:t>Corosync</w:t>
              </w:r>
              <w:proofErr w:type="spellEnd"/>
              <w:r w:rsidRPr="00F2368F">
                <w:rPr>
                  <w:rFonts w:ascii="Times New Roman" w:eastAsia="Times New Roman" w:hAnsi="Times New Roman" w:cs="Times New Roman"/>
                  <w:bCs w:val="0"/>
                  <w:sz w:val="23"/>
                  <w:szCs w:val="23"/>
                  <w:lang w:eastAsia="en-GB"/>
                </w:rPr>
                <w:t>/Pacemaker Repositories</w:t>
              </w:r>
              <w:r>
                <w:rPr>
                  <w:rFonts w:ascii="Times New Roman" w:eastAsia="Times New Roman" w:hAnsi="Times New Roman" w:cs="Times New Roman"/>
                  <w:bCs w:val="0"/>
                  <w:sz w:val="23"/>
                  <w:szCs w:val="23"/>
                  <w:lang w:eastAsia="en-GB"/>
                </w:rPr>
                <w:t>:</w:t>
              </w:r>
            </w:ins>
          </w:p>
          <w:p w:rsidR="00E508BC" w:rsidRDefault="00E508BC" w:rsidP="00E508BC">
            <w:pPr>
              <w:pStyle w:val="command"/>
              <w:rPr>
                <w:ins w:id="33" w:author="ssciriha" w:date="2012-03-17T17:10:00Z"/>
              </w:rPr>
            </w:pPr>
            <w:ins w:id="34" w:author="ssciriha" w:date="2012-03-17T17:10:00Z">
              <w:r>
                <w:t>pacemaker-libs-1.1.5-1.1.el5.x86_64.rpm</w:t>
              </w:r>
            </w:ins>
          </w:p>
          <w:p w:rsidR="00E508BC" w:rsidRDefault="00E508BC" w:rsidP="00E508BC">
            <w:pPr>
              <w:pStyle w:val="command"/>
              <w:rPr>
                <w:ins w:id="35" w:author="ssciriha" w:date="2012-03-17T17:10:00Z"/>
              </w:rPr>
            </w:pPr>
            <w:ins w:id="36" w:author="ssciriha" w:date="2012-03-17T17:10:00Z">
              <w:r>
                <w:t>pacemaker-1.1.5-1.1.el5.x86_64.rpm</w:t>
              </w:r>
            </w:ins>
          </w:p>
          <w:p w:rsidR="00E508BC" w:rsidRDefault="00E508BC" w:rsidP="00E508BC">
            <w:pPr>
              <w:pStyle w:val="command"/>
              <w:rPr>
                <w:ins w:id="37" w:author="ssciriha" w:date="2012-03-17T17:10:00Z"/>
              </w:rPr>
            </w:pPr>
            <w:ins w:id="38" w:author="ssciriha" w:date="2012-03-17T17:10:00Z">
              <w:r>
                <w:t>cluster-glue-libs-1.0.6-1.6.el5.x86_64.rpm</w:t>
              </w:r>
            </w:ins>
          </w:p>
          <w:p w:rsidR="00E508BC" w:rsidRDefault="00E508BC" w:rsidP="00E508BC">
            <w:pPr>
              <w:pStyle w:val="command"/>
              <w:rPr>
                <w:ins w:id="39" w:author="ssciriha" w:date="2012-03-17T17:10:00Z"/>
              </w:rPr>
            </w:pPr>
            <w:ins w:id="40" w:author="ssciriha" w:date="2012-03-17T17:10:00Z">
              <w:r>
                <w:t>corosync-1.2.7-1.1.el5.x86_64.rpmr</w:t>
              </w:r>
            </w:ins>
          </w:p>
          <w:p w:rsidR="00E508BC" w:rsidRDefault="00E508BC" w:rsidP="00E508BC">
            <w:pPr>
              <w:pStyle w:val="command"/>
              <w:rPr>
                <w:ins w:id="41" w:author="ssciriha" w:date="2012-03-17T17:10:00Z"/>
              </w:rPr>
            </w:pPr>
            <w:ins w:id="42" w:author="ssciriha" w:date="2012-03-17T17:10:00Z">
              <w:r>
                <w:t>heartbeat-3.0.3-2.3.el5.x86_64.rpm</w:t>
              </w:r>
            </w:ins>
          </w:p>
          <w:p w:rsidR="00E508BC" w:rsidRDefault="00E508BC" w:rsidP="00E508BC">
            <w:pPr>
              <w:pStyle w:val="command"/>
              <w:rPr>
                <w:ins w:id="43" w:author="ssciriha" w:date="2012-03-17T17:10:00Z"/>
              </w:rPr>
            </w:pPr>
            <w:ins w:id="44" w:author="ssciriha" w:date="2012-03-17T17:10:00Z">
              <w:r>
                <w:t>heartbeat-libs-3.0.3-2.3.el5.x86_64.rpm</w:t>
              </w:r>
            </w:ins>
          </w:p>
          <w:p w:rsidR="00E508BC" w:rsidRDefault="00E508BC" w:rsidP="00E508BC">
            <w:pPr>
              <w:pStyle w:val="command"/>
              <w:rPr>
                <w:ins w:id="45" w:author="ssciriha" w:date="2012-03-17T17:10:00Z"/>
              </w:rPr>
            </w:pPr>
            <w:ins w:id="46" w:author="ssciriha" w:date="2012-03-17T17:10:00Z">
              <w:r>
                <w:t>cluster-glue-1.0.6-1.5.el5.x86_64.rpm</w:t>
              </w:r>
            </w:ins>
          </w:p>
          <w:p w:rsidR="00E508BC" w:rsidRDefault="00E508BC" w:rsidP="00E508BC">
            <w:pPr>
              <w:pStyle w:val="command"/>
              <w:rPr>
                <w:ins w:id="47" w:author="ssciriha" w:date="2012-03-17T17:10:00Z"/>
              </w:rPr>
            </w:pPr>
            <w:ins w:id="48" w:author="ssciriha" w:date="2012-03-17T17:10:00Z">
              <w:r>
                <w:t>resource-agents-1.0.4-1.1.el5.x86_64.rpm</w:t>
              </w:r>
            </w:ins>
          </w:p>
          <w:p w:rsidR="00E508BC" w:rsidRDefault="00E508BC" w:rsidP="00E508BC">
            <w:pPr>
              <w:pStyle w:val="command"/>
              <w:rPr>
                <w:ins w:id="49" w:author="ssciriha" w:date="2012-03-17T17:10:00Z"/>
              </w:rPr>
            </w:pPr>
            <w:ins w:id="50" w:author="ssciriha" w:date="2012-03-17T17:10:00Z">
              <w:r>
                <w:t>corosynclib-1.2.7-1.1.el5.x86_64.rpm</w:t>
              </w:r>
            </w:ins>
          </w:p>
          <w:p w:rsidR="00E508BC" w:rsidRDefault="00E508BC" w:rsidP="00E508BC">
            <w:pPr>
              <w:pStyle w:val="command"/>
              <w:rPr>
                <w:ins w:id="51" w:author="ssciriha" w:date="2012-03-17T17:10:00Z"/>
              </w:rPr>
            </w:pPr>
          </w:p>
          <w:p w:rsidR="00E508BC" w:rsidRDefault="00E508BC" w:rsidP="00E508BC">
            <w:pPr>
              <w:pStyle w:val="command"/>
              <w:rPr>
                <w:ins w:id="52" w:author="ssciriha" w:date="2012-03-17T17:10:00Z"/>
              </w:rPr>
            </w:pPr>
          </w:p>
          <w:p w:rsidR="00E508BC" w:rsidRPr="00B54E08" w:rsidRDefault="00E508BC" w:rsidP="00E508BC">
            <w:pPr>
              <w:pStyle w:val="command"/>
              <w:rPr>
                <w:ins w:id="53" w:author="ssciriha" w:date="2012-03-17T17:10:00Z"/>
              </w:rPr>
            </w:pPr>
            <w:ins w:id="54" w:author="ssciriha" w:date="2012-03-17T17:10:00Z">
              <w:r w:rsidRPr="00E508BC">
                <w:lastRenderedPageBreak/>
                <w:t>jdk-6u30-linux-x64.bin</w:t>
              </w:r>
            </w:ins>
          </w:p>
          <w:p w:rsidR="00414A5D" w:rsidRDefault="00414A5D">
            <w:pPr>
              <w:pStyle w:val="BWSBodyText"/>
              <w:rPr>
                <w:ins w:id="55" w:author="ssciriha" w:date="2012-03-17T17:09:00Z"/>
              </w:rPr>
              <w:pPrChange w:id="56" w:author="ssciriha" w:date="2012-03-17T17:09:00Z">
                <w:pPr>
                  <w:pStyle w:val="BWSBodyText"/>
                  <w:jc w:val="left"/>
                </w:pPr>
              </w:pPrChange>
            </w:pPr>
          </w:p>
          <w:p w:rsidR="00414A5D" w:rsidRDefault="00414A5D">
            <w:pPr>
              <w:pStyle w:val="BWSBodyText"/>
              <w:pPrChange w:id="57" w:author="ssciriha" w:date="2012-03-17T17:09:00Z">
                <w:pPr>
                  <w:pStyle w:val="BWSBodyText"/>
                  <w:jc w:val="left"/>
                </w:pPr>
              </w:pPrChange>
            </w:pPr>
          </w:p>
        </w:tc>
        <w:tc>
          <w:tcPr>
            <w:tcW w:w="4435" w:type="dxa"/>
          </w:tcPr>
          <w:p w:rsidR="00B36EAE" w:rsidRPr="00FA212A" w:rsidRDefault="00B36EAE" w:rsidP="00E2012D">
            <w:pPr>
              <w:pStyle w:val="BWSBodyText"/>
              <w:jc w:val="left"/>
            </w:pPr>
          </w:p>
        </w:tc>
      </w:tr>
      <w:tr w:rsidR="00B36EAE" w:rsidTr="009A40E9">
        <w:tc>
          <w:tcPr>
            <w:tcW w:w="4421" w:type="dxa"/>
          </w:tcPr>
          <w:p w:rsidR="00B36EAE" w:rsidRDefault="00B36EAE" w:rsidP="00E2012D">
            <w:pPr>
              <w:pStyle w:val="BWSBodyText"/>
              <w:jc w:val="left"/>
            </w:pPr>
          </w:p>
        </w:tc>
        <w:tc>
          <w:tcPr>
            <w:tcW w:w="4435" w:type="dxa"/>
          </w:tcPr>
          <w:p w:rsidR="00B36EAE" w:rsidRPr="009A5DD3" w:rsidRDefault="00B36EAE" w:rsidP="00E2012D">
            <w:pPr>
              <w:pStyle w:val="BWSBodyText"/>
              <w:jc w:val="left"/>
              <w:rPr>
                <w:sz w:val="16"/>
                <w:szCs w:val="16"/>
              </w:rPr>
            </w:pPr>
          </w:p>
        </w:tc>
      </w:tr>
      <w:tr w:rsidR="00B36EAE" w:rsidTr="009A40E9">
        <w:tc>
          <w:tcPr>
            <w:tcW w:w="4421" w:type="dxa"/>
          </w:tcPr>
          <w:p w:rsidR="00B36EAE" w:rsidRDefault="00B36EAE" w:rsidP="00E2012D">
            <w:pPr>
              <w:pStyle w:val="BWSBodyText"/>
              <w:jc w:val="left"/>
            </w:pPr>
          </w:p>
        </w:tc>
        <w:tc>
          <w:tcPr>
            <w:tcW w:w="4435" w:type="dxa"/>
          </w:tcPr>
          <w:p w:rsidR="00B36EAE" w:rsidRPr="009A5DD3" w:rsidRDefault="00B36EAE" w:rsidP="00E2012D">
            <w:pPr>
              <w:pStyle w:val="BWSBodyText"/>
              <w:jc w:val="left"/>
              <w:rPr>
                <w:sz w:val="16"/>
                <w:szCs w:val="16"/>
              </w:rPr>
            </w:pPr>
          </w:p>
        </w:tc>
      </w:tr>
      <w:tr w:rsidR="00B36EAE" w:rsidTr="009A40E9">
        <w:tc>
          <w:tcPr>
            <w:tcW w:w="4421" w:type="dxa"/>
          </w:tcPr>
          <w:p w:rsidR="00B36EAE" w:rsidRDefault="00B36EAE" w:rsidP="00E2012D">
            <w:pPr>
              <w:pStyle w:val="BWSBodyText"/>
              <w:jc w:val="left"/>
            </w:pPr>
          </w:p>
        </w:tc>
        <w:tc>
          <w:tcPr>
            <w:tcW w:w="4435" w:type="dxa"/>
          </w:tcPr>
          <w:p w:rsidR="00B36EAE" w:rsidRPr="009A5DD3" w:rsidRDefault="00B36EAE" w:rsidP="00E2012D">
            <w:pPr>
              <w:pStyle w:val="BWSBodyText"/>
              <w:jc w:val="left"/>
              <w:rPr>
                <w:sz w:val="16"/>
                <w:szCs w:val="16"/>
              </w:rPr>
            </w:pPr>
          </w:p>
        </w:tc>
      </w:tr>
      <w:tr w:rsidR="007935ED" w:rsidTr="009A40E9">
        <w:tc>
          <w:tcPr>
            <w:tcW w:w="4421" w:type="dxa"/>
          </w:tcPr>
          <w:p w:rsidR="007935ED" w:rsidRDefault="007935ED" w:rsidP="00E2012D">
            <w:pPr>
              <w:pStyle w:val="BWSBodyText"/>
              <w:jc w:val="left"/>
            </w:pPr>
          </w:p>
        </w:tc>
        <w:tc>
          <w:tcPr>
            <w:tcW w:w="4435" w:type="dxa"/>
          </w:tcPr>
          <w:p w:rsidR="007935ED" w:rsidRPr="009A5DD3" w:rsidRDefault="007935ED" w:rsidP="00E2012D">
            <w:pPr>
              <w:pStyle w:val="BWSBodyText"/>
              <w:jc w:val="left"/>
              <w:rPr>
                <w:sz w:val="16"/>
                <w:szCs w:val="16"/>
              </w:rPr>
            </w:pPr>
          </w:p>
        </w:tc>
      </w:tr>
      <w:tr w:rsidR="007935ED" w:rsidTr="009A40E9">
        <w:tc>
          <w:tcPr>
            <w:tcW w:w="4421" w:type="dxa"/>
          </w:tcPr>
          <w:p w:rsidR="007935ED" w:rsidRDefault="007935ED" w:rsidP="00E2012D">
            <w:pPr>
              <w:pStyle w:val="BWSBodyText"/>
              <w:jc w:val="left"/>
            </w:pPr>
          </w:p>
        </w:tc>
        <w:tc>
          <w:tcPr>
            <w:tcW w:w="4435" w:type="dxa"/>
          </w:tcPr>
          <w:p w:rsidR="007935ED" w:rsidRPr="009A5DD3" w:rsidRDefault="007935ED" w:rsidP="00E2012D">
            <w:pPr>
              <w:pStyle w:val="BWSBodyText"/>
              <w:jc w:val="left"/>
              <w:rPr>
                <w:sz w:val="16"/>
                <w:szCs w:val="16"/>
              </w:rPr>
            </w:pPr>
          </w:p>
        </w:tc>
      </w:tr>
    </w:tbl>
    <w:p w:rsidR="00B36EAE" w:rsidRDefault="00B36EAE" w:rsidP="00B36EAE">
      <w:pPr>
        <w:rPr>
          <w:rFonts w:ascii="Arial" w:hAnsi="Arial" w:cs="Arial"/>
          <w:b/>
          <w:bCs/>
          <w:sz w:val="32"/>
          <w:szCs w:val="32"/>
          <w:lang w:val="en-CA"/>
        </w:rPr>
      </w:pPr>
    </w:p>
    <w:p w:rsidR="00B135D4" w:rsidRPr="0022040A" w:rsidRDefault="00361B22" w:rsidP="00CA3ED6">
      <w:pPr>
        <w:pStyle w:val="Heading1"/>
        <w:tabs>
          <w:tab w:val="clear" w:pos="900"/>
          <w:tab w:val="num" w:pos="540"/>
        </w:tabs>
        <w:ind w:hanging="900"/>
      </w:pPr>
      <w:bookmarkStart w:id="58" w:name="_Toc319304044"/>
      <w:bookmarkStart w:id="59" w:name="_Toc311352878"/>
      <w:bookmarkEnd w:id="10"/>
      <w:r>
        <w:lastRenderedPageBreak/>
        <w:t xml:space="preserve">Cold </w:t>
      </w:r>
      <w:r w:rsidR="00840859">
        <w:t>STANDBY -</w:t>
      </w:r>
      <w:r w:rsidR="002337EA">
        <w:t xml:space="preserve"> pcrf</w:t>
      </w:r>
      <w:r w:rsidR="00B70889">
        <w:t xml:space="preserve"> </w:t>
      </w:r>
      <w:r w:rsidR="00FA43AA">
        <w:t>HS22 Blade</w:t>
      </w:r>
      <w:bookmarkEnd w:id="58"/>
    </w:p>
    <w:p w:rsidR="00644934" w:rsidRPr="00753176" w:rsidRDefault="002337EA" w:rsidP="00361B22">
      <w:pPr>
        <w:pStyle w:val="Heading2"/>
        <w:tabs>
          <w:tab w:val="clear" w:pos="864"/>
          <w:tab w:val="num" w:pos="720"/>
        </w:tabs>
        <w:spacing w:before="0" w:after="120"/>
        <w:ind w:left="810" w:hanging="803"/>
        <w:jc w:val="both"/>
        <w:rPr>
          <w:b w:val="0"/>
          <w:lang w:val="en-GB"/>
        </w:rPr>
      </w:pPr>
      <w:bookmarkStart w:id="60" w:name="_Toc319304045"/>
      <w:r w:rsidRPr="00753176">
        <w:rPr>
          <w:b w:val="0"/>
          <w:lang w:val="en-GB"/>
        </w:rPr>
        <w:t>Turn on visual LED on defective blade</w:t>
      </w:r>
      <w:bookmarkEnd w:id="60"/>
    </w:p>
    <w:p w:rsidR="00733AB3" w:rsidRDefault="00733AB3" w:rsidP="00733AB3">
      <w:pPr>
        <w:pStyle w:val="BodyText"/>
        <w:spacing w:after="20" w:line="240" w:lineRule="auto"/>
        <w:rPr>
          <w:rFonts w:ascii="Courier New" w:hAnsi="Courier New" w:cs="Courier New"/>
          <w:sz w:val="18"/>
          <w:szCs w:val="18"/>
          <w:lang w:eastAsia="en-GB" w:bidi="ar-SA"/>
        </w:rPr>
      </w:pPr>
    </w:p>
    <w:tbl>
      <w:tblPr>
        <w:tblStyle w:val="TableGrid"/>
        <w:tblW w:w="8730" w:type="dxa"/>
        <w:tblInd w:w="18" w:type="dxa"/>
        <w:tblLayout w:type="fixed"/>
        <w:tblLook w:val="04A0"/>
      </w:tblPr>
      <w:tblGrid>
        <w:gridCol w:w="828"/>
        <w:gridCol w:w="7902"/>
      </w:tblGrid>
      <w:tr w:rsidR="007C0257" w:rsidRPr="00256EB2" w:rsidTr="0077706A">
        <w:tc>
          <w:tcPr>
            <w:tcW w:w="828" w:type="dxa"/>
          </w:tcPr>
          <w:p w:rsidR="007C0257" w:rsidRPr="00EC2D3A" w:rsidRDefault="00CB1FC1" w:rsidP="007C0257">
            <w:pPr>
              <w:pStyle w:val="BWSBodyText"/>
            </w:pPr>
            <w:r>
              <w:rPr>
                <w:noProof/>
              </w:rPr>
              <w:pict>
                <v:roundrect id="AutoShape 5" o:spid="_x0000_s1026" style="position:absolute;left:0;text-align:left;margin-left:7.5pt;margin-top:2.9pt;width:14.4pt;height:10.8pt;z-index:2516633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WHM2ADACAABhBAAADgAAAAAAAAAAAAAAAAAuAgAAZHJz&#10;L2Uyb0RvYy54bWxQSwECLQAUAAYACAAAACEA08Dm39oAAAAGAQAADwAAAAAAAAAAAAAAAACKBAAA&#10;ZHJzL2Rvd25yZXYueG1sUEsFBgAAAAAEAAQA8wAAAJEFAAAAAA==&#10;"/>
              </w:pict>
            </w:r>
          </w:p>
        </w:tc>
        <w:tc>
          <w:tcPr>
            <w:tcW w:w="7902" w:type="dxa"/>
          </w:tcPr>
          <w:p w:rsidR="007C0257" w:rsidRPr="00256EB2" w:rsidRDefault="002337EA" w:rsidP="007C0257">
            <w:pPr>
              <w:pStyle w:val="BWSBodyText"/>
            </w:pPr>
            <w:r>
              <w:t>Login to AMM</w:t>
            </w:r>
          </w:p>
        </w:tc>
      </w:tr>
      <w:tr w:rsidR="007C0257" w:rsidRPr="003D536D" w:rsidTr="0077706A">
        <w:tc>
          <w:tcPr>
            <w:tcW w:w="828" w:type="dxa"/>
          </w:tcPr>
          <w:p w:rsidR="007C0257" w:rsidRPr="00EC2D3A" w:rsidRDefault="00CB1FC1" w:rsidP="007C0257">
            <w:pPr>
              <w:pStyle w:val="BWSBodyText"/>
            </w:pPr>
            <w:r>
              <w:rPr>
                <w:noProof/>
              </w:rPr>
              <w:pict>
                <v:roundrect id="_x0000_s1123" style="position:absolute;left:0;text-align:left;margin-left:7.5pt;margin-top:2.9pt;width:14.4pt;height:10.8pt;z-index:25166438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8UQ7gzACAABhBAAADgAAAAAAAAAAAAAAAAAuAgAAZHJz&#10;L2Uyb0RvYy54bWxQSwECLQAUAAYACAAAACEA08Dm39oAAAAGAQAADwAAAAAAAAAAAAAAAACKBAAA&#10;ZHJzL2Rvd25yZXYueG1sUEsFBgAAAAAEAAQA8wAAAJEFAAAAAA==&#10;"/>
              </w:pict>
            </w:r>
          </w:p>
        </w:tc>
        <w:tc>
          <w:tcPr>
            <w:tcW w:w="7902" w:type="dxa"/>
          </w:tcPr>
          <w:p w:rsidR="002337EA" w:rsidRDefault="002337EA" w:rsidP="002337EA">
            <w:pPr>
              <w:pStyle w:val="BWSBodyText"/>
            </w:pPr>
            <w:r>
              <w:t xml:space="preserve">Turn </w:t>
            </w:r>
            <w:r w:rsidR="00733A35">
              <w:t xml:space="preserve">Blink </w:t>
            </w:r>
            <w:r>
              <w:t xml:space="preserve">on </w:t>
            </w:r>
            <w:r w:rsidR="00733A35">
              <w:t>Location</w:t>
            </w:r>
            <w:r>
              <w:t xml:space="preserve"> LED </w:t>
            </w:r>
            <w:r w:rsidR="00733A35">
              <w:t xml:space="preserve">for </w:t>
            </w:r>
            <w:r>
              <w:t xml:space="preserve"> defective card</w:t>
            </w:r>
          </w:p>
          <w:p w:rsidR="007C0257" w:rsidRDefault="007C0257" w:rsidP="00E508BC">
            <w:pPr>
              <w:pStyle w:val="command"/>
            </w:pPr>
          </w:p>
          <w:p w:rsidR="002337EA" w:rsidRDefault="00733A35" w:rsidP="00733A35">
            <w:pPr>
              <w:pStyle w:val="BWSBodyText"/>
            </w:pPr>
            <w:r>
              <w:t xml:space="preserve">Under </w:t>
            </w:r>
            <w:r>
              <w:rPr>
                <w:rFonts w:ascii="Courier New" w:eastAsia="Times New Roman" w:hAnsi="Courier New" w:cs="Courier New"/>
                <w:b/>
                <w:bCs w:val="0"/>
                <w:color w:val="0070C0"/>
                <w:szCs w:val="18"/>
                <w:lang w:eastAsia="en-GB"/>
              </w:rPr>
              <w:t>M</w:t>
            </w:r>
            <w:r w:rsidRPr="00733A35">
              <w:rPr>
                <w:rFonts w:ascii="Courier New" w:eastAsia="Times New Roman" w:hAnsi="Courier New" w:cs="Courier New"/>
                <w:b/>
                <w:bCs w:val="0"/>
                <w:color w:val="0070C0"/>
                <w:szCs w:val="18"/>
                <w:lang w:eastAsia="en-GB"/>
              </w:rPr>
              <w:t>onitors</w:t>
            </w:r>
            <w:r w:rsidR="00361B22">
              <w:rPr>
                <w:rFonts w:ascii="Courier New" w:eastAsia="Times New Roman" w:hAnsi="Courier New" w:cs="Courier New"/>
                <w:b/>
                <w:bCs w:val="0"/>
                <w:color w:val="0070C0"/>
                <w:szCs w:val="18"/>
                <w:lang w:eastAsia="en-GB"/>
              </w:rPr>
              <w:t xml:space="preserve"> </w:t>
            </w:r>
            <w:r w:rsidRPr="00733A35">
              <w:rPr>
                <w:rFonts w:ascii="Courier New" w:eastAsia="Times New Roman" w:hAnsi="Courier New" w:cs="Courier New"/>
                <w:b/>
                <w:bCs w:val="0"/>
                <w:color w:val="0070C0"/>
                <w:szCs w:val="18"/>
                <w:lang w:eastAsia="en-GB"/>
              </w:rPr>
              <w:t>/</w:t>
            </w:r>
            <w:r w:rsidR="00361B22">
              <w:rPr>
                <w:rFonts w:ascii="Courier New" w:eastAsia="Times New Roman" w:hAnsi="Courier New" w:cs="Courier New"/>
                <w:b/>
                <w:bCs w:val="0"/>
                <w:color w:val="0070C0"/>
                <w:szCs w:val="18"/>
                <w:lang w:eastAsia="en-GB"/>
              </w:rPr>
              <w:t xml:space="preserve"> </w:t>
            </w:r>
            <w:r w:rsidRPr="00733A35">
              <w:rPr>
                <w:rFonts w:ascii="Courier New" w:eastAsia="Times New Roman" w:hAnsi="Courier New" w:cs="Courier New"/>
                <w:b/>
                <w:bCs w:val="0"/>
                <w:color w:val="0070C0"/>
                <w:szCs w:val="18"/>
                <w:lang w:eastAsia="en-GB"/>
              </w:rPr>
              <w:t>LED’s</w:t>
            </w:r>
          </w:p>
          <w:p w:rsidR="00733A35" w:rsidRDefault="00733A35" w:rsidP="00733A35">
            <w:pPr>
              <w:pStyle w:val="BWSBodyText"/>
            </w:pPr>
            <w:r>
              <w:t>Located bay</w:t>
            </w:r>
            <w:r w:rsidR="00F20C15">
              <w:t xml:space="preserve"> </w:t>
            </w:r>
            <w:r w:rsidR="00A117BD">
              <w:t>number</w:t>
            </w:r>
            <w:r>
              <w:t xml:space="preserve"> for defective card and click on Blink Location button</w:t>
            </w:r>
          </w:p>
          <w:p w:rsidR="00733A35" w:rsidRDefault="00733A35" w:rsidP="00E508BC">
            <w:pPr>
              <w:pStyle w:val="command"/>
            </w:pPr>
          </w:p>
          <w:p w:rsidR="00733A35" w:rsidRDefault="00733A35" w:rsidP="00E508BC">
            <w:pPr>
              <w:pStyle w:val="command"/>
            </w:pPr>
            <w:r w:rsidRPr="00733A35">
              <w:rPr>
                <w:rFonts w:eastAsiaTheme="majorEastAsia"/>
              </w:rPr>
              <w:t>The location LED will go from</w:t>
            </w:r>
            <w:r>
              <w:t xml:space="preserve"> “Off” </w:t>
            </w:r>
            <w:r w:rsidRPr="00733A35">
              <w:rPr>
                <w:rFonts w:eastAsiaTheme="majorEastAsia"/>
              </w:rPr>
              <w:t>to</w:t>
            </w:r>
            <w:r>
              <w:t xml:space="preserve"> </w:t>
            </w:r>
            <w:r w:rsidRPr="00733A35">
              <w:rPr>
                <w:color w:val="0070C0"/>
              </w:rPr>
              <w:t>“Blue blinking</w:t>
            </w:r>
            <w:r>
              <w:rPr>
                <w:color w:val="0070C0"/>
              </w:rPr>
              <w:t>”</w:t>
            </w:r>
            <w:r>
              <w:t xml:space="preserve"> </w:t>
            </w:r>
          </w:p>
          <w:p w:rsidR="00733A35" w:rsidRDefault="00733A35" w:rsidP="00E508BC">
            <w:pPr>
              <w:pStyle w:val="command"/>
            </w:pPr>
          </w:p>
          <w:p w:rsidR="007C0257" w:rsidRPr="00D93965" w:rsidRDefault="00D93965" w:rsidP="00E508BC">
            <w:pPr>
              <w:pStyle w:val="command"/>
              <w:rPr>
                <w:rFonts w:eastAsiaTheme="majorEastAsia"/>
              </w:rPr>
            </w:pPr>
            <w:r w:rsidRPr="00D93965">
              <w:rPr>
                <w:rFonts w:eastAsiaTheme="majorEastAsia"/>
              </w:rPr>
              <w:t>Note</w:t>
            </w:r>
            <w:r>
              <w:rPr>
                <w:rFonts w:eastAsiaTheme="majorEastAsia"/>
              </w:rPr>
              <w:t>: D</w:t>
            </w:r>
            <w:r w:rsidRPr="00D93965">
              <w:rPr>
                <w:rFonts w:eastAsiaTheme="majorEastAsia"/>
              </w:rPr>
              <w:t xml:space="preserve">epending </w:t>
            </w:r>
            <w:r>
              <w:rPr>
                <w:rFonts w:eastAsiaTheme="majorEastAsia"/>
              </w:rPr>
              <w:t>on the issue</w:t>
            </w:r>
            <w:r w:rsidRPr="00D93965">
              <w:rPr>
                <w:rFonts w:eastAsiaTheme="majorEastAsia"/>
              </w:rPr>
              <w:t xml:space="preserve"> with th</w:t>
            </w:r>
            <w:r>
              <w:rPr>
                <w:rFonts w:eastAsiaTheme="majorEastAsia"/>
              </w:rPr>
              <w:t>e</w:t>
            </w:r>
            <w:r w:rsidRPr="00D93965">
              <w:rPr>
                <w:rFonts w:eastAsiaTheme="majorEastAsia"/>
              </w:rPr>
              <w:t xml:space="preserve"> defective blade</w:t>
            </w:r>
            <w:r>
              <w:rPr>
                <w:rFonts w:eastAsiaTheme="majorEastAsia"/>
              </w:rPr>
              <w:t>, this</w:t>
            </w:r>
            <w:r w:rsidRPr="00D93965">
              <w:rPr>
                <w:rFonts w:eastAsiaTheme="majorEastAsia"/>
              </w:rPr>
              <w:t xml:space="preserve"> may not function</w:t>
            </w:r>
          </w:p>
          <w:p w:rsidR="00D93965" w:rsidRPr="003D536D" w:rsidRDefault="00D93965" w:rsidP="00676AC8">
            <w:pPr>
              <w:pStyle w:val="BodyText"/>
              <w:spacing w:after="20" w:line="240" w:lineRule="auto"/>
            </w:pPr>
          </w:p>
        </w:tc>
      </w:tr>
    </w:tbl>
    <w:p w:rsidR="00733A35" w:rsidRDefault="00733A35" w:rsidP="002337EA">
      <w:pPr>
        <w:pStyle w:val="BodyText"/>
        <w:rPr>
          <w:lang w:val="en-GB"/>
        </w:rPr>
      </w:pPr>
    </w:p>
    <w:p w:rsidR="00361B22" w:rsidRPr="00361B22" w:rsidRDefault="00361B22" w:rsidP="00361B22">
      <w:pPr>
        <w:pStyle w:val="Heading2"/>
        <w:tabs>
          <w:tab w:val="clear" w:pos="1080"/>
          <w:tab w:val="left" w:pos="810"/>
        </w:tabs>
        <w:rPr>
          <w:b w:val="0"/>
          <w:lang w:val="en-GB"/>
        </w:rPr>
      </w:pPr>
      <w:bookmarkStart w:id="61" w:name="_Toc319304046"/>
      <w:r w:rsidRPr="00361B22">
        <w:rPr>
          <w:b w:val="0"/>
          <w:lang w:val="en-GB"/>
        </w:rPr>
        <w:t>Power off defective blade via AMM</w:t>
      </w:r>
      <w:bookmarkEnd w:id="61"/>
    </w:p>
    <w:p w:rsidR="00361B22" w:rsidRDefault="00361B22" w:rsidP="00361B22">
      <w:pPr>
        <w:pStyle w:val="BodyText"/>
        <w:spacing w:after="20" w:line="240" w:lineRule="auto"/>
        <w:rPr>
          <w:rFonts w:ascii="Courier New" w:hAnsi="Courier New" w:cs="Courier New"/>
          <w:sz w:val="18"/>
          <w:szCs w:val="18"/>
          <w:lang w:eastAsia="en-GB" w:bidi="ar-SA"/>
        </w:rPr>
      </w:pPr>
    </w:p>
    <w:tbl>
      <w:tblPr>
        <w:tblStyle w:val="TableGrid"/>
        <w:tblW w:w="8730" w:type="dxa"/>
        <w:tblInd w:w="18" w:type="dxa"/>
        <w:tblLayout w:type="fixed"/>
        <w:tblLook w:val="04A0"/>
      </w:tblPr>
      <w:tblGrid>
        <w:gridCol w:w="828"/>
        <w:gridCol w:w="7902"/>
      </w:tblGrid>
      <w:tr w:rsidR="00361B22" w:rsidTr="0077706A">
        <w:tc>
          <w:tcPr>
            <w:tcW w:w="828" w:type="dxa"/>
          </w:tcPr>
          <w:p w:rsidR="00361B22" w:rsidRPr="00B76118" w:rsidRDefault="00361B22" w:rsidP="00361B22">
            <w:pPr>
              <w:pStyle w:val="BWSBodyText"/>
              <w:ind w:left="-108"/>
              <w:rPr>
                <w:noProof/>
              </w:rPr>
            </w:pPr>
          </w:p>
        </w:tc>
        <w:tc>
          <w:tcPr>
            <w:tcW w:w="7902" w:type="dxa"/>
          </w:tcPr>
          <w:p w:rsidR="00361B22" w:rsidRDefault="00361B22" w:rsidP="00361B22">
            <w:pPr>
              <w:pStyle w:val="BWSBodyText"/>
              <w:spacing w:after="120"/>
              <w:jc w:val="left"/>
            </w:pPr>
            <w:r w:rsidRPr="00301B21">
              <w:t xml:space="preserve"> </w:t>
            </w:r>
          </w:p>
        </w:tc>
      </w:tr>
      <w:tr w:rsidR="00361B22" w:rsidRPr="00256EB2" w:rsidTr="0077706A">
        <w:tc>
          <w:tcPr>
            <w:tcW w:w="828" w:type="dxa"/>
          </w:tcPr>
          <w:p w:rsidR="00361B22" w:rsidRPr="00EC2D3A" w:rsidRDefault="00CB1FC1" w:rsidP="00361B22">
            <w:pPr>
              <w:pStyle w:val="BWSBodyText"/>
              <w:ind w:left="-108"/>
            </w:pPr>
            <w:r>
              <w:rPr>
                <w:noProof/>
              </w:rPr>
              <w:pict>
                <v:roundrect id="_x0000_s1122" style="position:absolute;left:0;text-align:left;margin-left:7.5pt;margin-top:2.9pt;width:14.4pt;height:10.8pt;z-index:25172224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"/>
              </w:pict>
            </w:r>
          </w:p>
        </w:tc>
        <w:tc>
          <w:tcPr>
            <w:tcW w:w="7902" w:type="dxa"/>
          </w:tcPr>
          <w:p w:rsidR="00361B22" w:rsidRPr="00256EB2" w:rsidRDefault="00361B22" w:rsidP="00361B22">
            <w:pPr>
              <w:pStyle w:val="BWSBodyText"/>
            </w:pPr>
            <w:r>
              <w:t xml:space="preserve">Login to AMM </w:t>
            </w:r>
          </w:p>
        </w:tc>
      </w:tr>
      <w:tr w:rsidR="00361B22" w:rsidRPr="003D536D" w:rsidTr="0077706A">
        <w:tc>
          <w:tcPr>
            <w:tcW w:w="828" w:type="dxa"/>
          </w:tcPr>
          <w:p w:rsidR="00361B22" w:rsidRPr="00EC2D3A" w:rsidRDefault="00CB1FC1" w:rsidP="00361B22">
            <w:pPr>
              <w:pStyle w:val="BWSBodyText"/>
            </w:pPr>
            <w:r>
              <w:rPr>
                <w:noProof/>
              </w:rPr>
              <w:pict>
                <v:roundrect id="_x0000_s1121" style="position:absolute;left:0;text-align:left;margin-left:7.5pt;margin-top:2.9pt;width:14.4pt;height:10.8pt;z-index:25172326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"/>
              </w:pict>
            </w:r>
          </w:p>
        </w:tc>
        <w:tc>
          <w:tcPr>
            <w:tcW w:w="7902" w:type="dxa"/>
          </w:tcPr>
          <w:p w:rsidR="00361B22" w:rsidRDefault="00361B22" w:rsidP="00361B22">
            <w:pPr>
              <w:pStyle w:val="BWSBodyText"/>
            </w:pPr>
            <w:r>
              <w:t xml:space="preserve">Power off defective </w:t>
            </w:r>
            <w:r w:rsidR="0099065F">
              <w:t>blade</w:t>
            </w:r>
            <w:r w:rsidR="005045F3">
              <w:t>:</w:t>
            </w:r>
          </w:p>
          <w:p w:rsidR="00361B22" w:rsidRDefault="00361B22" w:rsidP="00E508BC">
            <w:pPr>
              <w:pStyle w:val="command"/>
            </w:pPr>
          </w:p>
          <w:p w:rsidR="00361B22" w:rsidRDefault="00361B22" w:rsidP="00361B22">
            <w:pPr>
              <w:pStyle w:val="BWSBodyText"/>
            </w:pPr>
            <w:r>
              <w:t xml:space="preserve">Under </w:t>
            </w:r>
            <w:r w:rsidR="00840859">
              <w:t xml:space="preserve"> </w:t>
            </w:r>
            <w:r>
              <w:rPr>
                <w:rFonts w:ascii="Courier New" w:eastAsia="Times New Roman" w:hAnsi="Courier New" w:cs="Courier New"/>
                <w:b/>
                <w:bCs w:val="0"/>
                <w:color w:val="0070C0"/>
                <w:szCs w:val="18"/>
                <w:lang w:eastAsia="en-GB"/>
              </w:rPr>
              <w:t xml:space="preserve">Blade Tasks </w:t>
            </w:r>
            <w:r w:rsidRPr="00733A35">
              <w:rPr>
                <w:rFonts w:ascii="Courier New" w:eastAsia="Times New Roman" w:hAnsi="Courier New" w:cs="Courier New"/>
                <w:b/>
                <w:bCs w:val="0"/>
                <w:color w:val="0070C0"/>
                <w:szCs w:val="18"/>
                <w:lang w:eastAsia="en-GB"/>
              </w:rPr>
              <w:t>/</w:t>
            </w:r>
            <w:r>
              <w:rPr>
                <w:rFonts w:ascii="Courier New" w:eastAsia="Times New Roman" w:hAnsi="Courier New" w:cs="Courier New"/>
                <w:b/>
                <w:bCs w:val="0"/>
                <w:color w:val="0070C0"/>
                <w:szCs w:val="18"/>
                <w:lang w:eastAsia="en-GB"/>
              </w:rPr>
              <w:t xml:space="preserve"> Power/Restart</w:t>
            </w:r>
          </w:p>
          <w:p w:rsidR="00361B22" w:rsidRDefault="00361B22" w:rsidP="00361B22">
            <w:pPr>
              <w:pStyle w:val="BWSBodyText"/>
            </w:pPr>
            <w:r>
              <w:t xml:space="preserve">Located bay </w:t>
            </w:r>
            <w:r w:rsidR="005045F3">
              <w:t xml:space="preserve"># </w:t>
            </w:r>
            <w:r>
              <w:t xml:space="preserve">for defective </w:t>
            </w:r>
            <w:r w:rsidR="0099065F">
              <w:t>blade</w:t>
            </w:r>
            <w:r>
              <w:t xml:space="preserve"> and check </w:t>
            </w:r>
            <w:r w:rsidR="00840859">
              <w:t xml:space="preserve">the </w:t>
            </w:r>
            <w:r>
              <w:t>box for this blade</w:t>
            </w:r>
          </w:p>
          <w:p w:rsidR="00361B22" w:rsidRDefault="00361B22" w:rsidP="00361B22">
            <w:pPr>
              <w:pStyle w:val="BWSBodyText"/>
            </w:pPr>
            <w:r>
              <w:t>Under Available actions use pull down to select “</w:t>
            </w:r>
            <w:r w:rsidRPr="005045F3">
              <w:rPr>
                <w:rFonts w:ascii="Courier New" w:eastAsia="Times New Roman" w:hAnsi="Courier New" w:cs="Courier New"/>
                <w:b/>
                <w:bCs w:val="0"/>
                <w:color w:val="0070C0"/>
                <w:szCs w:val="18"/>
                <w:lang w:eastAsia="en-GB"/>
              </w:rPr>
              <w:t>Power Off Blade</w:t>
            </w:r>
            <w:r>
              <w:t>”</w:t>
            </w:r>
          </w:p>
          <w:p w:rsidR="00361B22" w:rsidRDefault="00840859" w:rsidP="00361B22">
            <w:pPr>
              <w:pStyle w:val="BWSBodyText"/>
            </w:pPr>
            <w:r>
              <w:t>Click on “</w:t>
            </w:r>
            <w:r w:rsidRPr="005045F3">
              <w:rPr>
                <w:rFonts w:ascii="Courier New" w:eastAsia="Times New Roman" w:hAnsi="Courier New" w:cs="Courier New"/>
                <w:b/>
                <w:bCs w:val="0"/>
                <w:color w:val="0070C0"/>
                <w:szCs w:val="18"/>
                <w:lang w:eastAsia="en-GB"/>
              </w:rPr>
              <w:t>Perform action</w:t>
            </w:r>
            <w:r>
              <w:t>” button</w:t>
            </w:r>
          </w:p>
          <w:p w:rsidR="00361B22" w:rsidRDefault="00361B22" w:rsidP="00E508BC">
            <w:pPr>
              <w:pStyle w:val="command"/>
            </w:pPr>
          </w:p>
          <w:p w:rsidR="005045F3" w:rsidRDefault="005045F3" w:rsidP="00E508BC">
            <w:pPr>
              <w:pStyle w:val="command"/>
            </w:pPr>
          </w:p>
          <w:p w:rsidR="005045F3" w:rsidRDefault="005045F3" w:rsidP="00E508BC">
            <w:pPr>
              <w:pStyle w:val="command"/>
            </w:pPr>
          </w:p>
          <w:p w:rsidR="005045F3" w:rsidRDefault="005045F3" w:rsidP="005045F3">
            <w:pPr>
              <w:pStyle w:val="BWSBodyText"/>
            </w:pPr>
            <w:r>
              <w:t>Verify Power state of defective blade:</w:t>
            </w:r>
          </w:p>
          <w:p w:rsidR="005045F3" w:rsidRDefault="005045F3" w:rsidP="005045F3">
            <w:pPr>
              <w:pStyle w:val="BWSBodyText"/>
            </w:pPr>
          </w:p>
          <w:p w:rsidR="005045F3" w:rsidRDefault="005045F3" w:rsidP="005045F3">
            <w:pPr>
              <w:pStyle w:val="BWSBodyText"/>
              <w:rPr>
                <w:rFonts w:ascii="Courier New" w:eastAsia="Times New Roman" w:hAnsi="Courier New" w:cs="Courier New"/>
                <w:b/>
                <w:bCs w:val="0"/>
                <w:color w:val="0070C0"/>
                <w:szCs w:val="18"/>
                <w:lang w:eastAsia="en-GB"/>
              </w:rPr>
            </w:pPr>
            <w:r>
              <w:t xml:space="preserve">Under  </w:t>
            </w:r>
            <w:r>
              <w:rPr>
                <w:rFonts w:ascii="Courier New" w:eastAsia="Times New Roman" w:hAnsi="Courier New" w:cs="Courier New"/>
                <w:b/>
                <w:bCs w:val="0"/>
                <w:color w:val="0070C0"/>
                <w:szCs w:val="18"/>
                <w:lang w:eastAsia="en-GB"/>
              </w:rPr>
              <w:t xml:space="preserve">Monitors </w:t>
            </w:r>
            <w:r w:rsidRPr="00733A35">
              <w:rPr>
                <w:rFonts w:ascii="Courier New" w:eastAsia="Times New Roman" w:hAnsi="Courier New" w:cs="Courier New"/>
                <w:b/>
                <w:bCs w:val="0"/>
                <w:color w:val="0070C0"/>
                <w:szCs w:val="18"/>
                <w:lang w:eastAsia="en-GB"/>
              </w:rPr>
              <w:t>/</w:t>
            </w:r>
            <w:r>
              <w:rPr>
                <w:rFonts w:ascii="Courier New" w:eastAsia="Times New Roman" w:hAnsi="Courier New" w:cs="Courier New"/>
                <w:b/>
                <w:bCs w:val="0"/>
                <w:color w:val="0070C0"/>
                <w:szCs w:val="18"/>
                <w:lang w:eastAsia="en-GB"/>
              </w:rPr>
              <w:t xml:space="preserve"> System Status</w:t>
            </w:r>
          </w:p>
          <w:p w:rsidR="005045F3" w:rsidRDefault="005045F3" w:rsidP="005045F3">
            <w:pPr>
              <w:pStyle w:val="BWSBodyText"/>
            </w:pPr>
            <w:r>
              <w:t>Verify that the defective blade  show “</w:t>
            </w:r>
            <w:r w:rsidRPr="005045F3">
              <w:rPr>
                <w:rFonts w:ascii="Courier New" w:eastAsia="Times New Roman" w:hAnsi="Courier New" w:cs="Courier New"/>
                <w:b/>
                <w:bCs w:val="0"/>
                <w:color w:val="0070C0"/>
                <w:szCs w:val="18"/>
                <w:lang w:eastAsia="en-GB"/>
              </w:rPr>
              <w:t>Off</w:t>
            </w:r>
            <w:r>
              <w:t xml:space="preserve">”  under the </w:t>
            </w:r>
            <w:proofErr w:type="spellStart"/>
            <w:r>
              <w:t>Pwr</w:t>
            </w:r>
            <w:proofErr w:type="spellEnd"/>
            <w:r>
              <w:t xml:space="preserve"> column</w:t>
            </w:r>
          </w:p>
          <w:p w:rsidR="005045F3" w:rsidRDefault="005045F3" w:rsidP="005045F3">
            <w:pPr>
              <w:pStyle w:val="BWSBodyText"/>
            </w:pPr>
          </w:p>
          <w:p w:rsidR="00361B22" w:rsidRDefault="00361B22" w:rsidP="00361B22">
            <w:pPr>
              <w:pStyle w:val="BodyText"/>
              <w:spacing w:after="20" w:line="240" w:lineRule="auto"/>
              <w:rPr>
                <w:rFonts w:ascii="Courier New" w:hAnsi="Courier New" w:cs="Courier New"/>
                <w:b/>
                <w:color w:val="0070C0"/>
                <w:sz w:val="18"/>
                <w:szCs w:val="18"/>
                <w:lang w:eastAsia="en-GB" w:bidi="ar-SA"/>
              </w:rPr>
            </w:pPr>
          </w:p>
          <w:p w:rsidR="00361B22" w:rsidRPr="003D536D" w:rsidRDefault="00361B22" w:rsidP="00361B22">
            <w:pPr>
              <w:pStyle w:val="BodyText"/>
              <w:spacing w:after="20" w:line="240" w:lineRule="auto"/>
            </w:pPr>
            <w:r w:rsidRPr="003D536D">
              <w:t xml:space="preserve"> </w:t>
            </w:r>
          </w:p>
        </w:tc>
      </w:tr>
    </w:tbl>
    <w:p w:rsidR="00733A35" w:rsidRDefault="00733A35" w:rsidP="002337EA">
      <w:pPr>
        <w:pStyle w:val="BodyText"/>
        <w:rPr>
          <w:lang w:val="en-GB"/>
        </w:rPr>
      </w:pPr>
    </w:p>
    <w:p w:rsidR="002337EA" w:rsidRPr="00753176" w:rsidRDefault="002337EA" w:rsidP="00361B22">
      <w:pPr>
        <w:pStyle w:val="Heading2"/>
        <w:tabs>
          <w:tab w:val="clear" w:pos="1080"/>
          <w:tab w:val="num" w:pos="810"/>
        </w:tabs>
        <w:rPr>
          <w:b w:val="0"/>
          <w:lang w:val="en-GB"/>
        </w:rPr>
      </w:pPr>
      <w:bookmarkStart w:id="62" w:name="_Toc319304047"/>
      <w:r w:rsidRPr="00753176">
        <w:rPr>
          <w:b w:val="0"/>
          <w:lang w:val="en-GB"/>
        </w:rPr>
        <w:lastRenderedPageBreak/>
        <w:t xml:space="preserve">Check switch </w:t>
      </w:r>
      <w:r w:rsidR="004B56F2" w:rsidRPr="00753176">
        <w:rPr>
          <w:b w:val="0"/>
          <w:lang w:val="en-GB"/>
        </w:rPr>
        <w:t xml:space="preserve">ports </w:t>
      </w:r>
      <w:r w:rsidRPr="00753176">
        <w:rPr>
          <w:b w:val="0"/>
          <w:lang w:val="en-GB"/>
        </w:rPr>
        <w:t xml:space="preserve">for new </w:t>
      </w:r>
      <w:r w:rsidR="004664A7" w:rsidRPr="00753176">
        <w:rPr>
          <w:b w:val="0"/>
          <w:lang w:val="en-GB"/>
        </w:rPr>
        <w:t>blade</w:t>
      </w:r>
      <w:bookmarkEnd w:id="62"/>
    </w:p>
    <w:p w:rsidR="002337EA" w:rsidRDefault="002337EA" w:rsidP="002337EA">
      <w:pPr>
        <w:pStyle w:val="BodyText"/>
        <w:spacing w:after="20" w:line="240" w:lineRule="auto"/>
        <w:rPr>
          <w:rFonts w:ascii="Courier New" w:hAnsi="Courier New" w:cs="Courier New"/>
          <w:sz w:val="18"/>
          <w:szCs w:val="18"/>
          <w:lang w:eastAsia="en-GB" w:bidi="ar-SA"/>
        </w:rPr>
      </w:pPr>
    </w:p>
    <w:tbl>
      <w:tblPr>
        <w:tblStyle w:val="TableGrid"/>
        <w:tblW w:w="8730" w:type="dxa"/>
        <w:tblInd w:w="18" w:type="dxa"/>
        <w:tblLayout w:type="fixed"/>
        <w:tblLook w:val="04A0"/>
      </w:tblPr>
      <w:tblGrid>
        <w:gridCol w:w="828"/>
        <w:gridCol w:w="7902"/>
      </w:tblGrid>
      <w:tr w:rsidR="002337EA" w:rsidRPr="00256EB2" w:rsidTr="0077706A">
        <w:tc>
          <w:tcPr>
            <w:tcW w:w="828" w:type="dxa"/>
          </w:tcPr>
          <w:p w:rsidR="002337EA" w:rsidRPr="00EC2D3A" w:rsidRDefault="00CB1FC1" w:rsidP="002337EA">
            <w:pPr>
              <w:pStyle w:val="BWSBodyText"/>
            </w:pPr>
            <w:r>
              <w:rPr>
                <w:noProof/>
              </w:rPr>
              <w:pict>
                <v:roundrect id="_x0000_s1120" style="position:absolute;left:0;text-align:left;margin-left:7.5pt;margin-top:2.9pt;width:14.4pt;height:10.8pt;z-index:2516766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"/>
              </w:pict>
            </w:r>
          </w:p>
        </w:tc>
        <w:tc>
          <w:tcPr>
            <w:tcW w:w="7902" w:type="dxa"/>
          </w:tcPr>
          <w:p w:rsidR="002337EA" w:rsidRPr="00256EB2" w:rsidRDefault="002337EA" w:rsidP="002337EA">
            <w:pPr>
              <w:pStyle w:val="BWSBodyText"/>
            </w:pPr>
            <w:r>
              <w:t xml:space="preserve">Login to </w:t>
            </w:r>
            <w:r w:rsidR="00DC40B9">
              <w:t xml:space="preserve">BNT </w:t>
            </w:r>
            <w:r>
              <w:t>switch</w:t>
            </w:r>
            <w:r w:rsidR="00DC40B9">
              <w:t xml:space="preserve">es </w:t>
            </w:r>
            <w:r>
              <w:t xml:space="preserve"> as admin</w:t>
            </w:r>
          </w:p>
        </w:tc>
      </w:tr>
      <w:tr w:rsidR="002337EA" w:rsidRPr="003D536D" w:rsidTr="0077706A">
        <w:tc>
          <w:tcPr>
            <w:tcW w:w="828" w:type="dxa"/>
          </w:tcPr>
          <w:p w:rsidR="002337EA" w:rsidRPr="00EC2D3A" w:rsidRDefault="00CB1FC1" w:rsidP="002337EA">
            <w:pPr>
              <w:pStyle w:val="BWSBodyText"/>
            </w:pPr>
            <w:r>
              <w:rPr>
                <w:noProof/>
              </w:rPr>
              <w:pict>
                <v:roundrect id="_x0000_s1119" style="position:absolute;left:0;text-align:left;margin-left:7.5pt;margin-top:2.9pt;width:14.4pt;height:10.8pt;z-index:25167769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9KZotDACAABhBAAADgAAAAAAAAAAAAAAAAAuAgAAZHJz&#10;L2Uyb0RvYy54bWxQSwECLQAUAAYACAAAACEA08Dm39oAAAAGAQAADwAAAAAAAAAAAAAAAACKBAAA&#10;ZHJzL2Rvd25yZXYueG1sUEsFBgAAAAAEAAQA8wAAAJEFAAAAAA==&#10;"/>
              </w:pict>
            </w:r>
          </w:p>
        </w:tc>
        <w:tc>
          <w:tcPr>
            <w:tcW w:w="7902" w:type="dxa"/>
          </w:tcPr>
          <w:p w:rsidR="002337EA" w:rsidRDefault="002337EA" w:rsidP="00CC6754">
            <w:pPr>
              <w:pStyle w:val="BWSBodyText"/>
              <w:jc w:val="left"/>
            </w:pPr>
            <w:r>
              <w:t>Check</w:t>
            </w:r>
            <w:r w:rsidR="00DC40B9">
              <w:t xml:space="preserve"> </w:t>
            </w:r>
            <w:r w:rsidR="00CC6754">
              <w:t xml:space="preserve">on </w:t>
            </w:r>
            <w:proofErr w:type="gramStart"/>
            <w:r w:rsidR="00DC40B9">
              <w:t xml:space="preserve">all </w:t>
            </w:r>
            <w:r>
              <w:t xml:space="preserve"> </w:t>
            </w:r>
            <w:r w:rsidR="00D93965">
              <w:t>BNT</w:t>
            </w:r>
            <w:proofErr w:type="gramEnd"/>
            <w:r w:rsidR="00D93965">
              <w:t xml:space="preserve"> </w:t>
            </w:r>
            <w:r w:rsidR="00CC6754">
              <w:t>switches</w:t>
            </w:r>
            <w:r w:rsidR="00DC40B9">
              <w:t xml:space="preserve">  that  INT</w:t>
            </w:r>
            <w:r>
              <w:t xml:space="preserve"> ports </w:t>
            </w:r>
            <w:r w:rsidR="00D93965">
              <w:t xml:space="preserve">are </w:t>
            </w:r>
            <w:r>
              <w:t xml:space="preserve">configure for new card </w:t>
            </w:r>
            <w:r w:rsidR="00D93965">
              <w:t xml:space="preserve">. The INT port for the new blade need to be part of the correct </w:t>
            </w:r>
            <w:proofErr w:type="spellStart"/>
            <w:proofErr w:type="gramStart"/>
            <w:r w:rsidR="00D93965">
              <w:t>vlan</w:t>
            </w:r>
            <w:proofErr w:type="spellEnd"/>
            <w:r w:rsidR="00D93965">
              <w:t xml:space="preserve"> </w:t>
            </w:r>
            <w:r w:rsidR="00DC40B9">
              <w:t xml:space="preserve"> etc</w:t>
            </w:r>
            <w:proofErr w:type="gramEnd"/>
            <w:r w:rsidR="00DC40B9">
              <w:t>..</w:t>
            </w:r>
            <w:r w:rsidR="00CC6754">
              <w:t xml:space="preserve"> (configure as required )</w:t>
            </w:r>
          </w:p>
          <w:p w:rsidR="002337EA" w:rsidRDefault="002337EA" w:rsidP="00E508BC">
            <w:pPr>
              <w:pStyle w:val="command"/>
            </w:pPr>
          </w:p>
          <w:p w:rsidR="00CC6754" w:rsidRDefault="00CC6754" w:rsidP="00CC6754">
            <w:pPr>
              <w:pStyle w:val="BWSBodyText"/>
            </w:pPr>
            <w:r>
              <w:t xml:space="preserve">Check switch configuration on all 4 BNT’s by displaying </w:t>
            </w:r>
            <w:proofErr w:type="spellStart"/>
            <w:r>
              <w:t>vlan</w:t>
            </w:r>
            <w:proofErr w:type="spellEnd"/>
            <w:r>
              <w:t xml:space="preserve"> information:</w:t>
            </w:r>
          </w:p>
          <w:p w:rsidR="002337EA" w:rsidRDefault="002337EA" w:rsidP="00E508BC">
            <w:pPr>
              <w:pStyle w:val="command"/>
            </w:pPr>
          </w:p>
          <w:p w:rsidR="002337EA" w:rsidRPr="00222022" w:rsidRDefault="002337EA" w:rsidP="002337EA">
            <w:pPr>
              <w:pStyle w:val="BodyText"/>
              <w:spacing w:after="20" w:line="240" w:lineRule="auto"/>
              <w:rPr>
                <w:rFonts w:ascii="Courier New" w:hAnsi="Courier New" w:cs="Courier New"/>
                <w:b/>
                <w:sz w:val="18"/>
                <w:szCs w:val="18"/>
                <w:lang w:eastAsia="en-GB" w:bidi="ar-SA"/>
              </w:rPr>
            </w:pPr>
            <w:r w:rsidRPr="00222022">
              <w:rPr>
                <w:rFonts w:ascii="Courier New" w:hAnsi="Courier New" w:cs="Courier New"/>
                <w:b/>
                <w:color w:val="0070C0"/>
                <w:sz w:val="18"/>
                <w:szCs w:val="18"/>
                <w:lang w:eastAsia="en-GB" w:bidi="ar-SA"/>
              </w:rPr>
              <w:t>Router &gt;</w:t>
            </w:r>
            <w:r w:rsidRPr="00222022">
              <w:rPr>
                <w:rFonts w:ascii="Courier New" w:hAnsi="Courier New" w:cs="Courier New"/>
                <w:b/>
                <w:sz w:val="18"/>
                <w:szCs w:val="18"/>
                <w:lang w:eastAsia="en-GB" w:bidi="ar-SA"/>
              </w:rPr>
              <w:t>enable</w:t>
            </w:r>
          </w:p>
          <w:p w:rsidR="002337EA" w:rsidRDefault="002337EA" w:rsidP="002337EA">
            <w:pPr>
              <w:pStyle w:val="BodyText"/>
              <w:spacing w:after="20" w:line="240" w:lineRule="auto"/>
              <w:rPr>
                <w:rFonts w:ascii="Courier New" w:hAnsi="Courier New" w:cs="Courier New"/>
                <w:b/>
                <w:color w:val="0070C0"/>
                <w:sz w:val="18"/>
                <w:szCs w:val="18"/>
                <w:lang w:eastAsia="en-GB" w:bidi="ar-SA"/>
              </w:rPr>
            </w:pPr>
            <w:r w:rsidRPr="00222022">
              <w:rPr>
                <w:rFonts w:ascii="Courier New" w:hAnsi="Courier New" w:cs="Courier New"/>
                <w:b/>
                <w:color w:val="0070C0"/>
                <w:sz w:val="18"/>
                <w:szCs w:val="18"/>
                <w:lang w:eastAsia="en-GB" w:bidi="ar-SA"/>
              </w:rPr>
              <w:t>Enable privilege granted.</w:t>
            </w:r>
          </w:p>
          <w:p w:rsidR="00DC40B9" w:rsidRDefault="00DC40B9" w:rsidP="002337EA">
            <w:pPr>
              <w:pStyle w:val="BodyText"/>
              <w:spacing w:after="20" w:line="240" w:lineRule="auto"/>
              <w:rPr>
                <w:rFonts w:ascii="Courier New" w:hAnsi="Courier New" w:cs="Courier New"/>
                <w:b/>
                <w:color w:val="0070C0"/>
                <w:sz w:val="18"/>
                <w:szCs w:val="18"/>
                <w:lang w:eastAsia="en-GB" w:bidi="ar-SA"/>
              </w:rPr>
            </w:pPr>
          </w:p>
          <w:p w:rsidR="00CC6754" w:rsidRPr="004E4AEB" w:rsidRDefault="00CC6754" w:rsidP="00CC6754">
            <w:pPr>
              <w:pStyle w:val="BodyText"/>
              <w:spacing w:after="20" w:line="240" w:lineRule="auto"/>
              <w:rPr>
                <w:rFonts w:ascii="Courier New" w:hAnsi="Courier New" w:cs="Courier New"/>
                <w:b/>
                <w:color w:val="0070C0"/>
                <w:sz w:val="18"/>
                <w:szCs w:val="18"/>
                <w:lang w:eastAsia="en-GB" w:bidi="ar-SA"/>
              </w:rPr>
            </w:pPr>
            <w:r w:rsidRPr="004E4AEB">
              <w:rPr>
                <w:rFonts w:ascii="Courier New" w:hAnsi="Courier New" w:cs="Courier New"/>
                <w:b/>
                <w:color w:val="0070C0"/>
                <w:sz w:val="18"/>
                <w:szCs w:val="18"/>
                <w:lang w:eastAsia="en-GB" w:bidi="ar-SA"/>
              </w:rPr>
              <w:t>Enable privilege granted.</w:t>
            </w:r>
          </w:p>
          <w:p w:rsidR="00CC6754" w:rsidRPr="00374A45" w:rsidRDefault="00CC6754" w:rsidP="00CC6754">
            <w:pPr>
              <w:pStyle w:val="BodyText"/>
              <w:spacing w:after="20" w:line="240" w:lineRule="auto"/>
              <w:rPr>
                <w:rFonts w:ascii="Courier New" w:hAnsi="Courier New" w:cs="Courier New"/>
                <w:b/>
                <w:color w:val="0070C0"/>
                <w:sz w:val="18"/>
                <w:szCs w:val="16"/>
                <w:lang w:eastAsia="en-GB" w:bidi="ar-SA"/>
              </w:rPr>
            </w:pPr>
            <w:r w:rsidRPr="00374A45">
              <w:rPr>
                <w:rFonts w:ascii="Courier New" w:hAnsi="Courier New" w:cs="Courier New"/>
                <w:b/>
                <w:color w:val="0070C0"/>
                <w:sz w:val="18"/>
                <w:szCs w:val="16"/>
                <w:lang w:eastAsia="en-GB" w:bidi="ar-SA"/>
              </w:rPr>
              <w:t>BNT2#</w:t>
            </w:r>
            <w:r w:rsidRPr="00374A45">
              <w:rPr>
                <w:rFonts w:ascii="Courier" w:hAnsi="Courier" w:cs="Courier"/>
                <w:b/>
                <w:bCs/>
                <w:sz w:val="18"/>
                <w:szCs w:val="16"/>
                <w:lang w:val="en-CA" w:eastAsia="en-GB" w:bidi="ar-SA"/>
              </w:rPr>
              <w:t xml:space="preserve">show </w:t>
            </w:r>
            <w:proofErr w:type="spellStart"/>
            <w:r w:rsidRPr="00374A45">
              <w:rPr>
                <w:rFonts w:ascii="Courier" w:hAnsi="Courier" w:cs="Courier"/>
                <w:b/>
                <w:bCs/>
                <w:sz w:val="18"/>
                <w:szCs w:val="16"/>
                <w:lang w:val="en-CA" w:eastAsia="en-GB" w:bidi="ar-SA"/>
              </w:rPr>
              <w:t>vlan</w:t>
            </w:r>
            <w:proofErr w:type="spellEnd"/>
          </w:p>
          <w:p w:rsidR="00CC6754" w:rsidRPr="00374A45" w:rsidRDefault="00CC6754" w:rsidP="00CC6754">
            <w:pPr>
              <w:pStyle w:val="BodyText"/>
              <w:spacing w:after="0" w:line="240" w:lineRule="auto"/>
              <w:rPr>
                <w:rFonts w:ascii="Courier New" w:hAnsi="Courier New" w:cs="Courier New"/>
                <w:b/>
                <w:color w:val="0070C0"/>
                <w:sz w:val="16"/>
                <w:szCs w:val="16"/>
                <w:lang w:eastAsia="en-GB" w:bidi="ar-SA"/>
              </w:rPr>
            </w:pPr>
            <w:r w:rsidRPr="00374A45">
              <w:rPr>
                <w:rFonts w:ascii="Courier New" w:hAnsi="Courier New" w:cs="Courier New"/>
                <w:b/>
                <w:color w:val="0070C0"/>
                <w:sz w:val="16"/>
                <w:szCs w:val="16"/>
                <w:lang w:eastAsia="en-GB" w:bidi="ar-SA"/>
              </w:rPr>
              <w:t>VLAN                Name                Status MGT           Ports</w:t>
            </w:r>
          </w:p>
          <w:p w:rsidR="00CC6754" w:rsidRPr="00374A45" w:rsidRDefault="00CC6754" w:rsidP="00CC6754">
            <w:pPr>
              <w:pStyle w:val="BodyText"/>
              <w:spacing w:after="0" w:line="240" w:lineRule="auto"/>
              <w:rPr>
                <w:rFonts w:ascii="Courier New" w:hAnsi="Courier New" w:cs="Courier New"/>
                <w:b/>
                <w:color w:val="0070C0"/>
                <w:sz w:val="16"/>
                <w:szCs w:val="16"/>
                <w:lang w:eastAsia="en-GB" w:bidi="ar-SA"/>
              </w:rPr>
            </w:pPr>
            <w:r w:rsidRPr="00374A45">
              <w:rPr>
                <w:rFonts w:ascii="Courier New" w:hAnsi="Courier New" w:cs="Courier New"/>
                <w:b/>
                <w:color w:val="0070C0"/>
                <w:sz w:val="16"/>
                <w:szCs w:val="16"/>
                <w:lang w:eastAsia="en-GB" w:bidi="ar-SA"/>
              </w:rPr>
              <w:t>----  --------------------------------  ------ --- -------------------------</w:t>
            </w:r>
          </w:p>
          <w:p w:rsidR="00CC6754" w:rsidRPr="00374A45" w:rsidRDefault="00CC6754" w:rsidP="00CC6754">
            <w:pPr>
              <w:pStyle w:val="BodyText"/>
              <w:spacing w:after="0" w:line="240" w:lineRule="auto"/>
              <w:rPr>
                <w:rFonts w:ascii="Courier New" w:hAnsi="Courier New" w:cs="Courier New"/>
                <w:b/>
                <w:color w:val="0070C0"/>
                <w:sz w:val="16"/>
                <w:szCs w:val="16"/>
                <w:lang w:eastAsia="en-GB" w:bidi="ar-SA"/>
              </w:rPr>
            </w:pPr>
            <w:r w:rsidRPr="00374A45">
              <w:rPr>
                <w:rFonts w:ascii="Courier New" w:hAnsi="Courier New" w:cs="Courier New"/>
                <w:b/>
                <w:color w:val="0070C0"/>
                <w:sz w:val="16"/>
                <w:szCs w:val="16"/>
                <w:lang w:eastAsia="en-GB" w:bidi="ar-SA"/>
              </w:rPr>
              <w:t xml:space="preserve">1     Default VLAN                      </w:t>
            </w:r>
            <w:proofErr w:type="spellStart"/>
            <w:r w:rsidRPr="00374A45">
              <w:rPr>
                <w:rFonts w:ascii="Courier New" w:hAnsi="Courier New" w:cs="Courier New"/>
                <w:b/>
                <w:color w:val="0070C0"/>
                <w:sz w:val="16"/>
                <w:szCs w:val="16"/>
                <w:lang w:eastAsia="en-GB" w:bidi="ar-SA"/>
              </w:rPr>
              <w:t>ena</w:t>
            </w:r>
            <w:proofErr w:type="spellEnd"/>
            <w:r w:rsidRPr="00374A45">
              <w:rPr>
                <w:rFonts w:ascii="Courier New" w:hAnsi="Courier New" w:cs="Courier New"/>
                <w:b/>
                <w:color w:val="0070C0"/>
                <w:sz w:val="16"/>
                <w:szCs w:val="16"/>
                <w:lang w:eastAsia="en-GB" w:bidi="ar-SA"/>
              </w:rPr>
              <w:t xml:space="preserve">    </w:t>
            </w:r>
            <w:proofErr w:type="spellStart"/>
            <w:r w:rsidRPr="00374A45">
              <w:rPr>
                <w:rFonts w:ascii="Courier New" w:hAnsi="Courier New" w:cs="Courier New"/>
                <w:b/>
                <w:color w:val="0070C0"/>
                <w:sz w:val="16"/>
                <w:szCs w:val="16"/>
                <w:lang w:eastAsia="en-GB" w:bidi="ar-SA"/>
              </w:rPr>
              <w:t>dis</w:t>
            </w:r>
            <w:proofErr w:type="spellEnd"/>
            <w:r w:rsidRPr="00374A45">
              <w:rPr>
                <w:rFonts w:ascii="Courier New" w:hAnsi="Courier New" w:cs="Courier New"/>
                <w:b/>
                <w:color w:val="0070C0"/>
                <w:sz w:val="16"/>
                <w:szCs w:val="16"/>
                <w:lang w:eastAsia="en-GB" w:bidi="ar-SA"/>
              </w:rPr>
              <w:t xml:space="preserve">  INT5-INT12 EXT1-EXT3</w:t>
            </w:r>
          </w:p>
          <w:p w:rsidR="00CC6754" w:rsidRPr="00374A45" w:rsidRDefault="00CC6754" w:rsidP="00CC6754">
            <w:pPr>
              <w:pStyle w:val="BodyText"/>
              <w:spacing w:after="0" w:line="240" w:lineRule="auto"/>
              <w:rPr>
                <w:rFonts w:ascii="Courier New" w:hAnsi="Courier New" w:cs="Courier New"/>
                <w:b/>
                <w:color w:val="0070C0"/>
                <w:sz w:val="16"/>
                <w:szCs w:val="16"/>
                <w:lang w:eastAsia="en-GB" w:bidi="ar-SA"/>
              </w:rPr>
            </w:pPr>
            <w:r w:rsidRPr="00374A45">
              <w:rPr>
                <w:rFonts w:ascii="Courier New" w:hAnsi="Courier New" w:cs="Courier New"/>
                <w:b/>
                <w:color w:val="0070C0"/>
                <w:sz w:val="16"/>
                <w:szCs w:val="16"/>
                <w:lang w:eastAsia="en-GB" w:bidi="ar-SA"/>
              </w:rPr>
              <w:t xml:space="preserve">                                                    EXT6-EXT9</w:t>
            </w:r>
          </w:p>
          <w:p w:rsidR="00CC6754" w:rsidRPr="00374A45" w:rsidRDefault="00CC6754" w:rsidP="00CC6754">
            <w:pPr>
              <w:pStyle w:val="BodyText"/>
              <w:spacing w:after="0" w:line="240" w:lineRule="auto"/>
              <w:rPr>
                <w:rFonts w:ascii="Courier New" w:hAnsi="Courier New" w:cs="Courier New"/>
                <w:b/>
                <w:color w:val="0070C0"/>
                <w:sz w:val="16"/>
                <w:szCs w:val="16"/>
                <w:lang w:eastAsia="en-GB" w:bidi="ar-SA"/>
              </w:rPr>
            </w:pPr>
            <w:r w:rsidRPr="00374A45">
              <w:rPr>
                <w:rFonts w:ascii="Courier New" w:hAnsi="Courier New" w:cs="Courier New"/>
                <w:b/>
                <w:color w:val="0070C0"/>
                <w:sz w:val="16"/>
                <w:szCs w:val="16"/>
                <w:lang w:eastAsia="en-GB" w:bidi="ar-SA"/>
              </w:rPr>
              <w:t xml:space="preserve">207   VLAN 207                          </w:t>
            </w:r>
            <w:proofErr w:type="spellStart"/>
            <w:r w:rsidRPr="00374A45">
              <w:rPr>
                <w:rFonts w:ascii="Courier New" w:hAnsi="Courier New" w:cs="Courier New"/>
                <w:b/>
                <w:color w:val="0070C0"/>
                <w:sz w:val="16"/>
                <w:szCs w:val="16"/>
                <w:lang w:eastAsia="en-GB" w:bidi="ar-SA"/>
              </w:rPr>
              <w:t>ena</w:t>
            </w:r>
            <w:proofErr w:type="spellEnd"/>
            <w:r w:rsidRPr="00374A45">
              <w:rPr>
                <w:rFonts w:ascii="Courier New" w:hAnsi="Courier New" w:cs="Courier New"/>
                <w:b/>
                <w:color w:val="0070C0"/>
                <w:sz w:val="16"/>
                <w:szCs w:val="16"/>
                <w:lang w:eastAsia="en-GB" w:bidi="ar-SA"/>
              </w:rPr>
              <w:t xml:space="preserve">    </w:t>
            </w:r>
            <w:proofErr w:type="spellStart"/>
            <w:r w:rsidRPr="00374A45">
              <w:rPr>
                <w:rFonts w:ascii="Courier New" w:hAnsi="Courier New" w:cs="Courier New"/>
                <w:b/>
                <w:color w:val="0070C0"/>
                <w:sz w:val="16"/>
                <w:szCs w:val="16"/>
                <w:lang w:eastAsia="en-GB" w:bidi="ar-SA"/>
              </w:rPr>
              <w:t>dis</w:t>
            </w:r>
            <w:proofErr w:type="spellEnd"/>
            <w:r w:rsidRPr="00374A45">
              <w:rPr>
                <w:rFonts w:ascii="Courier New" w:hAnsi="Courier New" w:cs="Courier New"/>
                <w:b/>
                <w:color w:val="0070C0"/>
                <w:sz w:val="16"/>
                <w:szCs w:val="16"/>
                <w:lang w:eastAsia="en-GB" w:bidi="ar-SA"/>
              </w:rPr>
              <w:t xml:space="preserve">  INT1-INT4 INT13 INT14 EXT4</w:t>
            </w:r>
          </w:p>
          <w:p w:rsidR="00CC6754" w:rsidRPr="00374A45" w:rsidRDefault="00CC6754" w:rsidP="00CC6754">
            <w:pPr>
              <w:pStyle w:val="BodyText"/>
              <w:spacing w:after="0" w:line="240" w:lineRule="auto"/>
              <w:rPr>
                <w:rFonts w:ascii="Courier New" w:hAnsi="Courier New" w:cs="Courier New"/>
                <w:b/>
                <w:color w:val="0070C0"/>
                <w:sz w:val="16"/>
                <w:szCs w:val="16"/>
                <w:lang w:eastAsia="en-GB" w:bidi="ar-SA"/>
              </w:rPr>
            </w:pPr>
            <w:r w:rsidRPr="00374A45">
              <w:rPr>
                <w:rFonts w:ascii="Courier New" w:hAnsi="Courier New" w:cs="Courier New"/>
                <w:b/>
                <w:color w:val="0070C0"/>
                <w:sz w:val="16"/>
                <w:szCs w:val="16"/>
                <w:lang w:eastAsia="en-GB" w:bidi="ar-SA"/>
              </w:rPr>
              <w:t xml:space="preserve">                                                    EXT5</w:t>
            </w:r>
          </w:p>
          <w:p w:rsidR="00CC6754" w:rsidRPr="00374A45" w:rsidRDefault="00CC6754" w:rsidP="00CC6754">
            <w:pPr>
              <w:pStyle w:val="BodyText"/>
              <w:spacing w:after="0" w:line="240" w:lineRule="auto"/>
              <w:rPr>
                <w:rFonts w:ascii="Courier New" w:hAnsi="Courier New" w:cs="Courier New"/>
                <w:b/>
                <w:color w:val="0070C0"/>
                <w:sz w:val="16"/>
                <w:szCs w:val="16"/>
                <w:lang w:eastAsia="en-GB" w:bidi="ar-SA"/>
              </w:rPr>
            </w:pPr>
            <w:r w:rsidRPr="00374A45">
              <w:rPr>
                <w:rFonts w:ascii="Courier New" w:hAnsi="Courier New" w:cs="Courier New"/>
                <w:b/>
                <w:color w:val="0070C0"/>
                <w:sz w:val="16"/>
                <w:szCs w:val="16"/>
                <w:lang w:eastAsia="en-GB" w:bidi="ar-SA"/>
              </w:rPr>
              <w:t xml:space="preserve">804   VLAN 804 OAM Traffic              </w:t>
            </w:r>
            <w:proofErr w:type="spellStart"/>
            <w:r w:rsidRPr="00374A45">
              <w:rPr>
                <w:rFonts w:ascii="Courier New" w:hAnsi="Courier New" w:cs="Courier New"/>
                <w:b/>
                <w:color w:val="0070C0"/>
                <w:sz w:val="16"/>
                <w:szCs w:val="16"/>
                <w:lang w:eastAsia="en-GB" w:bidi="ar-SA"/>
              </w:rPr>
              <w:t>ena</w:t>
            </w:r>
            <w:proofErr w:type="spellEnd"/>
            <w:r w:rsidRPr="00374A45">
              <w:rPr>
                <w:rFonts w:ascii="Courier New" w:hAnsi="Courier New" w:cs="Courier New"/>
                <w:b/>
                <w:color w:val="0070C0"/>
                <w:sz w:val="16"/>
                <w:szCs w:val="16"/>
                <w:lang w:eastAsia="en-GB" w:bidi="ar-SA"/>
              </w:rPr>
              <w:t xml:space="preserve">    </w:t>
            </w:r>
            <w:proofErr w:type="spellStart"/>
            <w:r w:rsidRPr="00374A45">
              <w:rPr>
                <w:rFonts w:ascii="Courier New" w:hAnsi="Courier New" w:cs="Courier New"/>
                <w:b/>
                <w:color w:val="0070C0"/>
                <w:sz w:val="16"/>
                <w:szCs w:val="16"/>
                <w:lang w:eastAsia="en-GB" w:bidi="ar-SA"/>
              </w:rPr>
              <w:t>dis</w:t>
            </w:r>
            <w:proofErr w:type="spellEnd"/>
            <w:r w:rsidRPr="00374A45">
              <w:rPr>
                <w:rFonts w:ascii="Courier New" w:hAnsi="Courier New" w:cs="Courier New"/>
                <w:b/>
                <w:color w:val="0070C0"/>
                <w:sz w:val="16"/>
                <w:szCs w:val="16"/>
                <w:lang w:eastAsia="en-GB" w:bidi="ar-SA"/>
              </w:rPr>
              <w:t xml:space="preserve">  INT1-INT4 INT13 INT14 EXT4</w:t>
            </w:r>
          </w:p>
          <w:p w:rsidR="00CC6754" w:rsidRPr="00374A45" w:rsidRDefault="00CC6754" w:rsidP="00CC6754">
            <w:pPr>
              <w:pStyle w:val="BodyText"/>
              <w:spacing w:after="0" w:line="240" w:lineRule="auto"/>
              <w:rPr>
                <w:rFonts w:ascii="Courier New" w:hAnsi="Courier New" w:cs="Courier New"/>
                <w:b/>
                <w:color w:val="0070C0"/>
                <w:sz w:val="16"/>
                <w:szCs w:val="16"/>
                <w:lang w:eastAsia="en-GB" w:bidi="ar-SA"/>
              </w:rPr>
            </w:pPr>
            <w:r w:rsidRPr="00374A45">
              <w:rPr>
                <w:rFonts w:ascii="Courier New" w:hAnsi="Courier New" w:cs="Courier New"/>
                <w:b/>
                <w:color w:val="0070C0"/>
                <w:sz w:val="16"/>
                <w:szCs w:val="16"/>
                <w:lang w:eastAsia="en-GB" w:bidi="ar-SA"/>
              </w:rPr>
              <w:t xml:space="preserve">                                                    EXT5</w:t>
            </w:r>
          </w:p>
          <w:p w:rsidR="00CC6754" w:rsidRPr="00374A45" w:rsidRDefault="00CC6754" w:rsidP="00CC6754">
            <w:pPr>
              <w:pStyle w:val="BodyText"/>
              <w:spacing w:after="0" w:line="240" w:lineRule="auto"/>
              <w:rPr>
                <w:rFonts w:ascii="Courier New" w:hAnsi="Courier New" w:cs="Courier New"/>
                <w:b/>
                <w:color w:val="0070C0"/>
                <w:sz w:val="16"/>
                <w:szCs w:val="16"/>
                <w:lang w:eastAsia="en-GB" w:bidi="ar-SA"/>
              </w:rPr>
            </w:pPr>
            <w:r w:rsidRPr="00374A45">
              <w:rPr>
                <w:rFonts w:ascii="Courier New" w:hAnsi="Courier New" w:cs="Courier New"/>
                <w:b/>
                <w:color w:val="0070C0"/>
                <w:sz w:val="16"/>
                <w:szCs w:val="16"/>
                <w:lang w:eastAsia="en-GB" w:bidi="ar-SA"/>
              </w:rPr>
              <w:t xml:space="preserve">4095  Mgmt VLAN                         </w:t>
            </w:r>
            <w:proofErr w:type="spellStart"/>
            <w:r w:rsidRPr="00374A45">
              <w:rPr>
                <w:rFonts w:ascii="Courier New" w:hAnsi="Courier New" w:cs="Courier New"/>
                <w:b/>
                <w:color w:val="0070C0"/>
                <w:sz w:val="16"/>
                <w:szCs w:val="16"/>
                <w:lang w:eastAsia="en-GB" w:bidi="ar-SA"/>
              </w:rPr>
              <w:t>ena</w:t>
            </w:r>
            <w:proofErr w:type="spellEnd"/>
            <w:r w:rsidRPr="00374A45">
              <w:rPr>
                <w:rFonts w:ascii="Courier New" w:hAnsi="Courier New" w:cs="Courier New"/>
                <w:b/>
                <w:color w:val="0070C0"/>
                <w:sz w:val="16"/>
                <w:szCs w:val="16"/>
                <w:lang w:eastAsia="en-GB" w:bidi="ar-SA"/>
              </w:rPr>
              <w:t xml:space="preserve">    </w:t>
            </w:r>
            <w:proofErr w:type="spellStart"/>
            <w:r w:rsidRPr="00374A45">
              <w:rPr>
                <w:rFonts w:ascii="Courier New" w:hAnsi="Courier New" w:cs="Courier New"/>
                <w:b/>
                <w:color w:val="0070C0"/>
                <w:sz w:val="16"/>
                <w:szCs w:val="16"/>
                <w:lang w:eastAsia="en-GB" w:bidi="ar-SA"/>
              </w:rPr>
              <w:t>ena</w:t>
            </w:r>
            <w:proofErr w:type="spellEnd"/>
            <w:r w:rsidRPr="00374A45">
              <w:rPr>
                <w:rFonts w:ascii="Courier New" w:hAnsi="Courier New" w:cs="Courier New"/>
                <w:b/>
                <w:color w:val="0070C0"/>
                <w:sz w:val="16"/>
                <w:szCs w:val="16"/>
                <w:lang w:eastAsia="en-GB" w:bidi="ar-SA"/>
              </w:rPr>
              <w:t xml:space="preserve">  INT1-INT14 MGT1 MGT2</w:t>
            </w:r>
          </w:p>
          <w:p w:rsidR="00CC6754" w:rsidRPr="00374A45" w:rsidRDefault="00CC6754" w:rsidP="00CC6754">
            <w:pPr>
              <w:pStyle w:val="BodyText"/>
              <w:spacing w:after="20" w:line="240" w:lineRule="auto"/>
              <w:jc w:val="left"/>
              <w:rPr>
                <w:sz w:val="22"/>
              </w:rPr>
            </w:pPr>
          </w:p>
          <w:p w:rsidR="00CC6754" w:rsidRDefault="00CC6754" w:rsidP="002337EA">
            <w:pPr>
              <w:pStyle w:val="BodyText"/>
              <w:spacing w:after="20" w:line="240" w:lineRule="auto"/>
              <w:rPr>
                <w:rFonts w:ascii="Courier New" w:hAnsi="Courier New" w:cs="Courier New"/>
                <w:b/>
                <w:color w:val="0070C0"/>
                <w:sz w:val="18"/>
                <w:szCs w:val="18"/>
                <w:lang w:eastAsia="en-GB" w:bidi="ar-SA"/>
              </w:rPr>
            </w:pPr>
          </w:p>
          <w:p w:rsidR="00CC6754" w:rsidRDefault="00CC6754" w:rsidP="00CC6754">
            <w:pPr>
              <w:pStyle w:val="BWSBodyText"/>
            </w:pPr>
            <w:r>
              <w:t xml:space="preserve">The INT port should be listed as part of </w:t>
            </w:r>
            <w:r w:rsidR="009070D0">
              <w:t>the correct</w:t>
            </w:r>
            <w:r>
              <w:t xml:space="preserve"> </w:t>
            </w:r>
            <w:proofErr w:type="spellStart"/>
            <w:r>
              <w:t>vlan</w:t>
            </w:r>
            <w:proofErr w:type="spellEnd"/>
            <w:r>
              <w:t xml:space="preserve"> etc.</w:t>
            </w:r>
          </w:p>
          <w:p w:rsidR="009070D0" w:rsidRDefault="00CC6754" w:rsidP="00CC6754">
            <w:pPr>
              <w:pStyle w:val="BWSBodyText"/>
              <w:jc w:val="left"/>
            </w:pPr>
            <w:r>
              <w:t xml:space="preserve">Note: </w:t>
            </w:r>
            <w:r w:rsidR="009070D0">
              <w:t xml:space="preserve"> </w:t>
            </w:r>
            <w:r>
              <w:t xml:space="preserve">INT1 connects to  bay 1, INT14 connects to bay 14 ,  so if </w:t>
            </w:r>
            <w:r w:rsidR="009070D0">
              <w:t xml:space="preserve">the </w:t>
            </w:r>
            <w:r>
              <w:t xml:space="preserve"> Standby blade i</w:t>
            </w:r>
            <w:r w:rsidR="009070D0">
              <w:t>s</w:t>
            </w:r>
            <w:r>
              <w:t xml:space="preserve"> in bay 5</w:t>
            </w:r>
            <w:r w:rsidR="009070D0">
              <w:t xml:space="preserve"> then</w:t>
            </w:r>
            <w:r>
              <w:t xml:space="preserve">   INT5 needs to be included in same </w:t>
            </w:r>
            <w:proofErr w:type="spellStart"/>
            <w:r>
              <w:t>vlan</w:t>
            </w:r>
            <w:r w:rsidR="009070D0">
              <w:t>s</w:t>
            </w:r>
            <w:proofErr w:type="spellEnd"/>
            <w:r>
              <w:t xml:space="preserve"> as defective blade</w:t>
            </w:r>
            <w:r w:rsidR="009070D0">
              <w:t xml:space="preserve"> was configured for.</w:t>
            </w:r>
          </w:p>
          <w:p w:rsidR="00CC6754" w:rsidRDefault="00CC6754" w:rsidP="00CC6754">
            <w:pPr>
              <w:pStyle w:val="BWSBodyText"/>
              <w:jc w:val="left"/>
            </w:pPr>
          </w:p>
          <w:p w:rsidR="002337EA" w:rsidRPr="003D536D" w:rsidRDefault="002337EA" w:rsidP="009070D0">
            <w:pPr>
              <w:pStyle w:val="BodyText"/>
              <w:spacing w:after="20" w:line="240" w:lineRule="auto"/>
            </w:pPr>
          </w:p>
        </w:tc>
      </w:tr>
    </w:tbl>
    <w:p w:rsidR="002337EA" w:rsidRPr="002337EA" w:rsidRDefault="002337EA" w:rsidP="002337EA">
      <w:pPr>
        <w:pStyle w:val="BodyText"/>
        <w:rPr>
          <w:lang w:val="en-GB"/>
        </w:rPr>
      </w:pPr>
    </w:p>
    <w:p w:rsidR="003703F7" w:rsidRDefault="003703F7" w:rsidP="003703F7">
      <w:pPr>
        <w:pStyle w:val="BodyText"/>
        <w:rPr>
          <w:lang w:val="en-GB"/>
        </w:rPr>
      </w:pPr>
    </w:p>
    <w:p w:rsidR="00E57BA4" w:rsidRDefault="00E57BA4" w:rsidP="003703F7">
      <w:pPr>
        <w:pStyle w:val="BodyText"/>
        <w:rPr>
          <w:lang w:val="en-GB"/>
        </w:rPr>
      </w:pPr>
    </w:p>
    <w:p w:rsidR="00E57BA4" w:rsidRDefault="00E57BA4" w:rsidP="003703F7">
      <w:pPr>
        <w:pStyle w:val="BodyText"/>
        <w:rPr>
          <w:lang w:val="en-GB"/>
        </w:rPr>
      </w:pPr>
    </w:p>
    <w:p w:rsidR="00E57BA4" w:rsidRDefault="00E57BA4" w:rsidP="003703F7">
      <w:pPr>
        <w:pStyle w:val="BodyText"/>
        <w:rPr>
          <w:lang w:val="en-GB"/>
        </w:rPr>
      </w:pPr>
    </w:p>
    <w:p w:rsidR="00E57BA4" w:rsidRPr="003703F7" w:rsidRDefault="00E57BA4" w:rsidP="003703F7">
      <w:pPr>
        <w:pStyle w:val="BodyText"/>
        <w:rPr>
          <w:lang w:val="en-GB"/>
        </w:rPr>
      </w:pPr>
    </w:p>
    <w:p w:rsidR="002337EA" w:rsidRPr="00753176" w:rsidRDefault="00E57BA4" w:rsidP="00434B5A">
      <w:pPr>
        <w:pStyle w:val="Heading2"/>
        <w:rPr>
          <w:b w:val="0"/>
          <w:lang w:val="en-GB"/>
        </w:rPr>
      </w:pPr>
      <w:bookmarkStart w:id="63" w:name="_Toc319304048"/>
      <w:r>
        <w:rPr>
          <w:b w:val="0"/>
          <w:lang w:val="en-GB"/>
        </w:rPr>
        <w:lastRenderedPageBreak/>
        <w:t>Remote Terminal connect to Standby blade</w:t>
      </w:r>
      <w:bookmarkEnd w:id="63"/>
    </w:p>
    <w:p w:rsidR="002337EA" w:rsidRDefault="002337EA" w:rsidP="002337EA">
      <w:pPr>
        <w:pStyle w:val="BodyText"/>
        <w:spacing w:after="20" w:line="240" w:lineRule="auto"/>
        <w:rPr>
          <w:rFonts w:ascii="Courier New" w:hAnsi="Courier New" w:cs="Courier New"/>
          <w:sz w:val="18"/>
          <w:szCs w:val="18"/>
          <w:lang w:eastAsia="en-GB" w:bidi="ar-SA"/>
        </w:rPr>
      </w:pPr>
    </w:p>
    <w:tbl>
      <w:tblPr>
        <w:tblStyle w:val="TableGrid"/>
        <w:tblW w:w="8730" w:type="dxa"/>
        <w:tblInd w:w="18" w:type="dxa"/>
        <w:tblLayout w:type="fixed"/>
        <w:tblLook w:val="04A0"/>
      </w:tblPr>
      <w:tblGrid>
        <w:gridCol w:w="828"/>
        <w:gridCol w:w="7902"/>
      </w:tblGrid>
      <w:tr w:rsidR="002337EA" w:rsidRPr="00256EB2" w:rsidTr="0077706A">
        <w:tc>
          <w:tcPr>
            <w:tcW w:w="828" w:type="dxa"/>
          </w:tcPr>
          <w:p w:rsidR="002337EA" w:rsidRPr="00EC2D3A" w:rsidRDefault="00CB1FC1" w:rsidP="002337EA">
            <w:pPr>
              <w:pStyle w:val="BWSBodyText"/>
            </w:pPr>
            <w:r>
              <w:rPr>
                <w:noProof/>
              </w:rPr>
              <w:pict>
                <v:roundrect id="_x0000_s1118" style="position:absolute;left:0;text-align:left;margin-left:7.5pt;margin-top:2.9pt;width:14.4pt;height:10.8pt;z-index:2516797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"/>
              </w:pict>
            </w:r>
          </w:p>
        </w:tc>
        <w:tc>
          <w:tcPr>
            <w:tcW w:w="7902" w:type="dxa"/>
          </w:tcPr>
          <w:p w:rsidR="002337EA" w:rsidRPr="00256EB2" w:rsidRDefault="002337EA" w:rsidP="00D13496">
            <w:pPr>
              <w:pStyle w:val="BWSBodyText"/>
              <w:jc w:val="left"/>
            </w:pPr>
            <w:r>
              <w:t xml:space="preserve">Login to </w:t>
            </w:r>
            <w:r w:rsidR="009070D0">
              <w:t>AMM</w:t>
            </w:r>
          </w:p>
        </w:tc>
      </w:tr>
      <w:tr w:rsidR="002337EA" w:rsidRPr="003D536D" w:rsidTr="0077706A">
        <w:tc>
          <w:tcPr>
            <w:tcW w:w="828" w:type="dxa"/>
          </w:tcPr>
          <w:p w:rsidR="002337EA" w:rsidRPr="00EC2D3A" w:rsidRDefault="00CB1FC1" w:rsidP="002337EA">
            <w:pPr>
              <w:pStyle w:val="BWSBodyText"/>
            </w:pPr>
            <w:r>
              <w:rPr>
                <w:noProof/>
              </w:rPr>
              <w:pict>
                <v:roundrect id="AutoShape 3" o:spid="_x0000_s1117" style="position:absolute;left:0;text-align:left;margin-left:7.5pt;margin-top:2.9pt;width:14.4pt;height:10.8pt;z-index:25165363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xkQMhDACAABhBAAADgAAAAAAAAAAAAAAAAAuAgAAZHJz&#10;L2Uyb0RvYy54bWxQSwECLQAUAAYACAAAACEA08Dm39oAAAAGAQAADwAAAAAAAAAAAAAAAACKBAAA&#10;ZHJzL2Rvd25yZXYueG1sUEsFBgAAAAAEAAQA8wAAAJEFAAAAAA==&#10;"/>
              </w:pict>
            </w:r>
          </w:p>
        </w:tc>
        <w:tc>
          <w:tcPr>
            <w:tcW w:w="7902" w:type="dxa"/>
          </w:tcPr>
          <w:p w:rsidR="009070D0" w:rsidRDefault="00E57BA4" w:rsidP="00D13496">
            <w:pPr>
              <w:pStyle w:val="BWSBodyText"/>
              <w:jc w:val="left"/>
            </w:pPr>
            <w:r>
              <w:t>Connect to Standby Server:</w:t>
            </w:r>
          </w:p>
          <w:p w:rsidR="009070D0" w:rsidRDefault="009070D0" w:rsidP="00D13496">
            <w:pPr>
              <w:pStyle w:val="BWSBodyText"/>
              <w:jc w:val="left"/>
            </w:pPr>
          </w:p>
          <w:p w:rsidR="009070D0" w:rsidRDefault="009070D0" w:rsidP="00D13496">
            <w:pPr>
              <w:pStyle w:val="BWSBodyText"/>
              <w:jc w:val="left"/>
            </w:pPr>
            <w:r>
              <w:t xml:space="preserve">Under </w:t>
            </w:r>
            <w:r w:rsidR="00E57BA4">
              <w:t xml:space="preserve"> </w:t>
            </w:r>
            <w:r w:rsidR="00E57BA4">
              <w:rPr>
                <w:rFonts w:ascii="Courier New" w:eastAsia="Times New Roman" w:hAnsi="Courier New" w:cs="Courier New"/>
                <w:b/>
                <w:bCs w:val="0"/>
                <w:color w:val="0070C0"/>
                <w:szCs w:val="18"/>
                <w:lang w:eastAsia="en-GB"/>
              </w:rPr>
              <w:t>Blade Tasks</w:t>
            </w:r>
            <w:r>
              <w:rPr>
                <w:rFonts w:ascii="Courier New" w:eastAsia="Times New Roman" w:hAnsi="Courier New" w:cs="Courier New"/>
                <w:b/>
                <w:bCs w:val="0"/>
                <w:color w:val="0070C0"/>
                <w:szCs w:val="18"/>
                <w:lang w:eastAsia="en-GB"/>
              </w:rPr>
              <w:t xml:space="preserve"> </w:t>
            </w:r>
            <w:r w:rsidRPr="00733A35">
              <w:rPr>
                <w:rFonts w:ascii="Courier New" w:eastAsia="Times New Roman" w:hAnsi="Courier New" w:cs="Courier New"/>
                <w:b/>
                <w:bCs w:val="0"/>
                <w:color w:val="0070C0"/>
                <w:szCs w:val="18"/>
                <w:lang w:eastAsia="en-GB"/>
              </w:rPr>
              <w:t>/</w:t>
            </w:r>
            <w:r>
              <w:rPr>
                <w:rFonts w:ascii="Courier New" w:eastAsia="Times New Roman" w:hAnsi="Courier New" w:cs="Courier New"/>
                <w:b/>
                <w:bCs w:val="0"/>
                <w:color w:val="0070C0"/>
                <w:szCs w:val="18"/>
                <w:lang w:eastAsia="en-GB"/>
              </w:rPr>
              <w:t xml:space="preserve"> </w:t>
            </w:r>
            <w:r w:rsidR="00E57BA4">
              <w:rPr>
                <w:rFonts w:ascii="Courier New" w:eastAsia="Times New Roman" w:hAnsi="Courier New" w:cs="Courier New"/>
                <w:b/>
                <w:bCs w:val="0"/>
                <w:color w:val="0070C0"/>
                <w:szCs w:val="18"/>
                <w:lang w:eastAsia="en-GB"/>
              </w:rPr>
              <w:t>Remote Control</w:t>
            </w:r>
          </w:p>
          <w:p w:rsidR="009070D0" w:rsidRDefault="00E57BA4" w:rsidP="00D13496">
            <w:pPr>
              <w:pStyle w:val="BWSBodyText"/>
              <w:jc w:val="left"/>
            </w:pPr>
            <w:r>
              <w:t xml:space="preserve">Click on the “Start </w:t>
            </w:r>
            <w:proofErr w:type="spellStart"/>
            <w:r>
              <w:t>Remore</w:t>
            </w:r>
            <w:proofErr w:type="spellEnd"/>
            <w:r>
              <w:t xml:space="preserve"> Control button”   </w:t>
            </w:r>
          </w:p>
          <w:p w:rsidR="00E57BA4" w:rsidRDefault="00E57BA4" w:rsidP="00D13496">
            <w:pPr>
              <w:pStyle w:val="BWSBodyText"/>
              <w:jc w:val="left"/>
            </w:pPr>
          </w:p>
          <w:p w:rsidR="00E57BA4" w:rsidRDefault="005045F3" w:rsidP="00D13496">
            <w:pPr>
              <w:pStyle w:val="BWSBodyText"/>
              <w:jc w:val="left"/>
            </w:pPr>
            <w:r>
              <w:t>A new windows will open with R</w:t>
            </w:r>
            <w:r w:rsidR="00E57BA4">
              <w:t xml:space="preserve">emote </w:t>
            </w:r>
            <w:r>
              <w:t xml:space="preserve">Console access to blades in </w:t>
            </w:r>
            <w:proofErr w:type="spellStart"/>
            <w:r>
              <w:t>B</w:t>
            </w:r>
            <w:r w:rsidR="00E57BA4">
              <w:t>ladecenter</w:t>
            </w:r>
            <w:proofErr w:type="spellEnd"/>
            <w:r w:rsidR="00E57BA4">
              <w:t>: Video/blade /KVM/Media Tray/Remote Drive / Preference  and Help</w:t>
            </w:r>
          </w:p>
          <w:p w:rsidR="00E57BA4" w:rsidRDefault="00E57BA4" w:rsidP="00D13496">
            <w:pPr>
              <w:pStyle w:val="BWSBodyText"/>
              <w:jc w:val="left"/>
            </w:pPr>
          </w:p>
          <w:p w:rsidR="00E57BA4" w:rsidRDefault="00E57BA4" w:rsidP="00D13496">
            <w:pPr>
              <w:pStyle w:val="BWSBodyText"/>
              <w:jc w:val="left"/>
            </w:pPr>
            <w:r>
              <w:t xml:space="preserve">Select  the </w:t>
            </w:r>
            <w:r w:rsidR="005045F3">
              <w:t xml:space="preserve">bay for  the </w:t>
            </w:r>
            <w:r>
              <w:t>“standby server  bay”  from the pull down box for  blades</w:t>
            </w:r>
          </w:p>
          <w:p w:rsidR="00E57BA4" w:rsidRDefault="00E57BA4" w:rsidP="00D13496">
            <w:pPr>
              <w:pStyle w:val="BWSBodyText"/>
              <w:jc w:val="left"/>
            </w:pPr>
          </w:p>
          <w:p w:rsidR="00D13496" w:rsidRDefault="00D13496" w:rsidP="00D13496">
            <w:pPr>
              <w:pStyle w:val="BWSBodyText"/>
              <w:jc w:val="left"/>
            </w:pPr>
            <w:r>
              <w:t xml:space="preserve">The </w:t>
            </w:r>
            <w:r w:rsidR="001710E5">
              <w:t xml:space="preserve">Remote </w:t>
            </w:r>
            <w:r>
              <w:t>console output from the standby by blade will be displayed.</w:t>
            </w:r>
          </w:p>
          <w:p w:rsidR="00D13496" w:rsidRPr="00D13496" w:rsidRDefault="00D13496" w:rsidP="00D13496">
            <w:pPr>
              <w:pStyle w:val="BWSBodyText"/>
              <w:jc w:val="left"/>
            </w:pPr>
            <w:r w:rsidRPr="00D13496">
              <w:t xml:space="preserve">This </w:t>
            </w:r>
            <w:r>
              <w:t xml:space="preserve">screen </w:t>
            </w:r>
            <w:r w:rsidRPr="00D13496">
              <w:t xml:space="preserve">will be used to </w:t>
            </w:r>
            <w:r>
              <w:t xml:space="preserve">select boot device and </w:t>
            </w:r>
            <w:r w:rsidRPr="00D13496">
              <w:t>configure network in later steps</w:t>
            </w:r>
          </w:p>
          <w:p w:rsidR="002337EA" w:rsidRPr="003D536D" w:rsidRDefault="002337EA" w:rsidP="00D13496">
            <w:pPr>
              <w:pStyle w:val="BodyText"/>
              <w:spacing w:after="20" w:line="240" w:lineRule="auto"/>
              <w:jc w:val="left"/>
            </w:pPr>
          </w:p>
        </w:tc>
      </w:tr>
    </w:tbl>
    <w:p w:rsidR="002337EA" w:rsidRDefault="002337EA" w:rsidP="002337EA">
      <w:pPr>
        <w:pStyle w:val="BodyText"/>
        <w:rPr>
          <w:lang w:val="en-GB"/>
        </w:rPr>
      </w:pPr>
    </w:p>
    <w:p w:rsidR="00D13496" w:rsidRPr="00753176" w:rsidRDefault="00D13496" w:rsidP="005D61C4">
      <w:pPr>
        <w:pStyle w:val="Heading2"/>
        <w:tabs>
          <w:tab w:val="clear" w:pos="864"/>
          <w:tab w:val="clear" w:pos="1080"/>
          <w:tab w:val="num" w:pos="810"/>
        </w:tabs>
        <w:spacing w:before="0" w:after="120"/>
        <w:jc w:val="both"/>
        <w:rPr>
          <w:b w:val="0"/>
          <w:lang w:val="en-GB"/>
        </w:rPr>
      </w:pPr>
      <w:bookmarkStart w:id="64" w:name="_Toc319304049"/>
      <w:r>
        <w:rPr>
          <w:b w:val="0"/>
          <w:lang w:val="en-GB"/>
        </w:rPr>
        <w:t>Restart</w:t>
      </w:r>
      <w:r w:rsidR="001710E5">
        <w:rPr>
          <w:b w:val="0"/>
          <w:lang w:val="en-GB"/>
        </w:rPr>
        <w:t>/start</w:t>
      </w:r>
      <w:r>
        <w:rPr>
          <w:b w:val="0"/>
          <w:lang w:val="en-GB"/>
        </w:rPr>
        <w:t xml:space="preserve"> Standby blade</w:t>
      </w:r>
      <w:bookmarkEnd w:id="64"/>
    </w:p>
    <w:p w:rsidR="00D13496" w:rsidRDefault="00D13496" w:rsidP="00D13496">
      <w:pPr>
        <w:pStyle w:val="BodyText"/>
        <w:spacing w:after="20" w:line="240" w:lineRule="auto"/>
        <w:rPr>
          <w:rFonts w:ascii="Courier New" w:hAnsi="Courier New" w:cs="Courier New"/>
          <w:sz w:val="18"/>
          <w:szCs w:val="18"/>
          <w:lang w:eastAsia="en-GB" w:bidi="ar-SA"/>
        </w:rPr>
      </w:pPr>
    </w:p>
    <w:tbl>
      <w:tblPr>
        <w:tblStyle w:val="TableGrid"/>
        <w:tblW w:w="8730" w:type="dxa"/>
        <w:tblInd w:w="18" w:type="dxa"/>
        <w:tblLayout w:type="fixed"/>
        <w:tblLook w:val="04A0"/>
      </w:tblPr>
      <w:tblGrid>
        <w:gridCol w:w="828"/>
        <w:gridCol w:w="7902"/>
      </w:tblGrid>
      <w:tr w:rsidR="00D13496" w:rsidRPr="00256EB2" w:rsidTr="0077706A">
        <w:tc>
          <w:tcPr>
            <w:tcW w:w="828" w:type="dxa"/>
          </w:tcPr>
          <w:p w:rsidR="00D13496" w:rsidRPr="00EC2D3A" w:rsidRDefault="00CB1FC1" w:rsidP="0099065F">
            <w:pPr>
              <w:pStyle w:val="BWSBodyText"/>
            </w:pPr>
            <w:r>
              <w:rPr>
                <w:noProof/>
              </w:rPr>
              <w:pict>
                <v:roundrect id="_x0000_s1116" style="position:absolute;left:0;text-align:left;margin-left:7.5pt;margin-top:2.9pt;width:14.4pt;height:10.8pt;z-index:2517253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"/>
              </w:pict>
            </w:r>
          </w:p>
        </w:tc>
        <w:tc>
          <w:tcPr>
            <w:tcW w:w="7902" w:type="dxa"/>
          </w:tcPr>
          <w:p w:rsidR="00D13496" w:rsidRPr="00256EB2" w:rsidRDefault="00D13496" w:rsidP="0099065F">
            <w:pPr>
              <w:pStyle w:val="BWSBodyText"/>
            </w:pPr>
            <w:r>
              <w:t>Login to AMM</w:t>
            </w:r>
          </w:p>
        </w:tc>
      </w:tr>
      <w:tr w:rsidR="00D13496" w:rsidRPr="003D536D" w:rsidTr="0077706A">
        <w:tc>
          <w:tcPr>
            <w:tcW w:w="828" w:type="dxa"/>
          </w:tcPr>
          <w:p w:rsidR="00D13496" w:rsidRPr="00EC2D3A" w:rsidRDefault="00CB1FC1" w:rsidP="0099065F">
            <w:pPr>
              <w:pStyle w:val="BWSBodyText"/>
            </w:pPr>
            <w:r>
              <w:rPr>
                <w:noProof/>
              </w:rPr>
              <w:pict>
                <v:roundrect id="_x0000_s1115" style="position:absolute;left:0;text-align:left;margin-left:7.5pt;margin-top:2.9pt;width:14.4pt;height:10.8pt;z-index:25172633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"/>
              </w:pict>
            </w:r>
          </w:p>
        </w:tc>
        <w:tc>
          <w:tcPr>
            <w:tcW w:w="7902" w:type="dxa"/>
          </w:tcPr>
          <w:p w:rsidR="00D13496" w:rsidRDefault="0099065F" w:rsidP="00202792">
            <w:pPr>
              <w:pStyle w:val="BWSBodyText"/>
              <w:jc w:val="left"/>
            </w:pPr>
            <w:r>
              <w:t>Restart/ Start standby blade in original window:</w:t>
            </w:r>
          </w:p>
          <w:p w:rsidR="00D13496" w:rsidRDefault="00D13496" w:rsidP="00E508BC">
            <w:pPr>
              <w:pStyle w:val="command"/>
            </w:pPr>
          </w:p>
          <w:p w:rsidR="0099065F" w:rsidRDefault="0099065F" w:rsidP="00E508BC">
            <w:pPr>
              <w:pStyle w:val="command"/>
            </w:pPr>
          </w:p>
          <w:p w:rsidR="0099065F" w:rsidRDefault="0099065F" w:rsidP="00202792">
            <w:pPr>
              <w:pStyle w:val="BWSBodyText"/>
              <w:jc w:val="left"/>
            </w:pPr>
            <w:r>
              <w:t xml:space="preserve">Under  </w:t>
            </w:r>
            <w:r>
              <w:rPr>
                <w:rFonts w:ascii="Courier New" w:eastAsia="Times New Roman" w:hAnsi="Courier New" w:cs="Courier New"/>
                <w:b/>
                <w:bCs w:val="0"/>
                <w:color w:val="0070C0"/>
                <w:szCs w:val="18"/>
                <w:lang w:eastAsia="en-GB"/>
              </w:rPr>
              <w:t xml:space="preserve">Blade Tasks </w:t>
            </w:r>
            <w:r w:rsidRPr="00733A35">
              <w:rPr>
                <w:rFonts w:ascii="Courier New" w:eastAsia="Times New Roman" w:hAnsi="Courier New" w:cs="Courier New"/>
                <w:b/>
                <w:bCs w:val="0"/>
                <w:color w:val="0070C0"/>
                <w:szCs w:val="18"/>
                <w:lang w:eastAsia="en-GB"/>
              </w:rPr>
              <w:t>/</w:t>
            </w:r>
            <w:r>
              <w:rPr>
                <w:rFonts w:ascii="Courier New" w:eastAsia="Times New Roman" w:hAnsi="Courier New" w:cs="Courier New"/>
                <w:b/>
                <w:bCs w:val="0"/>
                <w:color w:val="0070C0"/>
                <w:szCs w:val="18"/>
                <w:lang w:eastAsia="en-GB"/>
              </w:rPr>
              <w:t xml:space="preserve"> Power/Restart</w:t>
            </w:r>
          </w:p>
          <w:p w:rsidR="0099065F" w:rsidRDefault="0099065F" w:rsidP="00202792">
            <w:pPr>
              <w:pStyle w:val="BWSBodyText"/>
              <w:jc w:val="left"/>
            </w:pPr>
            <w:r>
              <w:t>Located bay for standby blade and check the box for this blade</w:t>
            </w:r>
          </w:p>
          <w:p w:rsidR="0099065F" w:rsidRDefault="0099065F" w:rsidP="00202792">
            <w:pPr>
              <w:pStyle w:val="BWSBodyText"/>
              <w:jc w:val="left"/>
            </w:pPr>
            <w:r>
              <w:t>Under Available actions use pull down to select “Restart Blade”</w:t>
            </w:r>
          </w:p>
          <w:p w:rsidR="0099065F" w:rsidRDefault="0099065F" w:rsidP="00202792">
            <w:pPr>
              <w:pStyle w:val="BWSBodyText"/>
              <w:jc w:val="left"/>
            </w:pPr>
            <w:r>
              <w:t>Click on “Perform action” button</w:t>
            </w:r>
          </w:p>
          <w:p w:rsidR="00D13496" w:rsidRDefault="00D13496" w:rsidP="00E508BC">
            <w:pPr>
              <w:pStyle w:val="command"/>
            </w:pPr>
          </w:p>
          <w:p w:rsidR="00D13496" w:rsidRDefault="00D13496" w:rsidP="00202792">
            <w:pPr>
              <w:pStyle w:val="BodyText"/>
              <w:spacing w:after="20" w:line="240" w:lineRule="auto"/>
              <w:jc w:val="left"/>
              <w:rPr>
                <w:rFonts w:ascii="Courier New" w:hAnsi="Courier New" w:cs="Courier New"/>
                <w:b/>
                <w:color w:val="0070C0"/>
                <w:sz w:val="18"/>
                <w:szCs w:val="18"/>
                <w:lang w:eastAsia="en-GB" w:bidi="ar-SA"/>
              </w:rPr>
            </w:pPr>
          </w:p>
          <w:p w:rsidR="0099065F" w:rsidRPr="0099065F" w:rsidRDefault="00202792" w:rsidP="00202792">
            <w:pPr>
              <w:pStyle w:val="BWSBodyText"/>
              <w:jc w:val="left"/>
            </w:pPr>
            <w:r>
              <w:t>Then g</w:t>
            </w:r>
            <w:r w:rsidR="0099065F" w:rsidRPr="0099065F">
              <w:t xml:space="preserve">o back to </w:t>
            </w:r>
            <w:r w:rsidR="0099065F">
              <w:t>Remot</w:t>
            </w:r>
            <w:r w:rsidR="0099065F" w:rsidRPr="0099065F">
              <w:t>e console window</w:t>
            </w:r>
            <w:r w:rsidR="005D4B49">
              <w:t xml:space="preserve"> and </w:t>
            </w:r>
            <w:r>
              <w:t>catch “LSI Setup U</w:t>
            </w:r>
            <w:r w:rsidR="00F831AD">
              <w:t>tility”</w:t>
            </w:r>
            <w:r>
              <w:t xml:space="preserve"> during Blade boot up</w:t>
            </w:r>
          </w:p>
          <w:p w:rsidR="00D13496" w:rsidRPr="003D536D" w:rsidRDefault="00D13496" w:rsidP="0099065F">
            <w:pPr>
              <w:pStyle w:val="BodyText"/>
              <w:spacing w:after="20" w:line="240" w:lineRule="auto"/>
            </w:pPr>
          </w:p>
        </w:tc>
      </w:tr>
    </w:tbl>
    <w:p w:rsidR="003703F7" w:rsidRDefault="003703F7" w:rsidP="002337EA">
      <w:pPr>
        <w:pStyle w:val="BodyText"/>
        <w:rPr>
          <w:lang w:val="en-GB"/>
        </w:rPr>
      </w:pPr>
    </w:p>
    <w:p w:rsidR="00267C6A" w:rsidRDefault="00267C6A" w:rsidP="002337EA">
      <w:pPr>
        <w:pStyle w:val="BodyText"/>
        <w:rPr>
          <w:lang w:val="en-GB"/>
        </w:rPr>
      </w:pPr>
    </w:p>
    <w:p w:rsidR="00267C6A" w:rsidRDefault="00267C6A" w:rsidP="002337EA">
      <w:pPr>
        <w:pStyle w:val="BodyText"/>
        <w:rPr>
          <w:lang w:val="en-GB"/>
        </w:rPr>
      </w:pPr>
    </w:p>
    <w:p w:rsidR="002337EA" w:rsidRPr="00753176" w:rsidRDefault="00E57BA4" w:rsidP="005D61C4">
      <w:pPr>
        <w:pStyle w:val="Heading2"/>
        <w:tabs>
          <w:tab w:val="clear" w:pos="864"/>
          <w:tab w:val="clear" w:pos="1080"/>
          <w:tab w:val="num" w:pos="810"/>
        </w:tabs>
        <w:spacing w:before="0" w:after="120"/>
        <w:jc w:val="both"/>
        <w:rPr>
          <w:b w:val="0"/>
          <w:lang w:val="en-GB"/>
        </w:rPr>
      </w:pPr>
      <w:bookmarkStart w:id="65" w:name="_Toc319304050"/>
      <w:r>
        <w:rPr>
          <w:b w:val="0"/>
          <w:lang w:val="en-GB"/>
        </w:rPr>
        <w:lastRenderedPageBreak/>
        <w:t>R</w:t>
      </w:r>
      <w:r w:rsidR="00D13496">
        <w:rPr>
          <w:b w:val="0"/>
          <w:lang w:val="en-GB"/>
        </w:rPr>
        <w:t xml:space="preserve">aid setup </w:t>
      </w:r>
      <w:r w:rsidR="00F4365A">
        <w:rPr>
          <w:b w:val="0"/>
          <w:lang w:val="en-GB"/>
        </w:rPr>
        <w:t xml:space="preserve">for </w:t>
      </w:r>
      <w:r w:rsidR="00D13496">
        <w:rPr>
          <w:b w:val="0"/>
          <w:lang w:val="en-GB"/>
        </w:rPr>
        <w:t>blade</w:t>
      </w:r>
      <w:bookmarkEnd w:id="65"/>
    </w:p>
    <w:p w:rsidR="002337EA" w:rsidRDefault="002337EA" w:rsidP="002337EA">
      <w:pPr>
        <w:pStyle w:val="BodyText"/>
        <w:spacing w:after="20" w:line="240" w:lineRule="auto"/>
        <w:rPr>
          <w:rFonts w:ascii="Courier New" w:hAnsi="Courier New" w:cs="Courier New"/>
          <w:sz w:val="18"/>
          <w:szCs w:val="18"/>
          <w:lang w:eastAsia="en-GB" w:bidi="ar-SA"/>
        </w:rPr>
      </w:pPr>
    </w:p>
    <w:tbl>
      <w:tblPr>
        <w:tblStyle w:val="TableGrid"/>
        <w:tblW w:w="8730" w:type="dxa"/>
        <w:tblInd w:w="18" w:type="dxa"/>
        <w:tblLayout w:type="fixed"/>
        <w:tblLook w:val="04A0"/>
      </w:tblPr>
      <w:tblGrid>
        <w:gridCol w:w="828"/>
        <w:gridCol w:w="7902"/>
      </w:tblGrid>
      <w:tr w:rsidR="002337EA" w:rsidRPr="00256EB2" w:rsidTr="0077706A">
        <w:tc>
          <w:tcPr>
            <w:tcW w:w="828" w:type="dxa"/>
          </w:tcPr>
          <w:p w:rsidR="002337EA" w:rsidRPr="00EC2D3A" w:rsidRDefault="00CB1FC1" w:rsidP="002337EA">
            <w:pPr>
              <w:pStyle w:val="BWSBodyText"/>
            </w:pPr>
            <w:r>
              <w:rPr>
                <w:noProof/>
              </w:rPr>
              <w:pict>
                <v:roundrect id="_x0000_s1114" style="position:absolute;left:0;text-align:left;margin-left:7.5pt;margin-top:2.9pt;width:14.4pt;height:10.8pt;z-index:2516828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qTn0+zACAABhBAAADgAAAAAAAAAAAAAAAAAuAgAAZHJz&#10;L2Uyb0RvYy54bWxQSwECLQAUAAYACAAAACEA08Dm39oAAAAGAQAADwAAAAAAAAAAAAAAAACKBAAA&#10;ZHJzL2Rvd25yZXYueG1sUEsFBgAAAAAEAAQA8wAAAJEFAAAAAA==&#10;"/>
              </w:pict>
            </w:r>
          </w:p>
        </w:tc>
        <w:tc>
          <w:tcPr>
            <w:tcW w:w="7902" w:type="dxa"/>
          </w:tcPr>
          <w:p w:rsidR="003C2461" w:rsidRDefault="003C2461" w:rsidP="00925203">
            <w:pPr>
              <w:pStyle w:val="BWSBodyText"/>
              <w:jc w:val="left"/>
            </w:pPr>
            <w:r>
              <w:t xml:space="preserve">Setup Raid </w:t>
            </w:r>
            <w:r w:rsidR="005D61C4">
              <w:t xml:space="preserve">Mirroring </w:t>
            </w:r>
            <w:r>
              <w:t>for Drive 0 and 1</w:t>
            </w:r>
          </w:p>
          <w:p w:rsidR="003C2461" w:rsidRDefault="003C2461" w:rsidP="00925203">
            <w:pPr>
              <w:pStyle w:val="BWSBodyText"/>
              <w:jc w:val="left"/>
            </w:pPr>
          </w:p>
          <w:p w:rsidR="00F831AD" w:rsidRDefault="00066BA3" w:rsidP="00925203">
            <w:pPr>
              <w:pStyle w:val="BWSBodyText"/>
              <w:jc w:val="left"/>
            </w:pPr>
            <w:r>
              <w:t>Select the LSI Setup Utility during Blade Boot up</w:t>
            </w:r>
          </w:p>
          <w:p w:rsidR="00925203" w:rsidRDefault="00925203" w:rsidP="00925203">
            <w:pPr>
              <w:pStyle w:val="BWSBodyText"/>
              <w:jc w:val="left"/>
            </w:pPr>
          </w:p>
          <w:p w:rsidR="00925203" w:rsidRDefault="00925203" w:rsidP="00925203">
            <w:pPr>
              <w:pStyle w:val="BWSBodyText"/>
              <w:jc w:val="left"/>
            </w:pPr>
            <w:proofErr w:type="gramStart"/>
            <w:r>
              <w:t xml:space="preserve">Reference  </w:t>
            </w:r>
            <w:proofErr w:type="gramEnd"/>
            <w:r w:rsidR="00CB1FC1">
              <w:fldChar w:fldCharType="begin"/>
            </w:r>
            <w:r w:rsidR="000500B9">
              <w:instrText>HYPERLINK \l "_Appedix__C"</w:instrText>
            </w:r>
            <w:r w:rsidR="00CB1FC1">
              <w:fldChar w:fldCharType="separate"/>
            </w:r>
            <w:r w:rsidRPr="00925203">
              <w:rPr>
                <w:rStyle w:val="Hyperlink"/>
                <w:rFonts w:cstheme="majorBidi"/>
              </w:rPr>
              <w:t>APPENDIX C</w:t>
            </w:r>
            <w:r w:rsidR="00CB1FC1">
              <w:fldChar w:fldCharType="end"/>
            </w:r>
            <w:r>
              <w:t xml:space="preserve"> for  </w:t>
            </w:r>
            <w:hyperlink w:anchor="_LSI_Raid_setup" w:history="1">
              <w:r w:rsidRPr="00925203">
                <w:rPr>
                  <w:rStyle w:val="Hyperlink"/>
                  <w:rFonts w:cstheme="majorBidi"/>
                </w:rPr>
                <w:t>LSI Raid setup Screen captures.</w:t>
              </w:r>
            </w:hyperlink>
            <w:r>
              <w:t xml:space="preserve"> </w:t>
            </w:r>
          </w:p>
          <w:p w:rsidR="00066BA3" w:rsidRPr="00256EB2" w:rsidRDefault="00925203" w:rsidP="00925203">
            <w:pPr>
              <w:pStyle w:val="BWSBodyText"/>
            </w:pPr>
            <w:r>
              <w:t xml:space="preserve"> </w:t>
            </w:r>
          </w:p>
        </w:tc>
      </w:tr>
      <w:tr w:rsidR="002337EA" w:rsidRPr="003D536D" w:rsidTr="0077706A">
        <w:tc>
          <w:tcPr>
            <w:tcW w:w="828" w:type="dxa"/>
          </w:tcPr>
          <w:p w:rsidR="002337EA" w:rsidRPr="00EC2D3A" w:rsidRDefault="00CB1FC1" w:rsidP="002337EA">
            <w:pPr>
              <w:pStyle w:val="BWSBodyText"/>
            </w:pPr>
            <w:r>
              <w:rPr>
                <w:noProof/>
              </w:rPr>
              <w:pict>
                <v:roundrect id="_x0000_s1113" style="position:absolute;left:0;text-align:left;margin-left:7.5pt;margin-top:2.9pt;width:14.4pt;height:10.8pt;z-index:25168384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MuydSDACAABhBAAADgAAAAAAAAAAAAAAAAAuAgAAZHJz&#10;L2Uyb0RvYy54bWxQSwECLQAUAAYACAAAACEA08Dm39oAAAAGAQAADwAAAAAAAAAAAAAAAACKBAAA&#10;ZHJzL2Rvd25yZXYueG1sUEsFBgAAAAAEAAQA8wAAAJEFAAAAAA==&#10;"/>
              </w:pict>
            </w:r>
          </w:p>
        </w:tc>
        <w:tc>
          <w:tcPr>
            <w:tcW w:w="7902" w:type="dxa"/>
          </w:tcPr>
          <w:p w:rsidR="00066BA3" w:rsidRDefault="00066BA3" w:rsidP="00202792">
            <w:pPr>
              <w:pStyle w:val="BWSBodyText"/>
              <w:jc w:val="left"/>
            </w:pPr>
          </w:p>
          <w:p w:rsidR="004664A7" w:rsidRDefault="00066BA3" w:rsidP="00202792">
            <w:pPr>
              <w:pStyle w:val="BWSBodyText"/>
              <w:jc w:val="left"/>
            </w:pPr>
            <w:r>
              <w:t>Hold down &lt;Ctrl&gt; and press &lt;c&gt; key when the following appears on the screen:</w:t>
            </w:r>
          </w:p>
          <w:p w:rsidR="00066BA3" w:rsidRDefault="00066BA3" w:rsidP="00202792">
            <w:pPr>
              <w:pStyle w:val="BWSBodyText"/>
              <w:jc w:val="left"/>
            </w:pPr>
          </w:p>
          <w:p w:rsidR="005D4B49" w:rsidRDefault="005D4B49" w:rsidP="00202792">
            <w:pPr>
              <w:pStyle w:val="BWSBodyText"/>
              <w:jc w:val="left"/>
            </w:pPr>
          </w:p>
          <w:p w:rsidR="00066BA3" w:rsidRPr="00066BA3" w:rsidRDefault="00066BA3" w:rsidP="00202792">
            <w:pPr>
              <w:pStyle w:val="BodyText"/>
              <w:spacing w:after="20" w:line="240" w:lineRule="auto"/>
              <w:jc w:val="left"/>
              <w:rPr>
                <w:rFonts w:ascii="Courier New" w:hAnsi="Courier New" w:cs="Courier New"/>
                <w:b/>
                <w:color w:val="0070C0"/>
                <w:sz w:val="18"/>
                <w:szCs w:val="18"/>
                <w:lang w:eastAsia="en-GB" w:bidi="ar-SA"/>
              </w:rPr>
            </w:pPr>
            <w:r w:rsidRPr="00066BA3">
              <w:rPr>
                <w:rFonts w:ascii="Courier New" w:hAnsi="Courier New" w:cs="Courier New"/>
                <w:b/>
                <w:color w:val="0070C0"/>
                <w:sz w:val="18"/>
                <w:szCs w:val="18"/>
                <w:lang w:eastAsia="en-GB" w:bidi="ar-SA"/>
              </w:rPr>
              <w:t>LSI Corporation MPT SAS BIOS</w:t>
            </w:r>
          </w:p>
          <w:p w:rsidR="00066BA3" w:rsidRPr="00066BA3" w:rsidRDefault="00066BA3" w:rsidP="00202792">
            <w:pPr>
              <w:pStyle w:val="BodyText"/>
              <w:spacing w:after="20" w:line="240" w:lineRule="auto"/>
              <w:jc w:val="left"/>
              <w:rPr>
                <w:rFonts w:ascii="Courier New" w:hAnsi="Courier New" w:cs="Courier New"/>
                <w:b/>
                <w:color w:val="0070C0"/>
                <w:sz w:val="18"/>
                <w:szCs w:val="18"/>
                <w:lang w:eastAsia="en-GB" w:bidi="ar-SA"/>
              </w:rPr>
            </w:pPr>
            <w:r w:rsidRPr="00066BA3">
              <w:rPr>
                <w:rFonts w:ascii="Courier New" w:hAnsi="Courier New" w:cs="Courier New"/>
                <w:b/>
                <w:color w:val="0070C0"/>
                <w:sz w:val="18"/>
                <w:szCs w:val="18"/>
                <w:lang w:eastAsia="en-GB" w:bidi="ar-SA"/>
              </w:rPr>
              <w:t>MPTBIOS-X.XX.XX.XX (XXXX.XX.XX)</w:t>
            </w:r>
          </w:p>
          <w:p w:rsidR="002337EA" w:rsidRPr="00066BA3" w:rsidRDefault="002337EA" w:rsidP="00202792">
            <w:pPr>
              <w:pStyle w:val="BodyText"/>
              <w:spacing w:after="20" w:line="240" w:lineRule="auto"/>
              <w:jc w:val="left"/>
              <w:rPr>
                <w:rFonts w:ascii="Courier New" w:hAnsi="Courier New" w:cs="Courier New"/>
                <w:b/>
                <w:color w:val="0070C0"/>
                <w:sz w:val="18"/>
                <w:szCs w:val="18"/>
                <w:lang w:eastAsia="en-GB" w:bidi="ar-SA"/>
              </w:rPr>
            </w:pPr>
          </w:p>
          <w:p w:rsidR="00066BA3" w:rsidRPr="00066BA3" w:rsidRDefault="00066BA3" w:rsidP="00202792">
            <w:pPr>
              <w:pStyle w:val="BodyText"/>
              <w:spacing w:after="20" w:line="240" w:lineRule="auto"/>
              <w:jc w:val="left"/>
              <w:rPr>
                <w:rFonts w:ascii="Courier New" w:hAnsi="Courier New" w:cs="Courier New"/>
                <w:b/>
                <w:color w:val="0070C0"/>
                <w:sz w:val="18"/>
                <w:szCs w:val="18"/>
                <w:lang w:eastAsia="en-GB" w:bidi="ar-SA"/>
              </w:rPr>
            </w:pPr>
            <w:r w:rsidRPr="00066BA3">
              <w:rPr>
                <w:rFonts w:ascii="Courier New" w:hAnsi="Courier New" w:cs="Courier New"/>
                <w:b/>
                <w:color w:val="0070C0"/>
                <w:sz w:val="18"/>
                <w:szCs w:val="18"/>
                <w:lang w:eastAsia="en-GB" w:bidi="ar-SA"/>
              </w:rPr>
              <w:t>Press Ctrl</w:t>
            </w:r>
            <w:r>
              <w:rPr>
                <w:rFonts w:ascii="Courier New" w:hAnsi="Courier New" w:cs="Courier New"/>
                <w:b/>
                <w:color w:val="0070C0"/>
                <w:sz w:val="18"/>
                <w:szCs w:val="18"/>
                <w:lang w:eastAsia="en-GB" w:bidi="ar-SA"/>
              </w:rPr>
              <w:t>-</w:t>
            </w:r>
            <w:r w:rsidRPr="00066BA3">
              <w:rPr>
                <w:rFonts w:ascii="Courier New" w:hAnsi="Courier New" w:cs="Courier New"/>
                <w:b/>
                <w:color w:val="0070C0"/>
                <w:sz w:val="18"/>
                <w:szCs w:val="18"/>
                <w:lang w:eastAsia="en-GB" w:bidi="ar-SA"/>
              </w:rPr>
              <w:t>C to start LSI Corp Configuration Utility…</w:t>
            </w:r>
          </w:p>
          <w:p w:rsidR="00066BA3" w:rsidRDefault="00066BA3" w:rsidP="00E508BC">
            <w:pPr>
              <w:pStyle w:val="command"/>
            </w:pPr>
          </w:p>
          <w:p w:rsidR="002337EA" w:rsidRDefault="002337EA" w:rsidP="00E508BC">
            <w:pPr>
              <w:pStyle w:val="command"/>
            </w:pPr>
          </w:p>
          <w:p w:rsidR="006760F3" w:rsidRDefault="006760F3" w:rsidP="00202792">
            <w:pPr>
              <w:pStyle w:val="BWSBodyText"/>
              <w:jc w:val="left"/>
            </w:pPr>
            <w:r>
              <w:t xml:space="preserve">Press Enter to select </w:t>
            </w:r>
            <w:r w:rsidRPr="008264BC">
              <w:rPr>
                <w:rFonts w:ascii="Courier New" w:eastAsia="Times New Roman" w:hAnsi="Courier New" w:cs="Courier New"/>
                <w:b/>
                <w:bCs w:val="0"/>
                <w:color w:val="0070C0"/>
                <w:szCs w:val="18"/>
                <w:lang w:eastAsia="en-GB"/>
              </w:rPr>
              <w:t>SAS1064 Adaptor</w:t>
            </w:r>
          </w:p>
          <w:p w:rsidR="006760F3" w:rsidRDefault="006760F3" w:rsidP="00202792">
            <w:pPr>
              <w:pStyle w:val="BWSBodyText"/>
              <w:jc w:val="left"/>
            </w:pPr>
            <w:r>
              <w:t xml:space="preserve">Move over to </w:t>
            </w:r>
            <w:r w:rsidRPr="008264BC">
              <w:rPr>
                <w:rFonts w:ascii="Courier New" w:eastAsia="Times New Roman" w:hAnsi="Courier New" w:cs="Courier New"/>
                <w:b/>
                <w:bCs w:val="0"/>
                <w:color w:val="0070C0"/>
                <w:szCs w:val="18"/>
                <w:lang w:eastAsia="en-GB"/>
              </w:rPr>
              <w:t>RAID Properties</w:t>
            </w:r>
            <w:r>
              <w:t xml:space="preserve"> and press enter</w:t>
            </w:r>
          </w:p>
          <w:p w:rsidR="003C2461" w:rsidRDefault="003C2461" w:rsidP="00202792">
            <w:pPr>
              <w:pStyle w:val="BWSBodyText"/>
              <w:jc w:val="left"/>
            </w:pPr>
          </w:p>
          <w:p w:rsidR="008264BC" w:rsidRDefault="00F337A5" w:rsidP="00202792">
            <w:pPr>
              <w:pStyle w:val="BWSBodyText"/>
              <w:jc w:val="left"/>
            </w:pPr>
            <w:r>
              <w:t>I</w:t>
            </w:r>
            <w:r w:rsidR="003C2461">
              <w:t xml:space="preserve">f disk are </w:t>
            </w:r>
            <w:r>
              <w:t xml:space="preserve">already </w:t>
            </w:r>
            <w:r w:rsidR="003C2461">
              <w:t xml:space="preserve">part of Array and have </w:t>
            </w:r>
            <w:r>
              <w:t>been setup then it will display</w:t>
            </w:r>
          </w:p>
          <w:p w:rsidR="003C2461" w:rsidRDefault="008264BC" w:rsidP="00202792">
            <w:pPr>
              <w:pStyle w:val="BWSBodyText"/>
              <w:jc w:val="left"/>
            </w:pPr>
            <w:proofErr w:type="spellStart"/>
            <w:r>
              <w:t>ie</w:t>
            </w:r>
            <w:proofErr w:type="spellEnd"/>
            <w:r>
              <w:t xml:space="preserve">:  </w:t>
            </w:r>
            <w:r w:rsidR="003C2461">
              <w:t>RAID D</w:t>
            </w:r>
            <w:r>
              <w:t xml:space="preserve">isk = </w:t>
            </w:r>
            <w:r w:rsidRPr="008264BC">
              <w:rPr>
                <w:rFonts w:ascii="Courier New" w:eastAsia="Times New Roman" w:hAnsi="Courier New" w:cs="Courier New"/>
                <w:b/>
                <w:bCs w:val="0"/>
                <w:color w:val="0070C0"/>
                <w:szCs w:val="18"/>
                <w:lang w:eastAsia="en-GB"/>
              </w:rPr>
              <w:t>YES</w:t>
            </w:r>
          </w:p>
          <w:p w:rsidR="008264BC" w:rsidRDefault="008264BC" w:rsidP="00202792">
            <w:pPr>
              <w:pStyle w:val="BWSBodyText"/>
              <w:jc w:val="left"/>
            </w:pPr>
          </w:p>
          <w:p w:rsidR="006760F3" w:rsidRDefault="00F337A5" w:rsidP="00F337A5">
            <w:pPr>
              <w:pStyle w:val="BWSBodyText"/>
              <w:jc w:val="left"/>
            </w:pPr>
            <w:r>
              <w:t xml:space="preserve">Otherwise </w:t>
            </w:r>
          </w:p>
          <w:p w:rsidR="006760F3" w:rsidRDefault="003C2461" w:rsidP="00202792">
            <w:pPr>
              <w:pStyle w:val="BWSBodyText"/>
              <w:jc w:val="left"/>
            </w:pPr>
            <w:r>
              <w:t xml:space="preserve">  Select </w:t>
            </w:r>
            <w:r w:rsidRPr="003D1C57">
              <w:rPr>
                <w:rFonts w:ascii="Courier New" w:eastAsia="Times New Roman" w:hAnsi="Courier New" w:cs="Courier New"/>
                <w:b/>
                <w:bCs w:val="0"/>
                <w:color w:val="0070C0"/>
                <w:szCs w:val="18"/>
                <w:lang w:eastAsia="en-GB"/>
              </w:rPr>
              <w:t>Create IM Volume</w:t>
            </w:r>
            <w:r>
              <w:t xml:space="preserve">     ( Integrated Mirror Array of 2 disk)</w:t>
            </w:r>
          </w:p>
          <w:p w:rsidR="006760F3" w:rsidRDefault="003C2461" w:rsidP="00202792">
            <w:pPr>
              <w:pStyle w:val="BWSBodyText"/>
              <w:jc w:val="left"/>
            </w:pPr>
            <w:r>
              <w:t xml:space="preserve">  Add both Drives by changing RAID DISK from </w:t>
            </w:r>
            <w:r w:rsidRPr="003D1C57">
              <w:rPr>
                <w:rFonts w:ascii="Courier New" w:eastAsia="Times New Roman" w:hAnsi="Courier New" w:cs="Courier New"/>
                <w:b/>
                <w:bCs w:val="0"/>
                <w:color w:val="0070C0"/>
                <w:szCs w:val="18"/>
                <w:lang w:eastAsia="en-GB"/>
              </w:rPr>
              <w:t>[No]</w:t>
            </w:r>
            <w:r>
              <w:t xml:space="preserve"> to </w:t>
            </w:r>
            <w:r w:rsidRPr="003D1C57">
              <w:rPr>
                <w:rFonts w:ascii="Courier New" w:eastAsia="Times New Roman" w:hAnsi="Courier New" w:cs="Courier New"/>
                <w:b/>
                <w:bCs w:val="0"/>
                <w:color w:val="0070C0"/>
                <w:szCs w:val="18"/>
                <w:lang w:eastAsia="en-GB"/>
              </w:rPr>
              <w:t>[Yes]</w:t>
            </w:r>
            <w:r w:rsidR="00F337A5">
              <w:rPr>
                <w:rFonts w:ascii="Courier New" w:eastAsia="Times New Roman" w:hAnsi="Courier New" w:cs="Courier New"/>
                <w:b/>
                <w:bCs w:val="0"/>
                <w:color w:val="0070C0"/>
                <w:szCs w:val="18"/>
                <w:lang w:eastAsia="en-GB"/>
              </w:rPr>
              <w:t xml:space="preserve"> </w:t>
            </w:r>
            <w:r w:rsidR="00F337A5" w:rsidRPr="00F337A5">
              <w:t>for Slot 0 and 1</w:t>
            </w:r>
          </w:p>
          <w:p w:rsidR="003C2461" w:rsidRDefault="003C2461" w:rsidP="00202792">
            <w:pPr>
              <w:pStyle w:val="BWSBodyText"/>
              <w:jc w:val="left"/>
            </w:pPr>
            <w:r>
              <w:t xml:space="preserve">      Change</w:t>
            </w:r>
            <w:r w:rsidR="003D1C57">
              <w:t xml:space="preserve"> this  by moving</w:t>
            </w:r>
            <w:r>
              <w:t xml:space="preserve"> to </w:t>
            </w:r>
            <w:r w:rsidRPr="003D1C57">
              <w:rPr>
                <w:rFonts w:ascii="Courier New" w:eastAsia="Times New Roman" w:hAnsi="Courier New" w:cs="Courier New"/>
                <w:b/>
                <w:bCs w:val="0"/>
                <w:color w:val="0070C0"/>
                <w:szCs w:val="18"/>
                <w:lang w:eastAsia="en-GB"/>
              </w:rPr>
              <w:t>[No]</w:t>
            </w:r>
            <w:r>
              <w:t xml:space="preserve"> and pressing</w:t>
            </w:r>
            <w:r w:rsidR="003D1C57">
              <w:t xml:space="preserve"> </w:t>
            </w:r>
            <w:r>
              <w:t xml:space="preserve"> </w:t>
            </w:r>
            <w:r w:rsidRPr="003D1C57">
              <w:rPr>
                <w:rFonts w:ascii="Courier New" w:eastAsia="Times New Roman" w:hAnsi="Courier New" w:cs="Courier New"/>
                <w:b/>
                <w:bCs w:val="0"/>
                <w:color w:val="0070C0"/>
                <w:szCs w:val="18"/>
                <w:lang w:eastAsia="en-GB"/>
              </w:rPr>
              <w:t>+</w:t>
            </w:r>
            <w:r>
              <w:t xml:space="preserve"> </w:t>
            </w:r>
            <w:r w:rsidR="003D1C57">
              <w:t xml:space="preserve"> </w:t>
            </w:r>
            <w:r>
              <w:t>to  select disk</w:t>
            </w:r>
          </w:p>
          <w:p w:rsidR="003C2461" w:rsidRDefault="003C2461" w:rsidP="00202792">
            <w:pPr>
              <w:pStyle w:val="BWSBodyText"/>
              <w:jc w:val="left"/>
            </w:pPr>
            <w:r>
              <w:t xml:space="preserve">      </w:t>
            </w:r>
            <w:r w:rsidR="003D1C57">
              <w:t>(Over</w:t>
            </w:r>
            <w:r>
              <w:t>write exiting data if prompted )</w:t>
            </w:r>
          </w:p>
          <w:p w:rsidR="003C2461" w:rsidRDefault="003C2461" w:rsidP="00202792">
            <w:pPr>
              <w:pStyle w:val="BWSBodyText"/>
              <w:jc w:val="left"/>
            </w:pPr>
            <w:r>
              <w:t xml:space="preserve">  Then Press </w:t>
            </w:r>
            <w:r w:rsidRPr="003D1C57">
              <w:rPr>
                <w:rFonts w:ascii="Courier New" w:eastAsia="Times New Roman" w:hAnsi="Courier New" w:cs="Courier New"/>
                <w:b/>
                <w:bCs w:val="0"/>
                <w:color w:val="0070C0"/>
                <w:szCs w:val="18"/>
                <w:lang w:eastAsia="en-GB"/>
              </w:rPr>
              <w:t>C</w:t>
            </w:r>
            <w:r>
              <w:t xml:space="preserve"> to Create array</w:t>
            </w:r>
          </w:p>
          <w:p w:rsidR="003C2461" w:rsidRDefault="003C2461" w:rsidP="00202792">
            <w:pPr>
              <w:pStyle w:val="BWSBodyText"/>
              <w:jc w:val="left"/>
            </w:pPr>
            <w:r>
              <w:t xml:space="preserve">  </w:t>
            </w:r>
            <w:r w:rsidRPr="003D1C57">
              <w:t>Save</w:t>
            </w:r>
            <w:r w:rsidR="008264BC" w:rsidRPr="003D1C57">
              <w:t xml:space="preserve"> changes / Exit</w:t>
            </w:r>
            <w:r w:rsidR="008264BC">
              <w:t xml:space="preserve"> utility and reboot</w:t>
            </w:r>
          </w:p>
          <w:p w:rsidR="003C2461" w:rsidRDefault="003C2461" w:rsidP="00202792">
            <w:pPr>
              <w:pStyle w:val="BWSBodyText"/>
              <w:jc w:val="left"/>
            </w:pPr>
          </w:p>
          <w:p w:rsidR="002337EA" w:rsidRPr="00222022" w:rsidRDefault="002337EA" w:rsidP="002337EA">
            <w:pPr>
              <w:pStyle w:val="BodyText"/>
              <w:spacing w:after="20" w:line="240" w:lineRule="auto"/>
              <w:rPr>
                <w:rFonts w:ascii="Courier New" w:hAnsi="Courier New" w:cs="Courier New"/>
                <w:b/>
                <w:sz w:val="18"/>
                <w:szCs w:val="18"/>
                <w:lang w:eastAsia="en-GB" w:bidi="ar-SA"/>
              </w:rPr>
            </w:pPr>
          </w:p>
          <w:p w:rsidR="002337EA" w:rsidRPr="003D536D" w:rsidRDefault="002337EA" w:rsidP="002337EA">
            <w:pPr>
              <w:pStyle w:val="BodyText"/>
              <w:spacing w:after="20" w:line="240" w:lineRule="auto"/>
            </w:pPr>
          </w:p>
        </w:tc>
      </w:tr>
    </w:tbl>
    <w:p w:rsidR="00406C41" w:rsidRDefault="00406C41" w:rsidP="00CF1C5C">
      <w:pPr>
        <w:rPr>
          <w:lang w:val="en-GB"/>
        </w:rPr>
      </w:pPr>
      <w:r w:rsidRPr="00B54E08">
        <w:rPr>
          <w:rFonts w:ascii="Arial" w:hAnsi="Arial" w:cs="Arial"/>
        </w:rPr>
        <w:t>.</w:t>
      </w:r>
      <w:r>
        <w:rPr>
          <w:lang w:val="en-GB"/>
        </w:rPr>
        <w:t xml:space="preserve"> </w:t>
      </w:r>
    </w:p>
    <w:p w:rsidR="00F337A5" w:rsidRPr="00753176" w:rsidRDefault="00CF1C5C" w:rsidP="00F337A5">
      <w:pPr>
        <w:pStyle w:val="Heading2"/>
        <w:tabs>
          <w:tab w:val="clear" w:pos="864"/>
          <w:tab w:val="clear" w:pos="1080"/>
          <w:tab w:val="num" w:pos="810"/>
        </w:tabs>
        <w:spacing w:before="0" w:after="120"/>
        <w:jc w:val="both"/>
        <w:rPr>
          <w:b w:val="0"/>
          <w:lang w:val="en-GB"/>
        </w:rPr>
      </w:pPr>
      <w:bookmarkStart w:id="66" w:name="_Toc319304051"/>
      <w:r>
        <w:rPr>
          <w:b w:val="0"/>
          <w:lang w:val="en-GB"/>
        </w:rPr>
        <w:t>Halt blade at Select boot device</w:t>
      </w:r>
      <w:bookmarkEnd w:id="66"/>
    </w:p>
    <w:p w:rsidR="00F337A5" w:rsidRDefault="00F337A5" w:rsidP="00F337A5">
      <w:pPr>
        <w:pStyle w:val="BodyText"/>
        <w:spacing w:after="20" w:line="240" w:lineRule="auto"/>
        <w:rPr>
          <w:rFonts w:ascii="Courier New" w:hAnsi="Courier New" w:cs="Courier New"/>
          <w:sz w:val="18"/>
          <w:szCs w:val="18"/>
          <w:lang w:eastAsia="en-GB" w:bidi="ar-SA"/>
        </w:rPr>
      </w:pPr>
    </w:p>
    <w:tbl>
      <w:tblPr>
        <w:tblStyle w:val="TableGrid"/>
        <w:tblW w:w="8730" w:type="dxa"/>
        <w:tblInd w:w="18" w:type="dxa"/>
        <w:tblLayout w:type="fixed"/>
        <w:tblLook w:val="04A0"/>
      </w:tblPr>
      <w:tblGrid>
        <w:gridCol w:w="828"/>
        <w:gridCol w:w="7902"/>
      </w:tblGrid>
      <w:tr w:rsidR="00F337A5" w:rsidRPr="00256EB2" w:rsidTr="00F337A5">
        <w:tc>
          <w:tcPr>
            <w:tcW w:w="828" w:type="dxa"/>
          </w:tcPr>
          <w:p w:rsidR="00F337A5" w:rsidRPr="00EC2D3A" w:rsidRDefault="00CB1FC1" w:rsidP="00F337A5">
            <w:pPr>
              <w:pStyle w:val="BWSBodyText"/>
            </w:pPr>
            <w:r>
              <w:rPr>
                <w:noProof/>
              </w:rPr>
              <w:pict>
                <v:roundrect id="_x0000_s1112" style="position:absolute;left:0;text-align:left;margin-left:7.5pt;margin-top:2.9pt;width:14.4pt;height:10.8pt;z-index:2517591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"/>
              </w:pict>
            </w:r>
          </w:p>
        </w:tc>
        <w:tc>
          <w:tcPr>
            <w:tcW w:w="7902" w:type="dxa"/>
          </w:tcPr>
          <w:p w:rsidR="00F337A5" w:rsidRDefault="00CF1C5C" w:rsidP="00F337A5">
            <w:pPr>
              <w:pStyle w:val="BWSBodyText"/>
              <w:jc w:val="left"/>
            </w:pPr>
            <w:r>
              <w:t>Once blade reboots, halt blade at  “select boot device”  screen by selecting &lt;F12&gt;</w:t>
            </w:r>
          </w:p>
          <w:p w:rsidR="00CF1C5C" w:rsidRDefault="00CF1C5C" w:rsidP="00F337A5">
            <w:pPr>
              <w:pStyle w:val="BWSBodyText"/>
              <w:jc w:val="left"/>
            </w:pPr>
          </w:p>
          <w:p w:rsidR="00F337A5" w:rsidRDefault="00F337A5" w:rsidP="00F337A5">
            <w:pPr>
              <w:pStyle w:val="BWSBodyText"/>
              <w:jc w:val="left"/>
            </w:pPr>
            <w:r>
              <w:t xml:space="preserve">Reference  </w:t>
            </w:r>
            <w:hyperlink w:anchor="_Appedix__C" w:history="1">
              <w:r w:rsidRPr="00925203">
                <w:rPr>
                  <w:rStyle w:val="Hyperlink"/>
                  <w:rFonts w:cstheme="majorBidi"/>
                </w:rPr>
                <w:t>APPENDIX C</w:t>
              </w:r>
            </w:hyperlink>
            <w:r>
              <w:t xml:space="preserve"> for </w:t>
            </w:r>
            <w:hyperlink w:anchor="_Select_boot_device" w:history="1">
              <w:r w:rsidRPr="00F337A5">
                <w:rPr>
                  <w:rStyle w:val="Hyperlink"/>
                  <w:rFonts w:cstheme="majorBidi"/>
                </w:rPr>
                <w:t>Select boot device Screen captures</w:t>
              </w:r>
            </w:hyperlink>
          </w:p>
          <w:p w:rsidR="00F337A5" w:rsidRPr="00256EB2" w:rsidRDefault="00F337A5" w:rsidP="00F337A5">
            <w:pPr>
              <w:pStyle w:val="BWSBodyText"/>
            </w:pPr>
            <w:r>
              <w:t xml:space="preserve"> </w:t>
            </w:r>
          </w:p>
        </w:tc>
      </w:tr>
    </w:tbl>
    <w:p w:rsidR="00406C41" w:rsidRDefault="007D6D20" w:rsidP="00406C41">
      <w:pPr>
        <w:pStyle w:val="Heading2"/>
        <w:keepLines/>
        <w:tabs>
          <w:tab w:val="clear" w:pos="864"/>
          <w:tab w:val="clear" w:pos="1080"/>
        </w:tabs>
        <w:spacing w:before="200" w:after="0" w:line="276" w:lineRule="auto"/>
        <w:ind w:left="576" w:hanging="576"/>
        <w:rPr>
          <w:b w:val="0"/>
        </w:rPr>
      </w:pPr>
      <w:bookmarkStart w:id="67" w:name="_Toc261533686"/>
      <w:bookmarkStart w:id="68" w:name="_Toc318709760"/>
      <w:r w:rsidRPr="00753176">
        <w:rPr>
          <w:b w:val="0"/>
        </w:rPr>
        <w:lastRenderedPageBreak/>
        <w:t xml:space="preserve">    </w:t>
      </w:r>
      <w:bookmarkStart w:id="69" w:name="_Toc319304052"/>
      <w:r w:rsidRPr="00753176">
        <w:rPr>
          <w:b w:val="0"/>
        </w:rPr>
        <w:t xml:space="preserve">Install </w:t>
      </w:r>
      <w:r w:rsidR="00406C41" w:rsidRPr="00753176">
        <w:rPr>
          <w:b w:val="0"/>
        </w:rPr>
        <w:t>Linux Operating System</w:t>
      </w:r>
      <w:bookmarkEnd w:id="67"/>
      <w:bookmarkEnd w:id="68"/>
      <w:bookmarkEnd w:id="69"/>
    </w:p>
    <w:p w:rsidR="008D7E64" w:rsidRPr="008D7E64" w:rsidRDefault="008D7E64" w:rsidP="008D7E64">
      <w:pPr>
        <w:pStyle w:val="BodyText"/>
      </w:pPr>
    </w:p>
    <w:tbl>
      <w:tblPr>
        <w:tblStyle w:val="TableGrid"/>
        <w:tblW w:w="8730" w:type="dxa"/>
        <w:tblInd w:w="18" w:type="dxa"/>
        <w:tblLayout w:type="fixed"/>
        <w:tblLook w:val="04A0"/>
      </w:tblPr>
      <w:tblGrid>
        <w:gridCol w:w="828"/>
        <w:gridCol w:w="7902"/>
      </w:tblGrid>
      <w:tr w:rsidR="00CF1C5C" w:rsidRPr="00256EB2" w:rsidTr="00EB6BF7">
        <w:tc>
          <w:tcPr>
            <w:tcW w:w="828" w:type="dxa"/>
          </w:tcPr>
          <w:p w:rsidR="00CF1C5C" w:rsidRPr="00EC2D3A" w:rsidRDefault="00CF1C5C" w:rsidP="00EB6BF7">
            <w:pPr>
              <w:pStyle w:val="BWSBodyText"/>
            </w:pPr>
          </w:p>
        </w:tc>
        <w:tc>
          <w:tcPr>
            <w:tcW w:w="7902" w:type="dxa"/>
          </w:tcPr>
          <w:p w:rsidR="00CF1C5C" w:rsidRPr="00CF1C5C" w:rsidRDefault="00CF1C5C" w:rsidP="00CF1C5C">
            <w:pPr>
              <w:pStyle w:val="BWSBodyText"/>
              <w:jc w:val="left"/>
              <w:rPr>
                <w:sz w:val="20"/>
              </w:rPr>
            </w:pPr>
            <w:r w:rsidRPr="00CF1C5C">
              <w:rPr>
                <w:sz w:val="20"/>
              </w:rPr>
              <w:t xml:space="preserve">Linux is installed using BMS as  </w:t>
            </w:r>
            <w:proofErr w:type="spellStart"/>
            <w:r w:rsidRPr="00CF1C5C">
              <w:rPr>
                <w:sz w:val="20"/>
              </w:rPr>
              <w:t>kickstart</w:t>
            </w:r>
            <w:proofErr w:type="spellEnd"/>
            <w:r w:rsidRPr="00CF1C5C">
              <w:rPr>
                <w:sz w:val="20"/>
              </w:rPr>
              <w:t xml:space="preserve"> server </w:t>
            </w:r>
          </w:p>
          <w:p w:rsidR="00CF1C5C" w:rsidRPr="00CF1C5C" w:rsidRDefault="00CF1C5C" w:rsidP="00CF1C5C">
            <w:pPr>
              <w:pStyle w:val="BWSBodyText"/>
              <w:jc w:val="left"/>
              <w:rPr>
                <w:sz w:val="20"/>
              </w:rPr>
            </w:pPr>
            <w:proofErr w:type="gramStart"/>
            <w:r w:rsidRPr="00CF1C5C">
              <w:rPr>
                <w:sz w:val="20"/>
              </w:rPr>
              <w:t>see</w:t>
            </w:r>
            <w:proofErr w:type="gramEnd"/>
            <w:r w:rsidRPr="00CF1C5C">
              <w:rPr>
                <w:sz w:val="20"/>
              </w:rPr>
              <w:t xml:space="preserve"> </w:t>
            </w:r>
            <w:hyperlink w:anchor="_Appedix_A" w:history="1">
              <w:r w:rsidRPr="00CF1C5C">
                <w:rPr>
                  <w:rStyle w:val="Hyperlink"/>
                  <w:rFonts w:cstheme="majorBidi"/>
                  <w:sz w:val="20"/>
                </w:rPr>
                <w:t>Appendix A</w:t>
              </w:r>
            </w:hyperlink>
            <w:r w:rsidRPr="00CF1C5C">
              <w:rPr>
                <w:sz w:val="20"/>
              </w:rPr>
              <w:t xml:space="preserve">  </w:t>
            </w:r>
            <w:hyperlink w:anchor="_Setting_up_Linux" w:history="1">
              <w:r w:rsidR="00F90230" w:rsidRPr="00F90230">
                <w:rPr>
                  <w:rStyle w:val="Hyperlink"/>
                  <w:rFonts w:cstheme="majorBidi"/>
                  <w:sz w:val="20"/>
                </w:rPr>
                <w:t xml:space="preserve">Setting up Linux </w:t>
              </w:r>
              <w:proofErr w:type="spellStart"/>
              <w:r w:rsidR="00F90230" w:rsidRPr="00F90230">
                <w:rPr>
                  <w:rStyle w:val="Hyperlink"/>
                  <w:rFonts w:cstheme="majorBidi"/>
                  <w:sz w:val="20"/>
                </w:rPr>
                <w:t>kickstart</w:t>
              </w:r>
              <w:proofErr w:type="spellEnd"/>
              <w:r w:rsidR="00F90230" w:rsidRPr="00F90230">
                <w:rPr>
                  <w:rStyle w:val="Hyperlink"/>
                  <w:rFonts w:cstheme="majorBidi"/>
                  <w:sz w:val="20"/>
                </w:rPr>
                <w:t xml:space="preserve"> server.</w:t>
              </w:r>
            </w:hyperlink>
            <w:r w:rsidR="00F90230">
              <w:rPr>
                <w:sz w:val="20"/>
              </w:rPr>
              <w:t xml:space="preserve"> </w:t>
            </w:r>
            <w:r w:rsidRPr="00CF1C5C">
              <w:rPr>
                <w:sz w:val="20"/>
              </w:rPr>
              <w:t xml:space="preserve">for PXE boot </w:t>
            </w:r>
            <w:r w:rsidR="00BA2B10">
              <w:rPr>
                <w:sz w:val="20"/>
              </w:rPr>
              <w:t>/</w:t>
            </w:r>
            <w:r w:rsidRPr="00CF1C5C">
              <w:rPr>
                <w:sz w:val="20"/>
              </w:rPr>
              <w:t xml:space="preserve">  </w:t>
            </w:r>
            <w:proofErr w:type="spellStart"/>
            <w:r w:rsidRPr="00CF1C5C">
              <w:rPr>
                <w:sz w:val="20"/>
              </w:rPr>
              <w:t>kickstart</w:t>
            </w:r>
            <w:proofErr w:type="spellEnd"/>
            <w:r w:rsidRPr="00CF1C5C">
              <w:rPr>
                <w:sz w:val="20"/>
              </w:rPr>
              <w:t xml:space="preserve"> setup </w:t>
            </w:r>
            <w:r w:rsidR="00BA2B10">
              <w:rPr>
                <w:sz w:val="20"/>
              </w:rPr>
              <w:t xml:space="preserve">for </w:t>
            </w:r>
            <w:r w:rsidRPr="00CF1C5C">
              <w:rPr>
                <w:sz w:val="20"/>
              </w:rPr>
              <w:t xml:space="preserve"> BMS server</w:t>
            </w:r>
          </w:p>
          <w:p w:rsidR="00CF1C5C" w:rsidRPr="00256EB2" w:rsidRDefault="00CF1C5C" w:rsidP="00EB6BF7">
            <w:pPr>
              <w:pStyle w:val="BWSBodyText"/>
            </w:pPr>
          </w:p>
        </w:tc>
      </w:tr>
    </w:tbl>
    <w:p w:rsidR="00CF1C5C" w:rsidRPr="00CF1C5C" w:rsidRDefault="00CF1C5C" w:rsidP="00CF1C5C">
      <w:pPr>
        <w:pStyle w:val="BodyText"/>
      </w:pPr>
    </w:p>
    <w:p w:rsidR="00406C41" w:rsidRPr="00753176" w:rsidRDefault="00841E7E" w:rsidP="00406C41">
      <w:pPr>
        <w:pStyle w:val="Heading3"/>
        <w:rPr>
          <w:sz w:val="28"/>
        </w:rPr>
      </w:pPr>
      <w:bookmarkStart w:id="70" w:name="_Toc318024286"/>
      <w:bookmarkStart w:id="71" w:name="_Toc319304053"/>
      <w:bookmarkStart w:id="72" w:name="_Toc318709762"/>
      <w:bookmarkEnd w:id="70"/>
      <w:r>
        <w:rPr>
          <w:sz w:val="28"/>
        </w:rPr>
        <w:t xml:space="preserve">MAC </w:t>
      </w:r>
      <w:r w:rsidR="00726359">
        <w:rPr>
          <w:sz w:val="28"/>
        </w:rPr>
        <w:t>Address for</w:t>
      </w:r>
      <w:r>
        <w:rPr>
          <w:sz w:val="28"/>
        </w:rPr>
        <w:t xml:space="preserve"> </w:t>
      </w:r>
      <w:r w:rsidR="00880C38">
        <w:rPr>
          <w:sz w:val="28"/>
        </w:rPr>
        <w:t>Standby Server</w:t>
      </w:r>
      <w:bookmarkEnd w:id="71"/>
      <w:r w:rsidR="00406C41" w:rsidRPr="00753176">
        <w:rPr>
          <w:sz w:val="24"/>
        </w:rPr>
        <w:t xml:space="preserve"> </w:t>
      </w:r>
      <w:bookmarkEnd w:id="72"/>
      <w:r w:rsidR="00406C41" w:rsidRPr="00753176">
        <w:rPr>
          <w:sz w:val="24"/>
        </w:rPr>
        <w:t xml:space="preserve"> </w:t>
      </w:r>
      <w:r w:rsidR="00880C38">
        <w:rPr>
          <w:sz w:val="24"/>
        </w:rPr>
        <w:t xml:space="preserve"> </w:t>
      </w:r>
    </w:p>
    <w:tbl>
      <w:tblPr>
        <w:tblStyle w:val="TableGrid"/>
        <w:tblW w:w="0" w:type="auto"/>
        <w:tblInd w:w="18" w:type="dxa"/>
        <w:tblLook w:val="04A0"/>
      </w:tblPr>
      <w:tblGrid>
        <w:gridCol w:w="828"/>
        <w:gridCol w:w="7902"/>
      </w:tblGrid>
      <w:tr w:rsidR="00406C41" w:rsidTr="0077706A">
        <w:tc>
          <w:tcPr>
            <w:tcW w:w="828" w:type="dxa"/>
          </w:tcPr>
          <w:p w:rsidR="00406C41" w:rsidRDefault="00406C41" w:rsidP="00EE245D">
            <w:pPr>
              <w:pStyle w:val="BWSBodyText"/>
              <w:ind w:left="-108"/>
              <w:jc w:val="left"/>
              <w:rPr>
                <w:noProof/>
              </w:rPr>
            </w:pPr>
          </w:p>
        </w:tc>
        <w:tc>
          <w:tcPr>
            <w:tcW w:w="7902" w:type="dxa"/>
          </w:tcPr>
          <w:p w:rsidR="00406C41" w:rsidRDefault="00406C41" w:rsidP="00EE245D">
            <w:pPr>
              <w:pStyle w:val="BWSBodyText"/>
              <w:jc w:val="left"/>
            </w:pPr>
            <w:r>
              <w:t xml:space="preserve">- </w:t>
            </w:r>
            <w:r w:rsidR="00880C38">
              <w:t>Determine MAC address for eth0 and eth1 of Standby Server</w:t>
            </w:r>
          </w:p>
          <w:p w:rsidR="00202792" w:rsidRDefault="00202792" w:rsidP="00841E7E">
            <w:pPr>
              <w:pStyle w:val="BodyText"/>
              <w:spacing w:after="20" w:line="240" w:lineRule="auto"/>
              <w:jc w:val="left"/>
            </w:pPr>
          </w:p>
        </w:tc>
      </w:tr>
      <w:tr w:rsidR="00406C41" w:rsidRPr="00256EB2" w:rsidTr="0077706A">
        <w:tc>
          <w:tcPr>
            <w:tcW w:w="828" w:type="dxa"/>
          </w:tcPr>
          <w:p w:rsidR="00406C41" w:rsidRDefault="00CB1FC1" w:rsidP="00EE245D">
            <w:pPr>
              <w:pStyle w:val="BWSBodyText"/>
              <w:ind w:left="-108"/>
              <w:jc w:val="left"/>
            </w:pPr>
            <w:r>
              <w:rPr>
                <w:noProof/>
              </w:rPr>
              <w:pict>
                <v:roundrect id="_x0000_s1111" style="position:absolute;left:0;text-align:left;margin-left:7.5pt;margin-top:-7.9pt;width:14.4pt;height:10.8pt;z-index:25168332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"/>
              </w:pict>
            </w:r>
          </w:p>
        </w:tc>
        <w:tc>
          <w:tcPr>
            <w:tcW w:w="7902" w:type="dxa"/>
          </w:tcPr>
          <w:p w:rsidR="00406C41" w:rsidRDefault="00406C41" w:rsidP="00841E7E">
            <w:pPr>
              <w:pStyle w:val="BWSBodyText"/>
              <w:jc w:val="left"/>
              <w:rPr>
                <w:color w:val="000000"/>
              </w:rPr>
            </w:pPr>
            <w:r>
              <w:t xml:space="preserve">Login to </w:t>
            </w:r>
            <w:r w:rsidR="00841E7E">
              <w:t>root</w:t>
            </w:r>
            <w:r>
              <w:t xml:space="preserve"> on </w:t>
            </w:r>
            <w:r w:rsidR="00841E7E">
              <w:t xml:space="preserve">BMS </w:t>
            </w:r>
            <w:r>
              <w:t xml:space="preserve">server    </w:t>
            </w:r>
          </w:p>
        </w:tc>
      </w:tr>
      <w:tr w:rsidR="00406C41" w:rsidRPr="003D536D" w:rsidTr="0077706A">
        <w:tc>
          <w:tcPr>
            <w:tcW w:w="828" w:type="dxa"/>
          </w:tcPr>
          <w:p w:rsidR="00406C41" w:rsidRDefault="00CB1FC1" w:rsidP="00EE245D">
            <w:pPr>
              <w:pStyle w:val="BWSBodyText"/>
              <w:jc w:val="left"/>
              <w:rPr>
                <w:color w:val="000000"/>
              </w:rPr>
            </w:pPr>
            <w:r w:rsidRPr="00CB1FC1">
              <w:rPr>
                <w:noProof/>
              </w:rPr>
              <w:pict>
                <v:roundrect id="_x0000_s1110" style="position:absolute;margin-left:7.5pt;margin-top:2.9pt;width:14.4pt;height:10.8pt;z-index:25168435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OYG9dzACAABhBAAADgAAAAAAAAAAAAAAAAAuAgAAZHJz&#10;L2Uyb0RvYy54bWxQSwECLQAUAAYACAAAACEA08Dm39oAAAAGAQAADwAAAAAAAAAAAAAAAACKBAAA&#10;ZHJzL2Rvd25yZXYueG1sUEsFBgAAAAAEAAQA8wAAAJEFAAAAAA==&#10;"/>
              </w:pict>
            </w:r>
          </w:p>
        </w:tc>
        <w:tc>
          <w:tcPr>
            <w:tcW w:w="7902" w:type="dxa"/>
          </w:tcPr>
          <w:p w:rsidR="00406C41" w:rsidRDefault="00406C41" w:rsidP="00EE245D">
            <w:pPr>
              <w:ind w:firstLine="720"/>
              <w:jc w:val="left"/>
              <w:rPr>
                <w:rFonts w:ascii="Courier New" w:hAnsi="Courier New" w:cs="Courier New"/>
                <w:color w:val="000000"/>
                <w:sz w:val="18"/>
                <w:szCs w:val="18"/>
              </w:rPr>
            </w:pPr>
          </w:p>
          <w:p w:rsidR="00841E7E" w:rsidRDefault="00841E7E" w:rsidP="00841E7E">
            <w:pPr>
              <w:pStyle w:val="BWSBodyText"/>
              <w:jc w:val="left"/>
            </w:pPr>
            <w:r>
              <w:t>Run the following command  from  BMS server to display  standby server MAC address via AMM</w:t>
            </w:r>
          </w:p>
          <w:p w:rsidR="00841E7E" w:rsidRDefault="00841E7E" w:rsidP="00841E7E">
            <w:pPr>
              <w:pStyle w:val="BWSBodyText"/>
              <w:jc w:val="left"/>
            </w:pPr>
          </w:p>
          <w:p w:rsidR="00841E7E" w:rsidRDefault="00841E7E" w:rsidP="00841E7E">
            <w:pPr>
              <w:pStyle w:val="BWSBodyText"/>
              <w:jc w:val="left"/>
            </w:pPr>
            <w:r>
              <w:t xml:space="preserve">Replace </w:t>
            </w:r>
            <w:proofErr w:type="spellStart"/>
            <w:r>
              <w:t>ip</w:t>
            </w:r>
            <w:proofErr w:type="spellEnd"/>
            <w:r>
              <w:t xml:space="preserve"> </w:t>
            </w:r>
            <w:proofErr w:type="spellStart"/>
            <w:r>
              <w:t>adddress</w:t>
            </w:r>
            <w:proofErr w:type="spellEnd"/>
            <w:r>
              <w:t xml:space="preserve"> below with </w:t>
            </w:r>
            <w:proofErr w:type="spellStart"/>
            <w:r>
              <w:t>ip</w:t>
            </w:r>
            <w:proofErr w:type="spellEnd"/>
            <w:r>
              <w:t xml:space="preserve"> address of AMM</w:t>
            </w:r>
          </w:p>
          <w:p w:rsidR="00841E7E" w:rsidRDefault="00841E7E" w:rsidP="00841E7E">
            <w:pPr>
              <w:pStyle w:val="BWSBodyText"/>
              <w:jc w:val="left"/>
            </w:pPr>
            <w:r>
              <w:t>Replace X in blade[X] with  bay number for the standby blade</w:t>
            </w:r>
          </w:p>
          <w:p w:rsidR="00841E7E" w:rsidRPr="00841E7E" w:rsidRDefault="00841E7E" w:rsidP="00841E7E">
            <w:pPr>
              <w:pStyle w:val="BodyText"/>
              <w:spacing w:after="20" w:line="240" w:lineRule="auto"/>
              <w:jc w:val="left"/>
              <w:rPr>
                <w:rFonts w:ascii="Courier New" w:hAnsi="Courier New" w:cs="Courier New"/>
                <w:b/>
                <w:sz w:val="18"/>
                <w:szCs w:val="18"/>
              </w:rPr>
            </w:pPr>
            <w:r>
              <w:rPr>
                <w:rFonts w:ascii="Courier New" w:hAnsi="Courier New" w:cs="Courier New"/>
                <w:b/>
                <w:sz w:val="18"/>
                <w:szCs w:val="18"/>
              </w:rPr>
              <w:t xml:space="preserve"># </w:t>
            </w:r>
            <w:proofErr w:type="spellStart"/>
            <w:r w:rsidRPr="00A81AB4">
              <w:rPr>
                <w:rFonts w:ascii="Courier New" w:hAnsi="Courier New" w:cs="Courier New"/>
                <w:b/>
                <w:sz w:val="18"/>
                <w:szCs w:val="18"/>
              </w:rPr>
              <w:t>ssh</w:t>
            </w:r>
            <w:proofErr w:type="spellEnd"/>
            <w:r w:rsidRPr="00A81AB4">
              <w:rPr>
                <w:rFonts w:ascii="Courier New" w:hAnsi="Courier New" w:cs="Courier New"/>
                <w:b/>
                <w:sz w:val="18"/>
                <w:szCs w:val="18"/>
              </w:rPr>
              <w:t xml:space="preserve"> -l USERID 192.168.155.30 "info -T </w:t>
            </w:r>
            <w:proofErr w:type="spellStart"/>
            <w:r w:rsidRPr="00A81AB4">
              <w:rPr>
                <w:rFonts w:ascii="Courier New" w:hAnsi="Courier New" w:cs="Courier New"/>
                <w:b/>
                <w:sz w:val="18"/>
                <w:szCs w:val="18"/>
              </w:rPr>
              <w:t>system:blade</w:t>
            </w:r>
            <w:proofErr w:type="spellEnd"/>
            <w:r w:rsidRPr="00A81AB4">
              <w:rPr>
                <w:rFonts w:ascii="Courier New" w:hAnsi="Courier New" w:cs="Courier New"/>
                <w:b/>
                <w:sz w:val="18"/>
                <w:szCs w:val="18"/>
              </w:rPr>
              <w:t>[</w:t>
            </w:r>
            <w:r w:rsidRPr="00A81AB4">
              <w:rPr>
                <w:rFonts w:ascii="Courier New" w:hAnsi="Courier New" w:cs="Courier New"/>
                <w:b/>
                <w:sz w:val="18"/>
                <w:szCs w:val="18"/>
                <w:highlight w:val="yellow"/>
              </w:rPr>
              <w:t>7</w:t>
            </w:r>
            <w:r w:rsidRPr="00A81AB4">
              <w:rPr>
                <w:rFonts w:ascii="Courier New" w:hAnsi="Courier New" w:cs="Courier New"/>
                <w:b/>
                <w:sz w:val="18"/>
                <w:szCs w:val="18"/>
              </w:rPr>
              <w:t xml:space="preserve">]" | </w:t>
            </w:r>
            <w:proofErr w:type="spellStart"/>
            <w:r w:rsidRPr="00A81AB4">
              <w:rPr>
                <w:rFonts w:ascii="Courier New" w:hAnsi="Courier New" w:cs="Courier New"/>
                <w:b/>
                <w:sz w:val="18"/>
                <w:szCs w:val="18"/>
              </w:rPr>
              <w:t>grep</w:t>
            </w:r>
            <w:proofErr w:type="spellEnd"/>
            <w:r w:rsidRPr="00A81AB4">
              <w:rPr>
                <w:rFonts w:ascii="Courier New" w:hAnsi="Courier New" w:cs="Courier New"/>
                <w:b/>
                <w:sz w:val="18"/>
                <w:szCs w:val="18"/>
              </w:rPr>
              <w:t xml:space="preserve"> "MAC Address [12]"</w:t>
            </w:r>
          </w:p>
          <w:p w:rsidR="00841E7E" w:rsidRPr="00A81AB4" w:rsidRDefault="00841E7E" w:rsidP="00841E7E">
            <w:pPr>
              <w:pStyle w:val="BodyText"/>
              <w:spacing w:after="20" w:line="240" w:lineRule="auto"/>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password:</w:t>
            </w:r>
          </w:p>
          <w:p w:rsidR="00841E7E" w:rsidRPr="00A81AB4" w:rsidRDefault="00841E7E" w:rsidP="00841E7E">
            <w:pPr>
              <w:pStyle w:val="BodyText"/>
              <w:spacing w:after="20" w:line="240" w:lineRule="auto"/>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MAC Address 1: 34:40:B5:81:58:A8</w:t>
            </w:r>
          </w:p>
          <w:p w:rsidR="00841E7E" w:rsidRPr="00A81AB4" w:rsidRDefault="00841E7E" w:rsidP="00841E7E">
            <w:pPr>
              <w:pStyle w:val="BodyText"/>
              <w:spacing w:after="20" w:line="240" w:lineRule="auto"/>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MAC Address 2: 34:40:B5:81:58:AA</w:t>
            </w:r>
          </w:p>
          <w:p w:rsidR="00202792" w:rsidRDefault="00202792" w:rsidP="00841E7E">
            <w:pPr>
              <w:pStyle w:val="BWSBodyText"/>
            </w:pPr>
          </w:p>
        </w:tc>
      </w:tr>
    </w:tbl>
    <w:p w:rsidR="00406C41" w:rsidRDefault="00406C41" w:rsidP="00406C41">
      <w:pPr>
        <w:pStyle w:val="BodyText"/>
        <w:jc w:val="left"/>
        <w:rPr>
          <w:lang w:val="en-CA"/>
        </w:rPr>
      </w:pPr>
    </w:p>
    <w:p w:rsidR="008A76AD" w:rsidRPr="00753176" w:rsidRDefault="008841D4" w:rsidP="008A76AD">
      <w:pPr>
        <w:pStyle w:val="Heading3"/>
        <w:rPr>
          <w:sz w:val="28"/>
        </w:rPr>
      </w:pPr>
      <w:bookmarkStart w:id="73" w:name="_Toc319304054"/>
      <w:r>
        <w:rPr>
          <w:sz w:val="28"/>
        </w:rPr>
        <w:t>Configure MAC</w:t>
      </w:r>
      <w:r w:rsidR="008A76AD">
        <w:rPr>
          <w:sz w:val="28"/>
        </w:rPr>
        <w:t xml:space="preserve"> </w:t>
      </w:r>
      <w:proofErr w:type="gramStart"/>
      <w:r w:rsidR="008A76AD">
        <w:rPr>
          <w:sz w:val="28"/>
        </w:rPr>
        <w:t>Address</w:t>
      </w:r>
      <w:r w:rsidR="00267C6A">
        <w:rPr>
          <w:sz w:val="28"/>
        </w:rPr>
        <w:t>’</w:t>
      </w:r>
      <w:r w:rsidR="008A76AD">
        <w:rPr>
          <w:sz w:val="28"/>
        </w:rPr>
        <w:t xml:space="preserve">  </w:t>
      </w:r>
      <w:r w:rsidR="00267C6A">
        <w:rPr>
          <w:sz w:val="28"/>
        </w:rPr>
        <w:t>for</w:t>
      </w:r>
      <w:proofErr w:type="gramEnd"/>
      <w:r w:rsidR="00267C6A">
        <w:rPr>
          <w:sz w:val="28"/>
        </w:rPr>
        <w:t xml:space="preserve"> standby blade </w:t>
      </w:r>
      <w:r w:rsidR="008A76AD">
        <w:rPr>
          <w:sz w:val="28"/>
        </w:rPr>
        <w:t xml:space="preserve"> on BMS</w:t>
      </w:r>
      <w:bookmarkEnd w:id="73"/>
      <w:r w:rsidR="008A76AD">
        <w:rPr>
          <w:sz w:val="28"/>
        </w:rPr>
        <w:t xml:space="preserve"> </w:t>
      </w:r>
    </w:p>
    <w:tbl>
      <w:tblPr>
        <w:tblStyle w:val="TableGrid"/>
        <w:tblW w:w="0" w:type="auto"/>
        <w:tblInd w:w="18" w:type="dxa"/>
        <w:tblLook w:val="04A0"/>
      </w:tblPr>
      <w:tblGrid>
        <w:gridCol w:w="828"/>
        <w:gridCol w:w="7902"/>
      </w:tblGrid>
      <w:tr w:rsidR="008A76AD" w:rsidTr="0077706A">
        <w:tc>
          <w:tcPr>
            <w:tcW w:w="828" w:type="dxa"/>
          </w:tcPr>
          <w:p w:rsidR="008A76AD" w:rsidRDefault="008A76AD" w:rsidP="0077706A">
            <w:pPr>
              <w:pStyle w:val="BWSBodyText"/>
              <w:ind w:left="-208"/>
              <w:jc w:val="left"/>
              <w:rPr>
                <w:noProof/>
              </w:rPr>
            </w:pPr>
          </w:p>
        </w:tc>
        <w:tc>
          <w:tcPr>
            <w:tcW w:w="7902" w:type="dxa"/>
          </w:tcPr>
          <w:p w:rsidR="00BA2B10" w:rsidRDefault="00EB6BF7" w:rsidP="00603F3B">
            <w:pPr>
              <w:pStyle w:val="BWSBodyText"/>
              <w:jc w:val="left"/>
            </w:pPr>
            <w:r>
              <w:t xml:space="preserve">- Assumption is that defective blade </w:t>
            </w:r>
            <w:r w:rsidR="001A12EF">
              <w:t>was</w:t>
            </w:r>
            <w:r w:rsidR="00267C6A">
              <w:t xml:space="preserve"> </w:t>
            </w:r>
            <w:r>
              <w:t xml:space="preserve">configured on the BMS for </w:t>
            </w:r>
            <w:proofErr w:type="spellStart"/>
            <w:r>
              <w:t>kickstart</w:t>
            </w:r>
            <w:proofErr w:type="spellEnd"/>
          </w:p>
          <w:p w:rsidR="00654441" w:rsidRDefault="00654441" w:rsidP="0090441E">
            <w:pPr>
              <w:pStyle w:val="BWSBodyText"/>
            </w:pPr>
          </w:p>
        </w:tc>
      </w:tr>
      <w:tr w:rsidR="008A76AD" w:rsidRPr="00256EB2" w:rsidTr="0077706A">
        <w:tc>
          <w:tcPr>
            <w:tcW w:w="828" w:type="dxa"/>
          </w:tcPr>
          <w:p w:rsidR="008A76AD" w:rsidRDefault="00CB1FC1" w:rsidP="00603F3B">
            <w:pPr>
              <w:pStyle w:val="BWSBodyText"/>
              <w:ind w:left="-108"/>
              <w:jc w:val="left"/>
            </w:pPr>
            <w:r>
              <w:rPr>
                <w:noProof/>
              </w:rPr>
              <w:pict>
                <v:roundrect id="_x0000_s1109" style="position:absolute;left:0;text-align:left;margin-left:7.5pt;margin-top:-7.9pt;width:14.4pt;height:10.8pt;z-index:25175603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"/>
              </w:pict>
            </w:r>
          </w:p>
        </w:tc>
        <w:tc>
          <w:tcPr>
            <w:tcW w:w="7902" w:type="dxa"/>
          </w:tcPr>
          <w:p w:rsidR="008A76AD" w:rsidRDefault="008A76AD" w:rsidP="00603F3B">
            <w:pPr>
              <w:pStyle w:val="BWSBodyText"/>
              <w:jc w:val="left"/>
              <w:rPr>
                <w:color w:val="000000"/>
              </w:rPr>
            </w:pPr>
            <w:r>
              <w:t xml:space="preserve">Login to root on BMS server    </w:t>
            </w:r>
          </w:p>
        </w:tc>
      </w:tr>
      <w:tr w:rsidR="008A76AD" w:rsidRPr="003D536D" w:rsidTr="0077706A">
        <w:tc>
          <w:tcPr>
            <w:tcW w:w="828" w:type="dxa"/>
          </w:tcPr>
          <w:p w:rsidR="008A76AD" w:rsidRDefault="00CB1FC1" w:rsidP="00603F3B">
            <w:pPr>
              <w:pStyle w:val="BWSBodyText"/>
              <w:jc w:val="left"/>
              <w:rPr>
                <w:color w:val="000000"/>
              </w:rPr>
            </w:pPr>
            <w:r w:rsidRPr="00CB1FC1">
              <w:rPr>
                <w:noProof/>
              </w:rPr>
              <w:pict>
                <v:roundrect id="_x0000_s1108" style="position:absolute;margin-left:7.5pt;margin-top:2.9pt;width:14.4pt;height:10.8pt;z-index:25175705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G4q4GjACAABhBAAADgAAAAAAAAAAAAAAAAAuAgAAZHJz&#10;L2Uyb0RvYy54bWxQSwECLQAUAAYACAAAACEA08Dm39oAAAAGAQAADwAAAAAAAAAAAAAAAACKBAAA&#10;ZHJzL2Rvd25yZXYueG1sUEsFBgAAAAAEAAQA8wAAAJEFAAAAAA==&#10;"/>
              </w:pict>
            </w:r>
          </w:p>
        </w:tc>
        <w:tc>
          <w:tcPr>
            <w:tcW w:w="7902" w:type="dxa"/>
          </w:tcPr>
          <w:p w:rsidR="008A76AD" w:rsidRDefault="008A76AD" w:rsidP="00603F3B">
            <w:pPr>
              <w:ind w:firstLine="720"/>
              <w:jc w:val="left"/>
              <w:rPr>
                <w:rFonts w:ascii="Courier New" w:hAnsi="Courier New" w:cs="Courier New"/>
                <w:color w:val="000000"/>
                <w:sz w:val="18"/>
                <w:szCs w:val="18"/>
              </w:rPr>
            </w:pPr>
          </w:p>
          <w:p w:rsidR="0090441E" w:rsidRDefault="0090441E" w:rsidP="0090441E">
            <w:pPr>
              <w:pStyle w:val="BWSBodyText"/>
              <w:jc w:val="left"/>
            </w:pPr>
            <w:r>
              <w:t>- Replace defective blade MAC address with standby MAC address  in /etc/</w:t>
            </w:r>
            <w:proofErr w:type="spellStart"/>
            <w:r>
              <w:t>dhcpd.conf</w:t>
            </w:r>
            <w:proofErr w:type="spellEnd"/>
          </w:p>
          <w:p w:rsidR="0090441E" w:rsidRDefault="0090441E" w:rsidP="00603F3B">
            <w:pPr>
              <w:ind w:firstLine="720"/>
              <w:jc w:val="left"/>
              <w:rPr>
                <w:rFonts w:ascii="Courier New" w:hAnsi="Courier New" w:cs="Courier New"/>
                <w:color w:val="000000"/>
                <w:sz w:val="18"/>
                <w:szCs w:val="18"/>
              </w:rPr>
            </w:pPr>
          </w:p>
          <w:p w:rsidR="001210BD" w:rsidRDefault="00267C6A" w:rsidP="00603F3B">
            <w:pPr>
              <w:pStyle w:val="BWSBodyText"/>
              <w:jc w:val="left"/>
            </w:pPr>
            <w:r>
              <w:t xml:space="preserve">Update the defective blade entry with standby MAC </w:t>
            </w:r>
            <w:proofErr w:type="spellStart"/>
            <w:r>
              <w:t>adddress</w:t>
            </w:r>
            <w:proofErr w:type="spellEnd"/>
          </w:p>
          <w:p w:rsidR="001210BD" w:rsidRDefault="001210BD" w:rsidP="00603F3B">
            <w:pPr>
              <w:pStyle w:val="BWSBodyText"/>
              <w:jc w:val="left"/>
            </w:pPr>
          </w:p>
          <w:p w:rsidR="0090441E" w:rsidRPr="00A81AB4" w:rsidRDefault="0090441E" w:rsidP="0090441E">
            <w:pPr>
              <w:pStyle w:val="BodyText"/>
              <w:spacing w:after="20" w:line="240" w:lineRule="auto"/>
              <w:jc w:val="left"/>
              <w:rPr>
                <w:rFonts w:ascii="Courier New" w:hAnsi="Courier New" w:cs="Courier New"/>
                <w:b/>
                <w:sz w:val="18"/>
                <w:szCs w:val="18"/>
              </w:rPr>
            </w:pPr>
            <w:r w:rsidRPr="00A81AB4">
              <w:rPr>
                <w:rFonts w:ascii="Courier New" w:hAnsi="Courier New" w:cs="Courier New"/>
                <w:b/>
                <w:sz w:val="18"/>
                <w:szCs w:val="18"/>
              </w:rPr>
              <w:t># vi /etc/</w:t>
            </w:r>
            <w:proofErr w:type="spellStart"/>
            <w:r w:rsidRPr="00A81AB4">
              <w:rPr>
                <w:rFonts w:ascii="Courier New" w:hAnsi="Courier New" w:cs="Courier New"/>
                <w:b/>
                <w:sz w:val="18"/>
                <w:szCs w:val="18"/>
              </w:rPr>
              <w:t>dhcpd.conf</w:t>
            </w:r>
            <w:proofErr w:type="spellEnd"/>
            <w:r w:rsidRPr="00A81AB4">
              <w:rPr>
                <w:rFonts w:ascii="Courier New" w:hAnsi="Courier New" w:cs="Courier New"/>
                <w:b/>
                <w:sz w:val="18"/>
                <w:szCs w:val="18"/>
              </w:rPr>
              <w:t xml:space="preserve">  </w:t>
            </w:r>
          </w:p>
          <w:p w:rsidR="0090441E" w:rsidRDefault="0090441E" w:rsidP="00603F3B">
            <w:pPr>
              <w:pStyle w:val="BWSBodyText"/>
              <w:jc w:val="left"/>
            </w:pPr>
          </w:p>
          <w:p w:rsidR="0090441E" w:rsidRDefault="0090441E" w:rsidP="00603F3B">
            <w:pPr>
              <w:pStyle w:val="BWSBodyText"/>
              <w:jc w:val="left"/>
            </w:pP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lastRenderedPageBreak/>
              <w:t xml:space="preserve">       </w:t>
            </w:r>
            <w:r w:rsidR="00A81AB4">
              <w:t xml:space="preserve">    </w:t>
            </w:r>
            <w:r w:rsidRPr="00A81AB4">
              <w:rPr>
                <w:rFonts w:ascii="Courier New" w:hAnsi="Courier New" w:cs="Courier New"/>
                <w:b/>
                <w:color w:val="0070C0"/>
                <w:sz w:val="18"/>
                <w:szCs w:val="18"/>
                <w:lang w:eastAsia="en-GB" w:bidi="ar-SA"/>
              </w:rPr>
              <w:t>host kansparc5437_eth0 {</w:t>
            </w: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 xml:space="preserve">                server-name "kansparc5445";</w:t>
            </w: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 xml:space="preserve">                hardware </w:t>
            </w:r>
            <w:proofErr w:type="spellStart"/>
            <w:r w:rsidRPr="00A81AB4">
              <w:rPr>
                <w:rFonts w:ascii="Courier New" w:hAnsi="Courier New" w:cs="Courier New"/>
                <w:b/>
                <w:color w:val="0070C0"/>
                <w:sz w:val="18"/>
                <w:szCs w:val="18"/>
                <w:lang w:eastAsia="en-GB" w:bidi="ar-SA"/>
              </w:rPr>
              <w:t>ethernet</w:t>
            </w:r>
            <w:proofErr w:type="spellEnd"/>
            <w:r w:rsidRPr="00A81AB4">
              <w:rPr>
                <w:rFonts w:ascii="Courier New" w:hAnsi="Courier New" w:cs="Courier New"/>
                <w:b/>
                <w:color w:val="0070C0"/>
                <w:sz w:val="18"/>
                <w:szCs w:val="18"/>
                <w:lang w:eastAsia="en-GB" w:bidi="ar-SA"/>
              </w:rPr>
              <w:t xml:space="preserve"> </w:t>
            </w:r>
            <w:r w:rsidRPr="00A81AB4">
              <w:rPr>
                <w:rFonts w:ascii="Courier New" w:hAnsi="Courier New" w:cs="Courier New"/>
                <w:b/>
                <w:color w:val="0070C0"/>
                <w:sz w:val="18"/>
                <w:szCs w:val="18"/>
                <w:highlight w:val="yellow"/>
                <w:lang w:eastAsia="en-GB" w:bidi="ar-SA"/>
              </w:rPr>
              <w:t>34:40:B5:81:5C:3C</w:t>
            </w:r>
            <w:r w:rsidRPr="00A81AB4">
              <w:rPr>
                <w:rFonts w:ascii="Courier New" w:hAnsi="Courier New" w:cs="Courier New"/>
                <w:b/>
                <w:color w:val="0070C0"/>
                <w:sz w:val="18"/>
                <w:szCs w:val="18"/>
                <w:lang w:eastAsia="en-GB" w:bidi="ar-SA"/>
              </w:rPr>
              <w:t>;</w:t>
            </w: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 xml:space="preserve">                fixed-address 192.168.154.45;</w:t>
            </w: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 xml:space="preserve">       }</w:t>
            </w: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 xml:space="preserve">       host kansparc5437_eth1 {</w:t>
            </w: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 xml:space="preserve">                server-name "kansparc5445";</w:t>
            </w: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 xml:space="preserve">                hardware </w:t>
            </w:r>
            <w:proofErr w:type="spellStart"/>
            <w:r w:rsidRPr="00A81AB4">
              <w:rPr>
                <w:rFonts w:ascii="Courier New" w:hAnsi="Courier New" w:cs="Courier New"/>
                <w:b/>
                <w:color w:val="0070C0"/>
                <w:sz w:val="18"/>
                <w:szCs w:val="18"/>
                <w:lang w:eastAsia="en-GB" w:bidi="ar-SA"/>
              </w:rPr>
              <w:t>ethernet</w:t>
            </w:r>
            <w:proofErr w:type="spellEnd"/>
            <w:r w:rsidRPr="00A81AB4">
              <w:rPr>
                <w:rFonts w:ascii="Courier New" w:hAnsi="Courier New" w:cs="Courier New"/>
                <w:b/>
                <w:color w:val="0070C0"/>
                <w:sz w:val="18"/>
                <w:szCs w:val="18"/>
                <w:lang w:eastAsia="en-GB" w:bidi="ar-SA"/>
              </w:rPr>
              <w:t xml:space="preserve"> </w:t>
            </w:r>
            <w:r w:rsidRPr="00A81AB4">
              <w:rPr>
                <w:rFonts w:ascii="Courier New" w:hAnsi="Courier New" w:cs="Courier New"/>
                <w:color w:val="0070C0"/>
                <w:sz w:val="18"/>
                <w:szCs w:val="18"/>
                <w:highlight w:val="yellow"/>
                <w:lang w:eastAsia="en-GB" w:bidi="ar-SA"/>
              </w:rPr>
              <w:t>34:40:B5:81:5C:3E</w:t>
            </w:r>
            <w:r w:rsidRPr="00A81AB4">
              <w:rPr>
                <w:rFonts w:ascii="Courier New" w:hAnsi="Courier New" w:cs="Courier New"/>
                <w:b/>
                <w:color w:val="0070C0"/>
                <w:sz w:val="18"/>
                <w:szCs w:val="18"/>
                <w:lang w:eastAsia="en-GB" w:bidi="ar-SA"/>
              </w:rPr>
              <w:t>;</w:t>
            </w: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 xml:space="preserve">                fixed-address 192.168.154.45;</w:t>
            </w:r>
          </w:p>
          <w:p w:rsidR="001210BD" w:rsidRPr="00A81AB4" w:rsidRDefault="001210BD" w:rsidP="00A81AB4">
            <w:pPr>
              <w:pStyle w:val="BodyText"/>
              <w:spacing w:after="20"/>
              <w:jc w:val="left"/>
              <w:rPr>
                <w:rFonts w:ascii="Courier New" w:hAnsi="Courier New" w:cs="Courier New"/>
                <w:b/>
                <w:color w:val="0070C0"/>
                <w:sz w:val="18"/>
                <w:szCs w:val="18"/>
                <w:lang w:eastAsia="en-GB" w:bidi="ar-SA"/>
              </w:rPr>
            </w:pPr>
            <w:r w:rsidRPr="00A81AB4">
              <w:rPr>
                <w:rFonts w:ascii="Courier New" w:hAnsi="Courier New" w:cs="Courier New"/>
                <w:b/>
                <w:color w:val="0070C0"/>
                <w:sz w:val="18"/>
                <w:szCs w:val="18"/>
                <w:lang w:eastAsia="en-GB" w:bidi="ar-SA"/>
              </w:rPr>
              <w:t xml:space="preserve">       }</w:t>
            </w:r>
          </w:p>
          <w:p w:rsidR="001210BD" w:rsidRDefault="001210BD" w:rsidP="0090441E">
            <w:pPr>
              <w:pStyle w:val="BWSBodyText"/>
              <w:jc w:val="left"/>
            </w:pPr>
          </w:p>
          <w:p w:rsidR="0090441E" w:rsidRDefault="0090441E" w:rsidP="0090441E">
            <w:pPr>
              <w:pStyle w:val="BWSBodyText"/>
              <w:jc w:val="left"/>
            </w:pPr>
          </w:p>
          <w:p w:rsidR="008A76AD" w:rsidRDefault="00267C6A" w:rsidP="0090441E">
            <w:pPr>
              <w:pStyle w:val="BWSBodyText"/>
              <w:jc w:val="left"/>
            </w:pPr>
            <w:r>
              <w:t xml:space="preserve">Verify </w:t>
            </w:r>
            <w:r w:rsidR="00172E1F">
              <w:t xml:space="preserve"> MAC address from standby blade</w:t>
            </w:r>
          </w:p>
          <w:p w:rsidR="00603F3B" w:rsidRPr="00603F3B" w:rsidRDefault="008A76AD" w:rsidP="0090441E">
            <w:pPr>
              <w:pStyle w:val="BodyText"/>
              <w:spacing w:after="20"/>
              <w:jc w:val="left"/>
              <w:rPr>
                <w:rFonts w:ascii="Courier New" w:hAnsi="Courier New" w:cs="Courier New"/>
                <w:b/>
                <w:sz w:val="18"/>
                <w:szCs w:val="18"/>
              </w:rPr>
            </w:pPr>
            <w:r>
              <w:rPr>
                <w:rFonts w:ascii="Courier New" w:hAnsi="Courier New" w:cs="Courier New"/>
                <w:b/>
                <w:sz w:val="18"/>
                <w:szCs w:val="18"/>
              </w:rPr>
              <w:t xml:space="preserve"># </w:t>
            </w:r>
            <w:proofErr w:type="spellStart"/>
            <w:r w:rsidR="00603F3B" w:rsidRPr="00603F3B">
              <w:rPr>
                <w:rFonts w:ascii="Courier New" w:hAnsi="Courier New" w:cs="Courier New"/>
                <w:b/>
                <w:color w:val="0070C0"/>
                <w:sz w:val="18"/>
                <w:szCs w:val="18"/>
                <w:lang w:eastAsia="en-GB" w:bidi="ar-SA"/>
              </w:rPr>
              <w:t>egrep</w:t>
            </w:r>
            <w:proofErr w:type="spellEnd"/>
            <w:r w:rsidR="00603F3B" w:rsidRPr="00603F3B">
              <w:rPr>
                <w:rFonts w:ascii="Courier New" w:hAnsi="Courier New" w:cs="Courier New"/>
                <w:b/>
                <w:color w:val="0070C0"/>
                <w:sz w:val="18"/>
                <w:szCs w:val="18"/>
                <w:lang w:eastAsia="en-GB" w:bidi="ar-SA"/>
              </w:rPr>
              <w:t xml:space="preserve"> </w:t>
            </w:r>
            <w:r w:rsidR="00603F3B" w:rsidRPr="00172E1F">
              <w:rPr>
                <w:rFonts w:ascii="Courier New" w:hAnsi="Courier New" w:cs="Courier New"/>
                <w:b/>
                <w:color w:val="0070C0"/>
                <w:sz w:val="18"/>
                <w:szCs w:val="18"/>
                <w:highlight w:val="yellow"/>
                <w:lang w:eastAsia="en-GB" w:bidi="ar-SA"/>
              </w:rPr>
              <w:t>34:40:B5:81:58:A8</w:t>
            </w:r>
            <w:r w:rsidR="00603F3B" w:rsidRPr="00603F3B">
              <w:rPr>
                <w:rFonts w:ascii="Courier New" w:hAnsi="Courier New" w:cs="Courier New"/>
                <w:b/>
                <w:color w:val="0070C0"/>
                <w:sz w:val="18"/>
                <w:szCs w:val="18"/>
                <w:lang w:eastAsia="en-GB" w:bidi="ar-SA"/>
              </w:rPr>
              <w:t xml:space="preserve"> /etc/</w:t>
            </w:r>
            <w:proofErr w:type="spellStart"/>
            <w:r w:rsidR="00603F3B" w:rsidRPr="00603F3B">
              <w:rPr>
                <w:rFonts w:ascii="Courier New" w:hAnsi="Courier New" w:cs="Courier New"/>
                <w:b/>
                <w:color w:val="0070C0"/>
                <w:sz w:val="18"/>
                <w:szCs w:val="18"/>
                <w:lang w:eastAsia="en-GB" w:bidi="ar-SA"/>
              </w:rPr>
              <w:t>dhcpd.conf</w:t>
            </w:r>
            <w:proofErr w:type="spellEnd"/>
          </w:p>
          <w:p w:rsidR="00603F3B" w:rsidRDefault="00603F3B" w:rsidP="0090441E">
            <w:pPr>
              <w:pStyle w:val="BodyText"/>
              <w:spacing w:after="20" w:line="240" w:lineRule="auto"/>
              <w:jc w:val="left"/>
              <w:rPr>
                <w:rFonts w:ascii="Courier New" w:hAnsi="Courier New" w:cs="Courier New"/>
                <w:b/>
                <w:sz w:val="18"/>
                <w:szCs w:val="18"/>
              </w:rPr>
            </w:pPr>
            <w:r w:rsidRPr="00603F3B">
              <w:rPr>
                <w:rFonts w:ascii="Courier New" w:hAnsi="Courier New" w:cs="Courier New"/>
                <w:b/>
                <w:sz w:val="18"/>
                <w:szCs w:val="18"/>
              </w:rPr>
              <w:t xml:space="preserve">                hardware </w:t>
            </w:r>
            <w:proofErr w:type="spellStart"/>
            <w:r w:rsidRPr="00603F3B">
              <w:rPr>
                <w:rFonts w:ascii="Courier New" w:hAnsi="Courier New" w:cs="Courier New"/>
                <w:b/>
                <w:sz w:val="18"/>
                <w:szCs w:val="18"/>
              </w:rPr>
              <w:t>ethernet</w:t>
            </w:r>
            <w:proofErr w:type="spellEnd"/>
            <w:r w:rsidRPr="00603F3B">
              <w:rPr>
                <w:rFonts w:ascii="Courier New" w:hAnsi="Courier New" w:cs="Courier New"/>
                <w:b/>
                <w:sz w:val="18"/>
                <w:szCs w:val="18"/>
              </w:rPr>
              <w:t xml:space="preserve"> 34:40:B5:81:58:A8;</w:t>
            </w:r>
          </w:p>
          <w:p w:rsidR="00172E1F" w:rsidRDefault="00172E1F" w:rsidP="0090441E">
            <w:pPr>
              <w:pStyle w:val="BodyText"/>
              <w:spacing w:after="20"/>
              <w:jc w:val="left"/>
              <w:rPr>
                <w:rFonts w:ascii="Courier New" w:hAnsi="Courier New" w:cs="Courier New"/>
                <w:b/>
                <w:sz w:val="18"/>
                <w:szCs w:val="18"/>
              </w:rPr>
            </w:pPr>
          </w:p>
          <w:p w:rsidR="00630D43" w:rsidRDefault="00630D43" w:rsidP="0090441E">
            <w:pPr>
              <w:pStyle w:val="BodyText"/>
              <w:spacing w:after="20"/>
              <w:jc w:val="left"/>
              <w:rPr>
                <w:rFonts w:ascii="Courier New" w:hAnsi="Courier New" w:cs="Courier New"/>
                <w:b/>
                <w:sz w:val="18"/>
                <w:szCs w:val="18"/>
              </w:rPr>
            </w:pPr>
          </w:p>
          <w:p w:rsidR="0090441E" w:rsidRPr="00630D43" w:rsidRDefault="00D774A5" w:rsidP="00630D43">
            <w:pPr>
              <w:pStyle w:val="BWSBodyText"/>
            </w:pPr>
            <w:r>
              <w:t xml:space="preserve">- </w:t>
            </w:r>
            <w:r w:rsidR="00630D43">
              <w:t>R</w:t>
            </w:r>
            <w:r w:rsidR="00630D43" w:rsidRPr="00630D43">
              <w:t xml:space="preserve">estart the </w:t>
            </w:r>
            <w:proofErr w:type="spellStart"/>
            <w:r w:rsidR="00630D43" w:rsidRPr="00630D43">
              <w:t>dhcpd</w:t>
            </w:r>
            <w:proofErr w:type="spellEnd"/>
            <w:r w:rsidR="00630D43" w:rsidRPr="00630D43">
              <w:t xml:space="preserve"> service on the BMS</w:t>
            </w:r>
          </w:p>
          <w:p w:rsidR="00630D43" w:rsidRDefault="00630D43" w:rsidP="0090441E">
            <w:pPr>
              <w:pStyle w:val="BodyText"/>
              <w:spacing w:after="20"/>
              <w:jc w:val="left"/>
              <w:rPr>
                <w:rFonts w:ascii="Courier New" w:hAnsi="Courier New" w:cs="Courier New"/>
                <w:b/>
                <w:sz w:val="18"/>
                <w:szCs w:val="18"/>
              </w:rPr>
            </w:pPr>
            <w:r>
              <w:rPr>
                <w:rFonts w:ascii="Courier New" w:hAnsi="Courier New" w:cs="Courier New"/>
                <w:b/>
                <w:sz w:val="18"/>
                <w:szCs w:val="18"/>
              </w:rPr>
              <w:t xml:space="preserve"># </w:t>
            </w:r>
            <w:r w:rsidRPr="00630D43">
              <w:rPr>
                <w:rFonts w:ascii="Courier New" w:hAnsi="Courier New" w:cs="Courier New"/>
                <w:b/>
                <w:color w:val="0070C0"/>
                <w:sz w:val="18"/>
                <w:szCs w:val="18"/>
                <w:lang w:eastAsia="en-GB" w:bidi="ar-SA"/>
              </w:rPr>
              <w:t xml:space="preserve">restart </w:t>
            </w:r>
            <w:proofErr w:type="spellStart"/>
            <w:r w:rsidRPr="00630D43">
              <w:rPr>
                <w:rFonts w:ascii="Courier New" w:hAnsi="Courier New" w:cs="Courier New"/>
                <w:b/>
                <w:color w:val="0070C0"/>
                <w:sz w:val="18"/>
                <w:szCs w:val="18"/>
                <w:lang w:eastAsia="en-GB" w:bidi="ar-SA"/>
              </w:rPr>
              <w:t>dhcpd</w:t>
            </w:r>
            <w:proofErr w:type="spellEnd"/>
            <w:r w:rsidRPr="00630D43">
              <w:rPr>
                <w:rFonts w:ascii="Courier New" w:hAnsi="Courier New" w:cs="Courier New"/>
                <w:b/>
                <w:color w:val="0070C0"/>
                <w:sz w:val="18"/>
                <w:szCs w:val="18"/>
                <w:lang w:eastAsia="en-GB" w:bidi="ar-SA"/>
              </w:rPr>
              <w:t xml:space="preserve"> service</w:t>
            </w:r>
          </w:p>
          <w:p w:rsidR="00630D43" w:rsidRPr="00630D43" w:rsidRDefault="00630D43" w:rsidP="00630D43">
            <w:pPr>
              <w:pStyle w:val="BodyText"/>
              <w:spacing w:after="20" w:line="240" w:lineRule="auto"/>
              <w:jc w:val="left"/>
              <w:rPr>
                <w:rFonts w:ascii="Courier New" w:hAnsi="Courier New" w:cs="Courier New"/>
                <w:b/>
                <w:sz w:val="18"/>
                <w:szCs w:val="18"/>
              </w:rPr>
            </w:pPr>
            <w:r w:rsidRPr="00630D43">
              <w:rPr>
                <w:rFonts w:ascii="Courier New" w:hAnsi="Courier New" w:cs="Courier New"/>
                <w:b/>
                <w:sz w:val="18"/>
                <w:szCs w:val="18"/>
              </w:rPr>
              <w:t xml:space="preserve">Shutting down </w:t>
            </w:r>
            <w:proofErr w:type="spellStart"/>
            <w:r w:rsidRPr="00630D43">
              <w:rPr>
                <w:rFonts w:ascii="Courier New" w:hAnsi="Courier New" w:cs="Courier New"/>
                <w:b/>
                <w:sz w:val="18"/>
                <w:szCs w:val="18"/>
              </w:rPr>
              <w:t>dhcpd</w:t>
            </w:r>
            <w:proofErr w:type="spellEnd"/>
            <w:r w:rsidRPr="00630D43">
              <w:rPr>
                <w:rFonts w:ascii="Courier New" w:hAnsi="Courier New" w:cs="Courier New"/>
                <w:b/>
                <w:sz w:val="18"/>
                <w:szCs w:val="18"/>
              </w:rPr>
              <w:t>:                                       [  OK  ]</w:t>
            </w:r>
          </w:p>
          <w:p w:rsidR="00630D43" w:rsidRPr="00630D43" w:rsidRDefault="00630D43" w:rsidP="00630D43">
            <w:pPr>
              <w:pStyle w:val="BodyText"/>
              <w:spacing w:after="20" w:line="240" w:lineRule="auto"/>
              <w:jc w:val="left"/>
              <w:rPr>
                <w:rFonts w:ascii="Courier New" w:hAnsi="Courier New" w:cs="Courier New"/>
                <w:b/>
                <w:sz w:val="18"/>
                <w:szCs w:val="18"/>
              </w:rPr>
            </w:pPr>
            <w:r w:rsidRPr="00630D43">
              <w:rPr>
                <w:rFonts w:ascii="Courier New" w:hAnsi="Courier New" w:cs="Courier New"/>
                <w:b/>
                <w:sz w:val="18"/>
                <w:szCs w:val="18"/>
              </w:rPr>
              <w:t xml:space="preserve">Starting </w:t>
            </w:r>
            <w:proofErr w:type="spellStart"/>
            <w:r w:rsidRPr="00630D43">
              <w:rPr>
                <w:rFonts w:ascii="Courier New" w:hAnsi="Courier New" w:cs="Courier New"/>
                <w:b/>
                <w:sz w:val="18"/>
                <w:szCs w:val="18"/>
              </w:rPr>
              <w:t>dhcpd</w:t>
            </w:r>
            <w:proofErr w:type="spellEnd"/>
            <w:r w:rsidRPr="00630D43">
              <w:rPr>
                <w:rFonts w:ascii="Courier New" w:hAnsi="Courier New" w:cs="Courier New"/>
                <w:b/>
                <w:sz w:val="18"/>
                <w:szCs w:val="18"/>
              </w:rPr>
              <w:t>:                                            [  OK  ]</w:t>
            </w:r>
          </w:p>
          <w:p w:rsidR="0090441E" w:rsidRDefault="0090441E" w:rsidP="00630D43">
            <w:pPr>
              <w:pStyle w:val="BodyText"/>
              <w:spacing w:after="20" w:line="240" w:lineRule="auto"/>
              <w:jc w:val="left"/>
              <w:rPr>
                <w:rFonts w:ascii="Courier New" w:hAnsi="Courier New" w:cs="Courier New"/>
                <w:b/>
                <w:sz w:val="18"/>
                <w:szCs w:val="18"/>
              </w:rPr>
            </w:pPr>
          </w:p>
          <w:p w:rsidR="00630D43" w:rsidRDefault="00630D43" w:rsidP="0090441E">
            <w:pPr>
              <w:pStyle w:val="BodyText"/>
              <w:spacing w:after="20"/>
              <w:jc w:val="left"/>
              <w:rPr>
                <w:rFonts w:ascii="Courier New" w:hAnsi="Courier New" w:cs="Courier New"/>
                <w:b/>
                <w:sz w:val="18"/>
                <w:szCs w:val="18"/>
              </w:rPr>
            </w:pPr>
          </w:p>
          <w:p w:rsidR="00172E1F" w:rsidRPr="00172E1F" w:rsidRDefault="0090441E" w:rsidP="0090441E">
            <w:pPr>
              <w:pStyle w:val="BWSBodyText"/>
              <w:ind w:left="-36" w:firstLine="36"/>
              <w:jc w:val="left"/>
            </w:pPr>
            <w:r>
              <w:t xml:space="preserve">- Create </w:t>
            </w:r>
            <w:r w:rsidR="00172E1F" w:rsidRPr="00172E1F">
              <w:t xml:space="preserve"> </w:t>
            </w:r>
            <w:proofErr w:type="spellStart"/>
            <w:r w:rsidR="00172E1F" w:rsidRPr="00172E1F">
              <w:t>tftpboot</w:t>
            </w:r>
            <w:proofErr w:type="spellEnd"/>
            <w:r w:rsidR="00172E1F" w:rsidRPr="00172E1F">
              <w:t xml:space="preserve"> file for standby server </w:t>
            </w:r>
            <w:r>
              <w:t>using defective blade file:</w:t>
            </w:r>
          </w:p>
          <w:p w:rsidR="0090441E" w:rsidRPr="0090441E" w:rsidRDefault="0090441E" w:rsidP="0090441E">
            <w:pPr>
              <w:pStyle w:val="BWSBodyText"/>
            </w:pPr>
            <w:r w:rsidRPr="0090441E">
              <w:t xml:space="preserve">The name of the file will consist of 01 followed by MAC address in lowercase separated with dashes </w:t>
            </w:r>
            <w:proofErr w:type="spellStart"/>
            <w:r w:rsidRPr="0090441E">
              <w:t>ie</w:t>
            </w:r>
            <w:proofErr w:type="spellEnd"/>
            <w:r w:rsidRPr="0090441E">
              <w:t>:</w:t>
            </w:r>
          </w:p>
          <w:p w:rsidR="008A76AD" w:rsidRDefault="008A76AD" w:rsidP="0090441E">
            <w:pPr>
              <w:pStyle w:val="BodyText"/>
              <w:spacing w:after="20" w:line="240" w:lineRule="auto"/>
              <w:jc w:val="left"/>
            </w:pPr>
          </w:p>
          <w:p w:rsidR="001210BD" w:rsidRDefault="0090441E" w:rsidP="00172E1F">
            <w:pPr>
              <w:pStyle w:val="BodyText"/>
              <w:spacing w:after="20" w:line="240" w:lineRule="auto"/>
              <w:jc w:val="left"/>
            </w:pPr>
            <w:r w:rsidRPr="0090441E">
              <w:rPr>
                <w:rFonts w:ascii="Courier New" w:hAnsi="Courier New" w:cs="Courier New"/>
                <w:b/>
                <w:sz w:val="18"/>
                <w:szCs w:val="18"/>
              </w:rPr>
              <w:t>#</w:t>
            </w:r>
            <w:r w:rsidRPr="0090441E">
              <w:rPr>
                <w:rFonts w:ascii="Courier New" w:hAnsi="Courier New" w:cs="Courier New"/>
                <w:b/>
                <w:color w:val="0070C0"/>
                <w:sz w:val="18"/>
                <w:szCs w:val="18"/>
                <w:lang w:eastAsia="en-GB" w:bidi="ar-SA"/>
              </w:rPr>
              <w:t xml:space="preserve"> cp </w:t>
            </w:r>
            <w:r w:rsidRPr="00603F3B">
              <w:rPr>
                <w:rFonts w:ascii="Courier New" w:hAnsi="Courier New" w:cs="Courier New"/>
                <w:b/>
                <w:color w:val="0070C0"/>
                <w:sz w:val="18"/>
                <w:szCs w:val="18"/>
                <w:lang w:eastAsia="en-GB" w:bidi="ar-SA"/>
              </w:rPr>
              <w:t>/</w:t>
            </w:r>
            <w:proofErr w:type="spellStart"/>
            <w:r w:rsidRPr="00603F3B">
              <w:rPr>
                <w:rFonts w:ascii="Courier New" w:hAnsi="Courier New" w:cs="Courier New"/>
                <w:b/>
                <w:color w:val="0070C0"/>
                <w:sz w:val="18"/>
                <w:szCs w:val="18"/>
                <w:lang w:eastAsia="en-GB" w:bidi="ar-SA"/>
              </w:rPr>
              <w:t>tftpboot</w:t>
            </w:r>
            <w:proofErr w:type="spellEnd"/>
            <w:r w:rsidRPr="00603F3B">
              <w:rPr>
                <w:rFonts w:ascii="Courier New" w:hAnsi="Courier New" w:cs="Courier New"/>
                <w:b/>
                <w:color w:val="0070C0"/>
                <w:sz w:val="18"/>
                <w:szCs w:val="18"/>
                <w:lang w:eastAsia="en-GB" w:bidi="ar-SA"/>
              </w:rPr>
              <w:t>/</w:t>
            </w:r>
            <w:proofErr w:type="spellStart"/>
            <w:r w:rsidRPr="00603F3B">
              <w:rPr>
                <w:rFonts w:ascii="Courier New" w:hAnsi="Courier New" w:cs="Courier New"/>
                <w:b/>
                <w:color w:val="0070C0"/>
                <w:sz w:val="18"/>
                <w:szCs w:val="18"/>
                <w:lang w:eastAsia="en-GB" w:bidi="ar-SA"/>
              </w:rPr>
              <w:t>linux</w:t>
            </w:r>
            <w:proofErr w:type="spellEnd"/>
            <w:r w:rsidRPr="00603F3B">
              <w:rPr>
                <w:rFonts w:ascii="Courier New" w:hAnsi="Courier New" w:cs="Courier New"/>
                <w:b/>
                <w:color w:val="0070C0"/>
                <w:sz w:val="18"/>
                <w:szCs w:val="18"/>
                <w:lang w:eastAsia="en-GB" w:bidi="ar-SA"/>
              </w:rPr>
              <w:t>-install/pxelinux.cfg/01-</w:t>
            </w:r>
            <w:r w:rsidRPr="00172E1F">
              <w:rPr>
                <w:rFonts w:ascii="Courier New" w:hAnsi="Courier New" w:cs="Courier New"/>
                <w:b/>
                <w:color w:val="0070C0"/>
                <w:sz w:val="18"/>
                <w:szCs w:val="18"/>
                <w:highlight w:val="yellow"/>
                <w:lang w:eastAsia="en-GB" w:bidi="ar-SA"/>
              </w:rPr>
              <w:t>34</w:t>
            </w:r>
            <w:r w:rsidRPr="00172E1F">
              <w:rPr>
                <w:rFonts w:ascii="Courier New" w:hAnsi="Courier New" w:cs="Courier New"/>
                <w:b/>
                <w:color w:val="0070C0"/>
                <w:sz w:val="18"/>
                <w:szCs w:val="18"/>
                <w:lang w:eastAsia="en-GB" w:bidi="ar-SA"/>
              </w:rPr>
              <w:t>-</w:t>
            </w:r>
            <w:r w:rsidRPr="00172E1F">
              <w:rPr>
                <w:rFonts w:ascii="Courier New" w:hAnsi="Courier New" w:cs="Courier New"/>
                <w:b/>
                <w:color w:val="0070C0"/>
                <w:sz w:val="18"/>
                <w:szCs w:val="18"/>
                <w:highlight w:val="yellow"/>
                <w:lang w:eastAsia="en-GB" w:bidi="ar-SA"/>
              </w:rPr>
              <w:t>40</w:t>
            </w:r>
            <w:r w:rsidRPr="00172E1F">
              <w:rPr>
                <w:rFonts w:ascii="Courier New" w:hAnsi="Courier New" w:cs="Courier New"/>
                <w:b/>
                <w:color w:val="0070C0"/>
                <w:sz w:val="18"/>
                <w:szCs w:val="18"/>
                <w:lang w:eastAsia="en-GB" w:bidi="ar-SA"/>
              </w:rPr>
              <w:t>-</w:t>
            </w:r>
            <w:r w:rsidRPr="00172E1F">
              <w:rPr>
                <w:rFonts w:ascii="Courier New" w:hAnsi="Courier New" w:cs="Courier New"/>
                <w:b/>
                <w:color w:val="0070C0"/>
                <w:sz w:val="18"/>
                <w:szCs w:val="18"/>
                <w:highlight w:val="yellow"/>
                <w:lang w:eastAsia="en-GB" w:bidi="ar-SA"/>
              </w:rPr>
              <w:t>b5</w:t>
            </w:r>
            <w:r w:rsidRPr="00172E1F">
              <w:rPr>
                <w:rFonts w:ascii="Courier New" w:hAnsi="Courier New" w:cs="Courier New"/>
                <w:b/>
                <w:color w:val="0070C0"/>
                <w:sz w:val="18"/>
                <w:szCs w:val="18"/>
                <w:lang w:eastAsia="en-GB" w:bidi="ar-SA"/>
              </w:rPr>
              <w:t>-</w:t>
            </w:r>
            <w:r w:rsidRPr="00172E1F">
              <w:rPr>
                <w:rFonts w:ascii="Courier New" w:hAnsi="Courier New" w:cs="Courier New"/>
                <w:b/>
                <w:color w:val="0070C0"/>
                <w:sz w:val="18"/>
                <w:szCs w:val="18"/>
                <w:highlight w:val="yellow"/>
                <w:lang w:eastAsia="en-GB" w:bidi="ar-SA"/>
              </w:rPr>
              <w:t>81</w:t>
            </w:r>
            <w:r w:rsidRPr="00172E1F">
              <w:rPr>
                <w:rFonts w:ascii="Courier New" w:hAnsi="Courier New" w:cs="Courier New"/>
                <w:b/>
                <w:color w:val="0070C0"/>
                <w:sz w:val="18"/>
                <w:szCs w:val="18"/>
                <w:lang w:eastAsia="en-GB" w:bidi="ar-SA"/>
              </w:rPr>
              <w:t>-</w:t>
            </w:r>
            <w:r w:rsidRPr="0090441E">
              <w:rPr>
                <w:rFonts w:ascii="Courier New" w:hAnsi="Courier New" w:cs="Courier New"/>
                <w:b/>
                <w:color w:val="0070C0"/>
                <w:sz w:val="18"/>
                <w:szCs w:val="18"/>
                <w:highlight w:val="yellow"/>
                <w:lang w:eastAsia="en-GB" w:bidi="ar-SA"/>
              </w:rPr>
              <w:t>5c</w:t>
            </w:r>
            <w:r w:rsidRPr="00172E1F">
              <w:rPr>
                <w:rFonts w:ascii="Courier New" w:hAnsi="Courier New" w:cs="Courier New"/>
                <w:b/>
                <w:color w:val="0070C0"/>
                <w:sz w:val="18"/>
                <w:szCs w:val="18"/>
                <w:lang w:eastAsia="en-GB" w:bidi="ar-SA"/>
              </w:rPr>
              <w:t>-</w:t>
            </w:r>
            <w:r w:rsidRPr="0090441E">
              <w:rPr>
                <w:rFonts w:ascii="Courier New" w:hAnsi="Courier New" w:cs="Courier New"/>
                <w:b/>
                <w:color w:val="0070C0"/>
                <w:sz w:val="18"/>
                <w:szCs w:val="18"/>
                <w:highlight w:val="yellow"/>
                <w:lang w:eastAsia="en-GB" w:bidi="ar-SA"/>
              </w:rPr>
              <w:t>3c</w:t>
            </w:r>
            <w:r>
              <w:rPr>
                <w:rFonts w:ascii="Courier New" w:hAnsi="Courier New" w:cs="Courier New"/>
                <w:b/>
                <w:color w:val="0070C0"/>
                <w:sz w:val="18"/>
                <w:szCs w:val="18"/>
                <w:lang w:eastAsia="en-GB" w:bidi="ar-SA"/>
              </w:rPr>
              <w:t xml:space="preserve"> </w:t>
            </w:r>
            <w:r w:rsidRPr="00603F3B">
              <w:rPr>
                <w:rFonts w:ascii="Courier New" w:hAnsi="Courier New" w:cs="Courier New"/>
                <w:b/>
                <w:color w:val="0070C0"/>
                <w:sz w:val="18"/>
                <w:szCs w:val="18"/>
                <w:lang w:eastAsia="en-GB" w:bidi="ar-SA"/>
              </w:rPr>
              <w:t>/</w:t>
            </w:r>
            <w:proofErr w:type="spellStart"/>
            <w:r w:rsidRPr="00603F3B">
              <w:rPr>
                <w:rFonts w:ascii="Courier New" w:hAnsi="Courier New" w:cs="Courier New"/>
                <w:b/>
                <w:color w:val="0070C0"/>
                <w:sz w:val="18"/>
                <w:szCs w:val="18"/>
                <w:lang w:eastAsia="en-GB" w:bidi="ar-SA"/>
              </w:rPr>
              <w:t>tftpboot</w:t>
            </w:r>
            <w:proofErr w:type="spellEnd"/>
            <w:r w:rsidRPr="00603F3B">
              <w:rPr>
                <w:rFonts w:ascii="Courier New" w:hAnsi="Courier New" w:cs="Courier New"/>
                <w:b/>
                <w:color w:val="0070C0"/>
                <w:sz w:val="18"/>
                <w:szCs w:val="18"/>
                <w:lang w:eastAsia="en-GB" w:bidi="ar-SA"/>
              </w:rPr>
              <w:t>/</w:t>
            </w:r>
            <w:proofErr w:type="spellStart"/>
            <w:r w:rsidRPr="00603F3B">
              <w:rPr>
                <w:rFonts w:ascii="Courier New" w:hAnsi="Courier New" w:cs="Courier New"/>
                <w:b/>
                <w:color w:val="0070C0"/>
                <w:sz w:val="18"/>
                <w:szCs w:val="18"/>
                <w:lang w:eastAsia="en-GB" w:bidi="ar-SA"/>
              </w:rPr>
              <w:t>linux</w:t>
            </w:r>
            <w:proofErr w:type="spellEnd"/>
            <w:r w:rsidRPr="00603F3B">
              <w:rPr>
                <w:rFonts w:ascii="Courier New" w:hAnsi="Courier New" w:cs="Courier New"/>
                <w:b/>
                <w:color w:val="0070C0"/>
                <w:sz w:val="18"/>
                <w:szCs w:val="18"/>
                <w:lang w:eastAsia="en-GB" w:bidi="ar-SA"/>
              </w:rPr>
              <w:t>-install/pxelinux.cfg/01-</w:t>
            </w:r>
            <w:r w:rsidRPr="00172E1F">
              <w:rPr>
                <w:rFonts w:ascii="Courier New" w:hAnsi="Courier New" w:cs="Courier New"/>
                <w:b/>
                <w:color w:val="0070C0"/>
                <w:sz w:val="18"/>
                <w:szCs w:val="18"/>
                <w:highlight w:val="yellow"/>
                <w:lang w:eastAsia="en-GB" w:bidi="ar-SA"/>
              </w:rPr>
              <w:t>34</w:t>
            </w:r>
            <w:r w:rsidRPr="00172E1F">
              <w:rPr>
                <w:rFonts w:ascii="Courier New" w:hAnsi="Courier New" w:cs="Courier New"/>
                <w:b/>
                <w:color w:val="0070C0"/>
                <w:sz w:val="18"/>
                <w:szCs w:val="18"/>
                <w:lang w:eastAsia="en-GB" w:bidi="ar-SA"/>
              </w:rPr>
              <w:t>-</w:t>
            </w:r>
            <w:r w:rsidRPr="00172E1F">
              <w:rPr>
                <w:rFonts w:ascii="Courier New" w:hAnsi="Courier New" w:cs="Courier New"/>
                <w:b/>
                <w:color w:val="0070C0"/>
                <w:sz w:val="18"/>
                <w:szCs w:val="18"/>
                <w:highlight w:val="yellow"/>
                <w:lang w:eastAsia="en-GB" w:bidi="ar-SA"/>
              </w:rPr>
              <w:t>40</w:t>
            </w:r>
            <w:r w:rsidRPr="00172E1F">
              <w:rPr>
                <w:rFonts w:ascii="Courier New" w:hAnsi="Courier New" w:cs="Courier New"/>
                <w:b/>
                <w:color w:val="0070C0"/>
                <w:sz w:val="18"/>
                <w:szCs w:val="18"/>
                <w:lang w:eastAsia="en-GB" w:bidi="ar-SA"/>
              </w:rPr>
              <w:t>-</w:t>
            </w:r>
            <w:r w:rsidRPr="00172E1F">
              <w:rPr>
                <w:rFonts w:ascii="Courier New" w:hAnsi="Courier New" w:cs="Courier New"/>
                <w:b/>
                <w:color w:val="0070C0"/>
                <w:sz w:val="18"/>
                <w:szCs w:val="18"/>
                <w:highlight w:val="yellow"/>
                <w:lang w:eastAsia="en-GB" w:bidi="ar-SA"/>
              </w:rPr>
              <w:t>b5</w:t>
            </w:r>
            <w:r w:rsidRPr="00172E1F">
              <w:rPr>
                <w:rFonts w:ascii="Courier New" w:hAnsi="Courier New" w:cs="Courier New"/>
                <w:b/>
                <w:color w:val="0070C0"/>
                <w:sz w:val="18"/>
                <w:szCs w:val="18"/>
                <w:lang w:eastAsia="en-GB" w:bidi="ar-SA"/>
              </w:rPr>
              <w:t>-</w:t>
            </w:r>
            <w:r w:rsidRPr="00172E1F">
              <w:rPr>
                <w:rFonts w:ascii="Courier New" w:hAnsi="Courier New" w:cs="Courier New"/>
                <w:b/>
                <w:color w:val="0070C0"/>
                <w:sz w:val="18"/>
                <w:szCs w:val="18"/>
                <w:highlight w:val="yellow"/>
                <w:lang w:eastAsia="en-GB" w:bidi="ar-SA"/>
              </w:rPr>
              <w:t>81</w:t>
            </w:r>
            <w:r w:rsidRPr="00172E1F">
              <w:rPr>
                <w:rFonts w:ascii="Courier New" w:hAnsi="Courier New" w:cs="Courier New"/>
                <w:b/>
                <w:color w:val="0070C0"/>
                <w:sz w:val="18"/>
                <w:szCs w:val="18"/>
                <w:lang w:eastAsia="en-GB" w:bidi="ar-SA"/>
              </w:rPr>
              <w:t>-</w:t>
            </w:r>
            <w:r w:rsidRPr="00172E1F">
              <w:rPr>
                <w:rFonts w:ascii="Courier New" w:hAnsi="Courier New" w:cs="Courier New"/>
                <w:b/>
                <w:color w:val="0070C0"/>
                <w:sz w:val="18"/>
                <w:szCs w:val="18"/>
                <w:highlight w:val="yellow"/>
                <w:lang w:eastAsia="en-GB" w:bidi="ar-SA"/>
              </w:rPr>
              <w:t>58</w:t>
            </w:r>
            <w:r w:rsidRPr="00172E1F">
              <w:rPr>
                <w:rFonts w:ascii="Courier New" w:hAnsi="Courier New" w:cs="Courier New"/>
                <w:b/>
                <w:color w:val="0070C0"/>
                <w:sz w:val="18"/>
                <w:szCs w:val="18"/>
                <w:lang w:eastAsia="en-GB" w:bidi="ar-SA"/>
              </w:rPr>
              <w:t>-</w:t>
            </w:r>
            <w:r w:rsidRPr="00172E1F">
              <w:rPr>
                <w:rFonts w:ascii="Courier New" w:hAnsi="Courier New" w:cs="Courier New"/>
                <w:b/>
                <w:color w:val="0070C0"/>
                <w:sz w:val="18"/>
                <w:szCs w:val="18"/>
                <w:highlight w:val="yellow"/>
                <w:lang w:eastAsia="en-GB" w:bidi="ar-SA"/>
              </w:rPr>
              <w:t>a8</w:t>
            </w:r>
          </w:p>
          <w:p w:rsidR="001210BD" w:rsidRDefault="001210BD" w:rsidP="00172E1F">
            <w:pPr>
              <w:pStyle w:val="BodyText"/>
              <w:spacing w:after="20" w:line="240" w:lineRule="auto"/>
              <w:jc w:val="left"/>
            </w:pPr>
          </w:p>
          <w:p w:rsidR="00172E1F" w:rsidRDefault="00172E1F" w:rsidP="00172E1F">
            <w:pPr>
              <w:pStyle w:val="BodyText"/>
              <w:spacing w:after="20" w:line="240" w:lineRule="auto"/>
              <w:jc w:val="left"/>
            </w:pPr>
          </w:p>
        </w:tc>
      </w:tr>
    </w:tbl>
    <w:p w:rsidR="008A76AD" w:rsidRDefault="008A76AD" w:rsidP="00406C41">
      <w:pPr>
        <w:pStyle w:val="BodyText"/>
        <w:jc w:val="left"/>
        <w:rPr>
          <w:lang w:val="en-CA"/>
        </w:rPr>
      </w:pPr>
    </w:p>
    <w:p w:rsidR="00880C38" w:rsidRPr="00753176" w:rsidRDefault="00394659" w:rsidP="00880C38">
      <w:pPr>
        <w:pStyle w:val="Heading3"/>
        <w:rPr>
          <w:sz w:val="28"/>
        </w:rPr>
      </w:pPr>
      <w:bookmarkStart w:id="74" w:name="_Toc319304055"/>
      <w:proofErr w:type="spellStart"/>
      <w:r w:rsidRPr="00753176">
        <w:rPr>
          <w:sz w:val="28"/>
        </w:rPr>
        <w:t>KickStart</w:t>
      </w:r>
      <w:proofErr w:type="spellEnd"/>
      <w:r w:rsidRPr="00753176">
        <w:rPr>
          <w:sz w:val="28"/>
        </w:rPr>
        <w:t xml:space="preserve"> HS22</w:t>
      </w:r>
      <w:r w:rsidR="00880C38" w:rsidRPr="00042225">
        <w:rPr>
          <w:sz w:val="28"/>
        </w:rPr>
        <w:t xml:space="preserve"> Blade</w:t>
      </w:r>
      <w:bookmarkEnd w:id="74"/>
      <w:r w:rsidR="00880C38" w:rsidRPr="00753176">
        <w:rPr>
          <w:sz w:val="24"/>
        </w:rPr>
        <w:t xml:space="preserve">  </w:t>
      </w:r>
    </w:p>
    <w:tbl>
      <w:tblPr>
        <w:tblStyle w:val="TableGrid"/>
        <w:tblW w:w="0" w:type="auto"/>
        <w:tblInd w:w="18" w:type="dxa"/>
        <w:tblLook w:val="04A0"/>
      </w:tblPr>
      <w:tblGrid>
        <w:gridCol w:w="828"/>
        <w:gridCol w:w="7902"/>
      </w:tblGrid>
      <w:tr w:rsidR="00880C38" w:rsidTr="0077706A">
        <w:tc>
          <w:tcPr>
            <w:tcW w:w="828" w:type="dxa"/>
          </w:tcPr>
          <w:p w:rsidR="00880C38" w:rsidRDefault="00880C38" w:rsidP="00880C38">
            <w:pPr>
              <w:pStyle w:val="BWSBodyText"/>
              <w:ind w:left="-108"/>
              <w:jc w:val="left"/>
              <w:rPr>
                <w:noProof/>
              </w:rPr>
            </w:pPr>
          </w:p>
        </w:tc>
        <w:tc>
          <w:tcPr>
            <w:tcW w:w="7902" w:type="dxa"/>
          </w:tcPr>
          <w:p w:rsidR="00880C38" w:rsidRDefault="00880C38" w:rsidP="00880C38">
            <w:pPr>
              <w:pStyle w:val="BWSBodyText"/>
              <w:jc w:val="left"/>
            </w:pPr>
            <w:r>
              <w:t xml:space="preserve">- Select a “one time boot”  alternate boot device during system startup </w:t>
            </w:r>
          </w:p>
          <w:p w:rsidR="008841D4" w:rsidRDefault="008841D4" w:rsidP="008841D4">
            <w:pPr>
              <w:pStyle w:val="BWSBodyText"/>
              <w:jc w:val="left"/>
            </w:pPr>
          </w:p>
          <w:p w:rsidR="008841D4" w:rsidRDefault="008841D4" w:rsidP="008841D4">
            <w:pPr>
              <w:pStyle w:val="BWSBodyText"/>
              <w:jc w:val="left"/>
            </w:pPr>
            <w:r>
              <w:t xml:space="preserve">Reference  </w:t>
            </w:r>
            <w:hyperlink w:anchor="_Appedix__C" w:history="1">
              <w:r w:rsidRPr="00925203">
                <w:rPr>
                  <w:rStyle w:val="Hyperlink"/>
                  <w:rFonts w:cstheme="majorBidi"/>
                </w:rPr>
                <w:t>APPENDIX C</w:t>
              </w:r>
            </w:hyperlink>
            <w:r>
              <w:t xml:space="preserve"> for </w:t>
            </w:r>
            <w:hyperlink w:anchor="_Select_boot_device" w:history="1">
              <w:r w:rsidRPr="00F337A5">
                <w:rPr>
                  <w:rStyle w:val="Hyperlink"/>
                  <w:rFonts w:cstheme="majorBidi"/>
                </w:rPr>
                <w:t>Select boot device Screen captures</w:t>
              </w:r>
            </w:hyperlink>
          </w:p>
          <w:p w:rsidR="00880C38" w:rsidRDefault="00880C38" w:rsidP="00880C38">
            <w:pPr>
              <w:pStyle w:val="BWSBodyText"/>
              <w:jc w:val="left"/>
            </w:pPr>
          </w:p>
        </w:tc>
      </w:tr>
      <w:tr w:rsidR="00880C38" w:rsidRPr="00256EB2" w:rsidTr="0077706A">
        <w:tc>
          <w:tcPr>
            <w:tcW w:w="828" w:type="dxa"/>
          </w:tcPr>
          <w:p w:rsidR="00880C38" w:rsidRDefault="00CB1FC1" w:rsidP="00880C38">
            <w:pPr>
              <w:pStyle w:val="BWSBodyText"/>
              <w:ind w:left="-108"/>
              <w:jc w:val="left"/>
            </w:pPr>
            <w:r>
              <w:rPr>
                <w:noProof/>
              </w:rPr>
              <w:pict>
                <v:roundrect id="_x0000_s1107" style="position:absolute;left:0;text-align:left;margin-left:7.5pt;margin-top:2.9pt;width:14.4pt;height:10.8pt;z-index:25175296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lEkqczACAABhBAAADgAAAAAAAAAAAAAAAAAuAgAAZHJz&#10;L2Uyb0RvYy54bWxQSwECLQAUAAYACAAAACEA08Dm39oAAAAGAQAADwAAAAAAAAAAAAAAAACKBAAA&#10;ZHJzL2Rvd25yZXYueG1sUEsFBgAAAAAEAAQA8wAAAJEFAAAAAA==&#10;"/>
              </w:pict>
            </w:r>
          </w:p>
        </w:tc>
        <w:tc>
          <w:tcPr>
            <w:tcW w:w="7902" w:type="dxa"/>
          </w:tcPr>
          <w:p w:rsidR="00880C38" w:rsidRDefault="00880C38" w:rsidP="00880C38">
            <w:pPr>
              <w:pStyle w:val="BWSBodyText"/>
              <w:jc w:val="left"/>
              <w:rPr>
                <w:color w:val="000000"/>
              </w:rPr>
            </w:pPr>
            <w:r>
              <w:t xml:space="preserve">Login to AMM on server    </w:t>
            </w:r>
          </w:p>
        </w:tc>
      </w:tr>
      <w:tr w:rsidR="00880C38" w:rsidRPr="003D536D" w:rsidTr="0077706A">
        <w:tc>
          <w:tcPr>
            <w:tcW w:w="828" w:type="dxa"/>
          </w:tcPr>
          <w:p w:rsidR="00880C38" w:rsidRDefault="00CB1FC1" w:rsidP="00880C38">
            <w:pPr>
              <w:pStyle w:val="BWSBodyText"/>
              <w:jc w:val="left"/>
              <w:rPr>
                <w:color w:val="000000"/>
              </w:rPr>
            </w:pPr>
            <w:r w:rsidRPr="00CB1FC1">
              <w:rPr>
                <w:noProof/>
              </w:rPr>
              <w:lastRenderedPageBreak/>
              <w:pict>
                <v:roundrect id="_x0000_s1106" style="position:absolute;margin-left:7.5pt;margin-top:2.9pt;width:14.4pt;height:10.8pt;z-index:25175398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ik9n5zACAABhBAAADgAAAAAAAAAAAAAAAAAuAgAAZHJz&#10;L2Uyb0RvYy54bWxQSwECLQAUAAYACAAAACEA08Dm39oAAAAGAQAADwAAAAAAAAAAAAAAAACKBAAA&#10;ZHJzL2Rvd25yZXYueG1sUEsFBgAAAAAEAAQA8wAAAJEFAAAAAA==&#10;"/>
              </w:pict>
            </w:r>
          </w:p>
        </w:tc>
        <w:tc>
          <w:tcPr>
            <w:tcW w:w="7902" w:type="dxa"/>
          </w:tcPr>
          <w:p w:rsidR="00880C38" w:rsidRDefault="00880C38" w:rsidP="00880C38">
            <w:pPr>
              <w:pStyle w:val="BWSBodyText"/>
              <w:jc w:val="left"/>
              <w:rPr>
                <w:rFonts w:ascii="Arial" w:hAnsi="Arial" w:cs="Arial"/>
                <w:color w:val="FFFFFF"/>
              </w:rPr>
            </w:pPr>
            <w:r>
              <w:t xml:space="preserve">Remote connect to </w:t>
            </w:r>
            <w:r w:rsidRPr="008C231C">
              <w:t xml:space="preserve">the server which is to be booted and installed with </w:t>
            </w:r>
            <w:proofErr w:type="spellStart"/>
            <w:r w:rsidRPr="008C231C">
              <w:t>RedHat</w:t>
            </w:r>
            <w:proofErr w:type="spellEnd"/>
            <w:r w:rsidRPr="008C231C">
              <w:t>.</w:t>
            </w:r>
          </w:p>
          <w:p w:rsidR="00880C38" w:rsidRDefault="00880C38" w:rsidP="00880C38">
            <w:pPr>
              <w:pStyle w:val="BWSBodyText"/>
              <w:jc w:val="left"/>
            </w:pPr>
          </w:p>
          <w:p w:rsidR="00880C38" w:rsidRDefault="00880C38" w:rsidP="00880C38">
            <w:pPr>
              <w:pStyle w:val="BWSBodyText"/>
              <w:jc w:val="left"/>
            </w:pPr>
            <w:r>
              <w:t xml:space="preserve">During beginning of server boot enter   &lt;F12&gt;  </w:t>
            </w:r>
            <w:r w:rsidR="008841D4">
              <w:t xml:space="preserve">was entered </w:t>
            </w:r>
            <w:r>
              <w:t xml:space="preserve"> to select boot  Device</w:t>
            </w:r>
          </w:p>
          <w:p w:rsidR="00880C38" w:rsidRDefault="00880C38" w:rsidP="00880C38">
            <w:pPr>
              <w:pStyle w:val="BWSBodyText"/>
              <w:jc w:val="left"/>
            </w:pPr>
          </w:p>
          <w:p w:rsidR="00880C38" w:rsidRDefault="00880C38" w:rsidP="00880C38">
            <w:pPr>
              <w:pStyle w:val="BWSBodyText"/>
              <w:jc w:val="left"/>
            </w:pPr>
            <w:r>
              <w:t>Select: one time boot -  select PXE network</w:t>
            </w:r>
          </w:p>
          <w:p w:rsidR="00880C38" w:rsidRDefault="00880C38" w:rsidP="00880C38">
            <w:pPr>
              <w:ind w:firstLine="720"/>
              <w:jc w:val="left"/>
              <w:rPr>
                <w:rFonts w:ascii="Courier New" w:hAnsi="Courier New" w:cs="Courier New"/>
                <w:color w:val="000000"/>
                <w:sz w:val="18"/>
                <w:szCs w:val="18"/>
              </w:rPr>
            </w:pPr>
          </w:p>
          <w:p w:rsidR="00880C38" w:rsidRDefault="00880C38" w:rsidP="00880C38">
            <w:pPr>
              <w:pStyle w:val="BWSBodyText"/>
              <w:jc w:val="left"/>
            </w:pPr>
            <w:r w:rsidRPr="008C231C">
              <w:t xml:space="preserve">Install process should be automatic except you may need to </w:t>
            </w:r>
            <w:proofErr w:type="gramStart"/>
            <w:r w:rsidRPr="008C231C">
              <w:t xml:space="preserve">answer </w:t>
            </w:r>
            <w:r>
              <w:t xml:space="preserve"> “</w:t>
            </w:r>
            <w:proofErr w:type="gramEnd"/>
            <w:r>
              <w:t xml:space="preserve">Yes”   to </w:t>
            </w:r>
            <w:r w:rsidRPr="008C231C">
              <w:t xml:space="preserve">prompt </w:t>
            </w:r>
            <w:r>
              <w:t xml:space="preserve"> to initialize the drive and Erasing All data.</w:t>
            </w:r>
          </w:p>
          <w:p w:rsidR="00394659" w:rsidRDefault="00D774A5" w:rsidP="00880C38">
            <w:pPr>
              <w:pStyle w:val="BWSBodyText"/>
              <w:jc w:val="left"/>
            </w:pPr>
            <w:r>
              <w:t xml:space="preserve">Reference </w:t>
            </w:r>
            <w:hyperlink w:anchor="_Appedix__C" w:history="1">
              <w:r w:rsidRPr="00D774A5">
                <w:rPr>
                  <w:rStyle w:val="Hyperlink"/>
                  <w:rFonts w:cstheme="majorBidi"/>
                </w:rPr>
                <w:t>APPENDIX C</w:t>
              </w:r>
            </w:hyperlink>
            <w:r>
              <w:t xml:space="preserve"> for </w:t>
            </w:r>
            <w:hyperlink w:anchor="_Select_yes_to" w:history="1">
              <w:r w:rsidRPr="00D774A5">
                <w:rPr>
                  <w:rStyle w:val="Hyperlink"/>
                  <w:rFonts w:cstheme="majorBidi"/>
                </w:rPr>
                <w:t>Select yes to initialize the Disk</w:t>
              </w:r>
            </w:hyperlink>
          </w:p>
          <w:p w:rsidR="00D774A5" w:rsidRDefault="00D774A5" w:rsidP="00880C38">
            <w:pPr>
              <w:pStyle w:val="BWSBodyText"/>
              <w:jc w:val="left"/>
            </w:pPr>
          </w:p>
          <w:p w:rsidR="00394659" w:rsidRDefault="00394659" w:rsidP="00880C38">
            <w:pPr>
              <w:pStyle w:val="BWSBodyText"/>
              <w:jc w:val="left"/>
            </w:pPr>
            <w:r>
              <w:t>Blade will reboot once complete</w:t>
            </w:r>
            <w:r w:rsidR="00A81AB4">
              <w:t>d</w:t>
            </w:r>
            <w:r>
              <w:t xml:space="preserve"> and bring up Linux from Disk drive</w:t>
            </w:r>
          </w:p>
          <w:p w:rsidR="00880C38" w:rsidRDefault="00880C38" w:rsidP="00880C38">
            <w:pPr>
              <w:pStyle w:val="BWSBodyText"/>
              <w:jc w:val="left"/>
            </w:pPr>
          </w:p>
        </w:tc>
      </w:tr>
    </w:tbl>
    <w:p w:rsidR="007D6D20" w:rsidRDefault="007D6D20" w:rsidP="00406C41">
      <w:pPr>
        <w:pStyle w:val="BodyText"/>
        <w:jc w:val="left"/>
        <w:rPr>
          <w:lang w:val="en-CA"/>
        </w:rPr>
      </w:pPr>
    </w:p>
    <w:p w:rsidR="007D6D20" w:rsidRPr="00753176" w:rsidRDefault="007D6D20" w:rsidP="00406C41">
      <w:pPr>
        <w:pStyle w:val="Heading2"/>
        <w:keepLines/>
        <w:tabs>
          <w:tab w:val="clear" w:pos="864"/>
          <w:tab w:val="clear" w:pos="1080"/>
        </w:tabs>
        <w:spacing w:before="200" w:after="0" w:line="276" w:lineRule="auto"/>
        <w:ind w:left="576" w:hanging="576"/>
        <w:rPr>
          <w:b w:val="0"/>
        </w:rPr>
      </w:pPr>
      <w:r>
        <w:t xml:space="preserve">    </w:t>
      </w:r>
      <w:bookmarkStart w:id="75" w:name="_Toc319304056"/>
      <w:r w:rsidRPr="00753176">
        <w:rPr>
          <w:b w:val="0"/>
        </w:rPr>
        <w:t xml:space="preserve">Configure OAM </w:t>
      </w:r>
      <w:r w:rsidR="00202792">
        <w:rPr>
          <w:b w:val="0"/>
        </w:rPr>
        <w:t xml:space="preserve">access </w:t>
      </w:r>
      <w:r w:rsidRPr="00753176">
        <w:rPr>
          <w:b w:val="0"/>
        </w:rPr>
        <w:t>network on Server</w:t>
      </w:r>
      <w:bookmarkEnd w:id="75"/>
    </w:p>
    <w:tbl>
      <w:tblPr>
        <w:tblStyle w:val="TableGrid"/>
        <w:tblW w:w="0" w:type="auto"/>
        <w:tblInd w:w="18" w:type="dxa"/>
        <w:tblLook w:val="04A0"/>
      </w:tblPr>
      <w:tblGrid>
        <w:gridCol w:w="828"/>
        <w:gridCol w:w="7902"/>
      </w:tblGrid>
      <w:tr w:rsidR="00406C41" w:rsidTr="0077706A">
        <w:tc>
          <w:tcPr>
            <w:tcW w:w="828" w:type="dxa"/>
          </w:tcPr>
          <w:p w:rsidR="00406C41" w:rsidRDefault="00406C41" w:rsidP="00EE245D">
            <w:pPr>
              <w:pStyle w:val="BWSBodyText"/>
              <w:ind w:left="-108"/>
              <w:jc w:val="left"/>
              <w:rPr>
                <w:noProof/>
              </w:rPr>
            </w:pPr>
          </w:p>
        </w:tc>
        <w:tc>
          <w:tcPr>
            <w:tcW w:w="7902" w:type="dxa"/>
          </w:tcPr>
          <w:p w:rsidR="00406C41" w:rsidRDefault="00406C41" w:rsidP="00EE245D">
            <w:pPr>
              <w:pStyle w:val="BWSBodyText"/>
              <w:jc w:val="left"/>
            </w:pPr>
            <w:r>
              <w:t xml:space="preserve">- Configure </w:t>
            </w:r>
            <w:proofErr w:type="spellStart"/>
            <w:r>
              <w:t>ip</w:t>
            </w:r>
            <w:proofErr w:type="spellEnd"/>
            <w:r>
              <w:t xml:space="preserve"> address,  </w:t>
            </w:r>
            <w:proofErr w:type="spellStart"/>
            <w:r>
              <w:t>vlan</w:t>
            </w:r>
            <w:proofErr w:type="spellEnd"/>
            <w:r>
              <w:t xml:space="preserve">,  MAC </w:t>
            </w:r>
            <w:r w:rsidR="00652F19">
              <w:t>address</w:t>
            </w:r>
            <w:r>
              <w:t xml:space="preserve"> </w:t>
            </w:r>
            <w:r w:rsidR="005E78DB">
              <w:t>for  blade</w:t>
            </w:r>
            <w:r>
              <w:t xml:space="preserve"> OAM network</w:t>
            </w:r>
          </w:p>
          <w:p w:rsidR="009D07F3" w:rsidRDefault="009D07F3" w:rsidP="00EE245D">
            <w:pPr>
              <w:pStyle w:val="BWSBodyText"/>
              <w:jc w:val="left"/>
            </w:pPr>
          </w:p>
          <w:p w:rsidR="009D07F3" w:rsidRDefault="005E78DB" w:rsidP="005E78DB">
            <w:pPr>
              <w:pStyle w:val="BWSBodyText"/>
              <w:jc w:val="left"/>
            </w:pPr>
            <w:r>
              <w:t xml:space="preserve">- configure </w:t>
            </w:r>
            <w:r w:rsidR="009D07F3">
              <w:t xml:space="preserve"> the following files:</w:t>
            </w:r>
          </w:p>
          <w:p w:rsidR="009D07F3" w:rsidRDefault="009D07F3" w:rsidP="009D07F3">
            <w:pPr>
              <w:pStyle w:val="BWSBodyText"/>
              <w:jc w:val="left"/>
            </w:pPr>
            <w:r>
              <w:t xml:space="preserve">  </w:t>
            </w:r>
            <w:r w:rsidR="00406C41">
              <w:t xml:space="preserve"> </w:t>
            </w:r>
            <w:r>
              <w:t xml:space="preserve">    </w:t>
            </w:r>
            <w:r w:rsidR="00406C41">
              <w:t>/etc/</w:t>
            </w:r>
            <w:proofErr w:type="spellStart"/>
            <w:r w:rsidR="00406C41">
              <w:t>sysconfig</w:t>
            </w:r>
            <w:proofErr w:type="spellEnd"/>
            <w:r w:rsidR="00406C41">
              <w:t xml:space="preserve">/network </w:t>
            </w:r>
          </w:p>
          <w:p w:rsidR="005E78DB" w:rsidRPr="00D72BA1" w:rsidRDefault="009D07F3" w:rsidP="009D07F3">
            <w:pPr>
              <w:pStyle w:val="BWSBodyText"/>
              <w:jc w:val="left"/>
              <w:rPr>
                <w:i/>
              </w:rPr>
            </w:pPr>
            <w:r>
              <w:t xml:space="preserve">      </w:t>
            </w:r>
            <w:r w:rsidR="00406C41">
              <w:t xml:space="preserve"> </w:t>
            </w:r>
            <w:r w:rsidR="00406C41" w:rsidRPr="00D72BA1">
              <w:rPr>
                <w:i/>
              </w:rPr>
              <w:t>/etc/</w:t>
            </w:r>
            <w:proofErr w:type="spellStart"/>
            <w:r w:rsidR="00406C41" w:rsidRPr="00D72BA1">
              <w:rPr>
                <w:i/>
              </w:rPr>
              <w:t>sysconfig</w:t>
            </w:r>
            <w:proofErr w:type="spellEnd"/>
            <w:r w:rsidR="00406C41" w:rsidRPr="00D72BA1">
              <w:rPr>
                <w:i/>
              </w:rPr>
              <w:t>/network-scripts/ifcfg</w:t>
            </w:r>
            <w:r w:rsidR="005E78DB" w:rsidRPr="00D72BA1">
              <w:rPr>
                <w:i/>
              </w:rPr>
              <w:t>-eth0</w:t>
            </w:r>
          </w:p>
          <w:p w:rsidR="005E78DB" w:rsidRPr="00D72BA1" w:rsidRDefault="005E78DB" w:rsidP="009D07F3">
            <w:pPr>
              <w:pStyle w:val="BWSBodyText"/>
              <w:jc w:val="left"/>
              <w:rPr>
                <w:i/>
              </w:rPr>
            </w:pPr>
            <w:r w:rsidRPr="00D72BA1">
              <w:rPr>
                <w:i/>
              </w:rPr>
              <w:t xml:space="preserve">       /etc/</w:t>
            </w:r>
            <w:proofErr w:type="spellStart"/>
            <w:r w:rsidRPr="00D72BA1">
              <w:rPr>
                <w:i/>
              </w:rPr>
              <w:t>sysconfig</w:t>
            </w:r>
            <w:proofErr w:type="spellEnd"/>
            <w:r w:rsidRPr="00D72BA1">
              <w:rPr>
                <w:i/>
              </w:rPr>
              <w:t>/network-scripts/ifcfg-eth1</w:t>
            </w:r>
          </w:p>
          <w:p w:rsidR="005E78DB" w:rsidRPr="00D72BA1" w:rsidRDefault="005E78DB" w:rsidP="009D07F3">
            <w:pPr>
              <w:pStyle w:val="BWSBodyText"/>
              <w:jc w:val="left"/>
              <w:rPr>
                <w:i/>
              </w:rPr>
            </w:pPr>
            <w:r w:rsidRPr="00D72BA1">
              <w:rPr>
                <w:i/>
              </w:rPr>
              <w:t xml:space="preserve">       /etc/</w:t>
            </w:r>
            <w:proofErr w:type="spellStart"/>
            <w:r w:rsidRPr="00D72BA1">
              <w:rPr>
                <w:i/>
              </w:rPr>
              <w:t>sysconfig</w:t>
            </w:r>
            <w:proofErr w:type="spellEnd"/>
            <w:r w:rsidRPr="00D72BA1">
              <w:rPr>
                <w:i/>
              </w:rPr>
              <w:t>/network-scripts/ifcfg-bond0</w:t>
            </w:r>
          </w:p>
          <w:p w:rsidR="005E78DB" w:rsidRDefault="005E78DB" w:rsidP="009D07F3">
            <w:pPr>
              <w:pStyle w:val="BWSBodyText"/>
              <w:jc w:val="left"/>
            </w:pPr>
            <w:r>
              <w:t xml:space="preserve">       </w:t>
            </w:r>
            <w:r w:rsidRPr="00EC3F92">
              <w:t>/etc/</w:t>
            </w:r>
            <w:proofErr w:type="spellStart"/>
            <w:r w:rsidRPr="00EC3F92">
              <w:t>sysconfig</w:t>
            </w:r>
            <w:proofErr w:type="spellEnd"/>
            <w:r w:rsidRPr="00EC3F92">
              <w:t>/network-scripts</w:t>
            </w:r>
            <w:r>
              <w:t xml:space="preserve">/ifcfg-bond0. </w:t>
            </w:r>
            <w:r w:rsidRPr="005E78DB">
              <w:rPr>
                <w:highlight w:val="yellow"/>
              </w:rPr>
              <w:t>&lt;VLAN&gt;</w:t>
            </w:r>
          </w:p>
          <w:p w:rsidR="00406C41" w:rsidRDefault="005E78DB" w:rsidP="005E78DB">
            <w:pPr>
              <w:pStyle w:val="BWSBodyText"/>
              <w:jc w:val="left"/>
            </w:pPr>
            <w:r>
              <w:t xml:space="preserve">       </w:t>
            </w:r>
            <w:r w:rsidR="009D07F3">
              <w:t>/etc/</w:t>
            </w:r>
            <w:proofErr w:type="spellStart"/>
            <w:r w:rsidR="009D07F3">
              <w:t>modprobe.conf</w:t>
            </w:r>
            <w:proofErr w:type="spellEnd"/>
          </w:p>
          <w:p w:rsidR="005E78DB" w:rsidRDefault="005E78DB" w:rsidP="005E78DB">
            <w:pPr>
              <w:pStyle w:val="BWSBodyText"/>
              <w:jc w:val="left"/>
            </w:pPr>
          </w:p>
        </w:tc>
      </w:tr>
      <w:tr w:rsidR="00406C41" w:rsidRPr="00256EB2" w:rsidTr="0077706A">
        <w:tc>
          <w:tcPr>
            <w:tcW w:w="828" w:type="dxa"/>
          </w:tcPr>
          <w:p w:rsidR="00406C41" w:rsidRDefault="00CB1FC1" w:rsidP="00EE245D">
            <w:pPr>
              <w:pStyle w:val="BWSBodyText"/>
              <w:ind w:left="-108"/>
              <w:jc w:val="left"/>
            </w:pPr>
            <w:r>
              <w:rPr>
                <w:noProof/>
              </w:rPr>
              <w:pict>
                <v:roundrect id="_x0000_s1105" style="position:absolute;left:0;text-align:left;margin-left:7.5pt;margin-top:2.9pt;width:14.4pt;height:10.8pt;z-index:25168537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"/>
              </w:pict>
            </w:r>
          </w:p>
        </w:tc>
        <w:tc>
          <w:tcPr>
            <w:tcW w:w="7902" w:type="dxa"/>
          </w:tcPr>
          <w:p w:rsidR="00406C41" w:rsidRDefault="00406C41" w:rsidP="00EE245D">
            <w:pPr>
              <w:pStyle w:val="BWSBodyText"/>
              <w:jc w:val="left"/>
              <w:rPr>
                <w:color w:val="000000"/>
              </w:rPr>
            </w:pPr>
            <w:r>
              <w:t xml:space="preserve">Login to AMM on server    </w:t>
            </w:r>
          </w:p>
        </w:tc>
      </w:tr>
      <w:tr w:rsidR="00406C41" w:rsidRPr="003D536D" w:rsidTr="0077706A">
        <w:tc>
          <w:tcPr>
            <w:tcW w:w="828" w:type="dxa"/>
          </w:tcPr>
          <w:p w:rsidR="00406C41" w:rsidRDefault="00CB1FC1" w:rsidP="00EE245D">
            <w:pPr>
              <w:pStyle w:val="BWSBodyText"/>
              <w:jc w:val="left"/>
              <w:rPr>
                <w:color w:val="000000"/>
              </w:rPr>
            </w:pPr>
            <w:r w:rsidRPr="00CB1FC1">
              <w:rPr>
                <w:noProof/>
              </w:rPr>
              <w:pict>
                <v:roundrect id="_x0000_s1104" style="position:absolute;margin-left:7.5pt;margin-top:2.9pt;width:14.4pt;height:10.8pt;z-index:25168640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whqlkTACAABhBAAADgAAAAAAAAAAAAAAAAAuAgAAZHJz&#10;L2Uyb0RvYy54bWxQSwECLQAUAAYACAAAACEA08Dm39oAAAAGAQAADwAAAAAAAAAAAAAAAACKBAAA&#10;ZHJzL2Rvd25yZXYueG1sUEsFBgAAAAAEAAQA8wAAAJEFAAAAAA==&#10;"/>
              </w:pict>
            </w:r>
          </w:p>
        </w:tc>
        <w:tc>
          <w:tcPr>
            <w:tcW w:w="7902" w:type="dxa"/>
          </w:tcPr>
          <w:p w:rsidR="00406C41" w:rsidRDefault="00406C41" w:rsidP="00EE245D">
            <w:pPr>
              <w:ind w:firstLine="720"/>
              <w:jc w:val="left"/>
              <w:rPr>
                <w:rFonts w:ascii="Courier New" w:hAnsi="Courier New" w:cs="Courier New"/>
                <w:color w:val="000000"/>
                <w:sz w:val="18"/>
                <w:szCs w:val="18"/>
              </w:rPr>
            </w:pPr>
          </w:p>
          <w:p w:rsidR="00406C41" w:rsidRDefault="00406C41" w:rsidP="00EE245D">
            <w:pPr>
              <w:pStyle w:val="BWSBodyText"/>
              <w:jc w:val="left"/>
            </w:pPr>
            <w:r w:rsidRPr="00957F02">
              <w:t xml:space="preserve">Under: </w:t>
            </w:r>
            <w:r>
              <w:t xml:space="preserve">Blade </w:t>
            </w:r>
            <w:r w:rsidRPr="00957F02">
              <w:t>Task</w:t>
            </w:r>
            <w:r>
              <w:t>s</w:t>
            </w:r>
            <w:r w:rsidRPr="00957F02">
              <w:t xml:space="preserve"> / </w:t>
            </w:r>
            <w:r>
              <w:t>Remote Control</w:t>
            </w:r>
          </w:p>
          <w:p w:rsidR="00406C41" w:rsidRPr="009D07F3" w:rsidRDefault="00406C41" w:rsidP="00EE245D">
            <w:pPr>
              <w:pStyle w:val="BWSBodyText"/>
              <w:jc w:val="left"/>
            </w:pPr>
            <w:r w:rsidRPr="00957F02">
              <w:t>       </w:t>
            </w:r>
            <w:r w:rsidRPr="009D07F3">
              <w:t>Start a remote control console session to the Server</w:t>
            </w:r>
          </w:p>
          <w:p w:rsidR="00406C41" w:rsidRPr="009D07F3" w:rsidRDefault="00406C41" w:rsidP="00EE245D">
            <w:pPr>
              <w:pStyle w:val="BWSBodyText"/>
              <w:jc w:val="left"/>
            </w:pPr>
          </w:p>
          <w:p w:rsidR="00406C41" w:rsidRPr="009D07F3" w:rsidRDefault="00406C41" w:rsidP="00EE245D">
            <w:pPr>
              <w:pStyle w:val="BWSBodyText"/>
              <w:jc w:val="left"/>
            </w:pPr>
            <w:r w:rsidRPr="009D07F3">
              <w:t xml:space="preserve">Login into console and configure eth0 and eth1 and bonded pair and setup the OAM </w:t>
            </w:r>
            <w:proofErr w:type="spellStart"/>
            <w:r w:rsidRPr="009D07F3">
              <w:t>vlan</w:t>
            </w:r>
            <w:proofErr w:type="spellEnd"/>
            <w:r w:rsidRPr="009D07F3">
              <w:t xml:space="preserve">. </w:t>
            </w:r>
          </w:p>
          <w:p w:rsidR="00880C38" w:rsidRDefault="00880C38" w:rsidP="00EE245D">
            <w:pPr>
              <w:pStyle w:val="BWSBodyText"/>
              <w:jc w:val="left"/>
            </w:pPr>
          </w:p>
          <w:p w:rsidR="00652F19" w:rsidRPr="009D07F3" w:rsidRDefault="00652F19" w:rsidP="00EE245D">
            <w:pPr>
              <w:pStyle w:val="BWSBodyText"/>
              <w:jc w:val="left"/>
            </w:pPr>
            <w:r>
              <w:t>Edit ifcfg-eth0  and ifcfg-eth0 and update as follows ( change HWADDR to MAC address of standby blade)</w:t>
            </w:r>
          </w:p>
          <w:p w:rsidR="00652F19" w:rsidRDefault="00652F19" w:rsidP="009D07F3">
            <w:pPr>
              <w:pStyle w:val="BWSBodyText"/>
              <w:rPr>
                <w:rFonts w:ascii="Courier New" w:eastAsia="Times New Roman" w:hAnsi="Courier New" w:cs="Courier New"/>
                <w:b/>
                <w:bCs w:val="0"/>
                <w:color w:val="0070C0"/>
                <w:szCs w:val="18"/>
                <w:lang w:eastAsia="en-GB"/>
              </w:rPr>
            </w:pPr>
          </w:p>
          <w:p w:rsidR="009D07F3" w:rsidRPr="00652F19" w:rsidRDefault="00652F19" w:rsidP="009D07F3">
            <w:pPr>
              <w:pStyle w:val="BWSBodyText"/>
              <w:rPr>
                <w:rFonts w:ascii="Courier New" w:eastAsia="Times New Roman" w:hAnsi="Courier New" w:cs="Courier New"/>
                <w:b/>
                <w:bCs w:val="0"/>
                <w:color w:val="0070C0"/>
                <w:szCs w:val="18"/>
                <w:lang w:eastAsia="en-GB"/>
              </w:rPr>
            </w:pPr>
            <w:r w:rsidRPr="0090441E">
              <w:rPr>
                <w:rFonts w:ascii="Courier New" w:hAnsi="Courier New" w:cs="Courier New"/>
                <w:b/>
                <w:szCs w:val="18"/>
              </w:rPr>
              <w:t>#</w:t>
            </w:r>
            <w:r w:rsidRPr="00652F19">
              <w:rPr>
                <w:rFonts w:ascii="Courier New" w:eastAsia="Times New Roman" w:hAnsi="Courier New" w:cs="Courier New"/>
                <w:b/>
                <w:bCs w:val="0"/>
                <w:color w:val="0070C0"/>
                <w:szCs w:val="18"/>
                <w:lang w:eastAsia="en-GB"/>
              </w:rPr>
              <w:t xml:space="preserve"> vi </w:t>
            </w:r>
            <w:r w:rsidR="00880C38" w:rsidRPr="00652F19">
              <w:rPr>
                <w:rFonts w:ascii="Courier New" w:eastAsia="Times New Roman" w:hAnsi="Courier New" w:cs="Courier New"/>
                <w:b/>
                <w:bCs w:val="0"/>
                <w:color w:val="0070C0"/>
                <w:szCs w:val="18"/>
                <w:lang w:eastAsia="en-GB"/>
              </w:rPr>
              <w:t>/etc/</w:t>
            </w:r>
            <w:proofErr w:type="spellStart"/>
            <w:r w:rsidR="00880C38" w:rsidRPr="00652F19">
              <w:rPr>
                <w:rFonts w:ascii="Courier New" w:eastAsia="Times New Roman" w:hAnsi="Courier New" w:cs="Courier New"/>
                <w:b/>
                <w:bCs w:val="0"/>
                <w:color w:val="0070C0"/>
                <w:szCs w:val="18"/>
                <w:lang w:eastAsia="en-GB"/>
              </w:rPr>
              <w:t>sysconfig</w:t>
            </w:r>
            <w:proofErr w:type="spellEnd"/>
            <w:r w:rsidR="009D07F3" w:rsidRPr="00652F19">
              <w:rPr>
                <w:rFonts w:ascii="Courier New" w:eastAsia="Times New Roman" w:hAnsi="Courier New" w:cs="Courier New"/>
                <w:b/>
                <w:bCs w:val="0"/>
                <w:color w:val="0070C0"/>
                <w:szCs w:val="18"/>
                <w:lang w:eastAsia="en-GB"/>
              </w:rPr>
              <w:t>/network-scripts/ifcfg-eth0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DEVICE=eth0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BOOTPROTO=none</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ONBOOT=yes</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TYPE=Ethernet</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MASTER=bond0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lastRenderedPageBreak/>
              <w:t>SLAVE=yes</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USERCTL=no</w:t>
            </w:r>
          </w:p>
          <w:p w:rsidR="009D07F3" w:rsidRPr="00652F19" w:rsidRDefault="005E78DB" w:rsidP="009D07F3">
            <w:pPr>
              <w:pStyle w:val="BWSBodyText"/>
              <w:rPr>
                <w:rFonts w:ascii="Courier New" w:hAnsi="Courier New" w:cs="Courier New"/>
                <w:b/>
                <w:szCs w:val="18"/>
              </w:rPr>
            </w:pPr>
            <w:r w:rsidRPr="00652F19">
              <w:rPr>
                <w:rFonts w:ascii="Courier New" w:hAnsi="Courier New" w:cs="Courier New"/>
                <w:b/>
                <w:szCs w:val="18"/>
              </w:rPr>
              <w:t>HWADDR=</w:t>
            </w:r>
            <w:r w:rsidRPr="00652F19">
              <w:rPr>
                <w:rFonts w:ascii="Courier New" w:hAnsi="Courier New" w:cs="Courier New"/>
                <w:b/>
                <w:szCs w:val="18"/>
                <w:highlight w:val="yellow"/>
              </w:rPr>
              <w:t>5C:F3:FC:B7:76:B0</w:t>
            </w:r>
          </w:p>
          <w:p w:rsidR="005E78DB" w:rsidRDefault="005E78DB" w:rsidP="009D07F3">
            <w:pPr>
              <w:pStyle w:val="BWSBodyText"/>
            </w:pPr>
          </w:p>
          <w:p w:rsidR="009D07F3" w:rsidRPr="00652F19" w:rsidRDefault="00652F19" w:rsidP="009D07F3">
            <w:pPr>
              <w:pStyle w:val="BWSBodyText"/>
              <w:rPr>
                <w:rFonts w:ascii="Courier New" w:eastAsia="Times New Roman" w:hAnsi="Courier New" w:cs="Courier New"/>
                <w:b/>
                <w:bCs w:val="0"/>
                <w:color w:val="0070C0"/>
                <w:szCs w:val="18"/>
                <w:lang w:eastAsia="en-GB"/>
              </w:rPr>
            </w:pPr>
            <w:r w:rsidRPr="00652F19">
              <w:rPr>
                <w:rFonts w:ascii="Courier New" w:hAnsi="Courier New" w:cs="Courier New"/>
                <w:b/>
                <w:szCs w:val="18"/>
              </w:rPr>
              <w:t>#</w:t>
            </w:r>
            <w:r w:rsidRPr="00652F19">
              <w:rPr>
                <w:rFonts w:ascii="Courier New" w:eastAsia="Times New Roman" w:hAnsi="Courier New" w:cs="Courier New"/>
                <w:b/>
                <w:bCs w:val="0"/>
                <w:color w:val="0070C0"/>
                <w:szCs w:val="18"/>
                <w:lang w:eastAsia="en-GB"/>
              </w:rPr>
              <w:t xml:space="preserve"> </w:t>
            </w:r>
            <w:r>
              <w:rPr>
                <w:rFonts w:ascii="Courier New" w:eastAsia="Times New Roman" w:hAnsi="Courier New" w:cs="Courier New"/>
                <w:b/>
                <w:bCs w:val="0"/>
                <w:color w:val="0070C0"/>
                <w:szCs w:val="18"/>
                <w:lang w:eastAsia="en-GB"/>
              </w:rPr>
              <w:t>v</w:t>
            </w:r>
            <w:r w:rsidRPr="00652F19">
              <w:rPr>
                <w:rFonts w:ascii="Courier New" w:eastAsia="Times New Roman" w:hAnsi="Courier New" w:cs="Courier New"/>
                <w:b/>
                <w:bCs w:val="0"/>
                <w:color w:val="0070C0"/>
                <w:szCs w:val="18"/>
                <w:lang w:eastAsia="en-GB"/>
              </w:rPr>
              <w:t xml:space="preserve">i </w:t>
            </w:r>
            <w:r w:rsidR="005E78DB" w:rsidRPr="00652F19">
              <w:rPr>
                <w:rFonts w:ascii="Courier New" w:eastAsia="Times New Roman" w:hAnsi="Courier New" w:cs="Courier New"/>
                <w:b/>
                <w:bCs w:val="0"/>
                <w:color w:val="0070C0"/>
                <w:szCs w:val="18"/>
                <w:lang w:eastAsia="en-GB"/>
              </w:rPr>
              <w:t>/etc/</w:t>
            </w:r>
            <w:proofErr w:type="spellStart"/>
            <w:r w:rsidR="005E78DB" w:rsidRPr="00652F19">
              <w:rPr>
                <w:rFonts w:ascii="Courier New" w:eastAsia="Times New Roman" w:hAnsi="Courier New" w:cs="Courier New"/>
                <w:b/>
                <w:bCs w:val="0"/>
                <w:color w:val="0070C0"/>
                <w:szCs w:val="18"/>
                <w:lang w:eastAsia="en-GB"/>
              </w:rPr>
              <w:t>sysconfig</w:t>
            </w:r>
            <w:proofErr w:type="spellEnd"/>
            <w:r w:rsidR="005E78DB" w:rsidRPr="00652F19">
              <w:rPr>
                <w:rFonts w:ascii="Courier New" w:eastAsia="Times New Roman" w:hAnsi="Courier New" w:cs="Courier New"/>
                <w:b/>
                <w:bCs w:val="0"/>
                <w:color w:val="0070C0"/>
                <w:szCs w:val="18"/>
                <w:lang w:eastAsia="en-GB"/>
              </w:rPr>
              <w:t>/network-scripts/</w:t>
            </w:r>
            <w:r w:rsidR="009D07F3" w:rsidRPr="00652F19">
              <w:rPr>
                <w:rFonts w:ascii="Courier New" w:eastAsia="Times New Roman" w:hAnsi="Courier New" w:cs="Courier New"/>
                <w:b/>
                <w:bCs w:val="0"/>
                <w:color w:val="0070C0"/>
                <w:szCs w:val="18"/>
                <w:lang w:eastAsia="en-GB"/>
              </w:rPr>
              <w:t>ifcfg-eth1</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DEVICE=eth1</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BOOTPROTO=none</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ONBOOT=yes</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TYPE=Ethernet</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MASTER=bond0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SLAVE=yes</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USERCTL=no</w:t>
            </w:r>
          </w:p>
          <w:p w:rsidR="005E78DB" w:rsidRPr="00652F19" w:rsidRDefault="005E78DB" w:rsidP="009D07F3">
            <w:pPr>
              <w:pStyle w:val="BWSBodyText"/>
              <w:rPr>
                <w:rFonts w:ascii="Courier New" w:hAnsi="Courier New" w:cs="Courier New"/>
                <w:b/>
                <w:szCs w:val="18"/>
              </w:rPr>
            </w:pPr>
            <w:r w:rsidRPr="00652F19">
              <w:rPr>
                <w:rFonts w:ascii="Courier New" w:hAnsi="Courier New" w:cs="Courier New"/>
                <w:b/>
                <w:szCs w:val="18"/>
              </w:rPr>
              <w:t>HWADDR=</w:t>
            </w:r>
            <w:r w:rsidRPr="00652F19">
              <w:rPr>
                <w:rFonts w:ascii="Courier New" w:hAnsi="Courier New" w:cs="Courier New"/>
                <w:b/>
                <w:szCs w:val="18"/>
                <w:highlight w:val="yellow"/>
              </w:rPr>
              <w:t>5C:F3:FC:B7:76:B</w:t>
            </w:r>
            <w:r w:rsidR="00652F19" w:rsidRPr="00652F19">
              <w:rPr>
                <w:rFonts w:ascii="Courier New" w:hAnsi="Courier New" w:cs="Courier New"/>
                <w:b/>
                <w:szCs w:val="18"/>
                <w:highlight w:val="yellow"/>
              </w:rPr>
              <w:t>2</w:t>
            </w:r>
          </w:p>
          <w:p w:rsidR="009D07F3" w:rsidRDefault="009D07F3" w:rsidP="00EE245D">
            <w:pPr>
              <w:pStyle w:val="BWSBodyText"/>
              <w:jc w:val="left"/>
            </w:pPr>
          </w:p>
          <w:p w:rsidR="00652F19" w:rsidRDefault="00652F19" w:rsidP="00EE245D">
            <w:pPr>
              <w:pStyle w:val="BWSBodyText"/>
              <w:jc w:val="left"/>
            </w:pPr>
          </w:p>
          <w:p w:rsidR="00652F19" w:rsidRPr="009D07F3" w:rsidRDefault="00652F19" w:rsidP="00652F19">
            <w:pPr>
              <w:pStyle w:val="BWSBodyText"/>
              <w:jc w:val="left"/>
            </w:pPr>
            <w:r>
              <w:t xml:space="preserve">Edit ifcfg-bond0  and update as follows </w:t>
            </w:r>
          </w:p>
          <w:p w:rsidR="00652F19" w:rsidRDefault="00652F19" w:rsidP="00EE245D">
            <w:pPr>
              <w:pStyle w:val="BWSBodyText"/>
              <w:jc w:val="left"/>
            </w:pPr>
          </w:p>
          <w:p w:rsidR="009D07F3" w:rsidRPr="00652F19" w:rsidRDefault="00652F19" w:rsidP="009D07F3">
            <w:pPr>
              <w:pStyle w:val="BWSBodyText"/>
              <w:rPr>
                <w:rFonts w:ascii="Courier New" w:eastAsia="Times New Roman" w:hAnsi="Courier New" w:cs="Courier New"/>
                <w:b/>
                <w:bCs w:val="0"/>
                <w:color w:val="0070C0"/>
                <w:szCs w:val="18"/>
                <w:lang w:eastAsia="en-GB"/>
              </w:rPr>
            </w:pPr>
            <w:r w:rsidRPr="00652F19">
              <w:rPr>
                <w:rFonts w:ascii="Courier New" w:hAnsi="Courier New" w:cs="Courier New"/>
                <w:b/>
                <w:szCs w:val="18"/>
              </w:rPr>
              <w:t>#</w:t>
            </w:r>
            <w:r w:rsidRPr="00652F19">
              <w:rPr>
                <w:rFonts w:ascii="Courier New" w:eastAsia="Times New Roman" w:hAnsi="Courier New" w:cs="Courier New"/>
                <w:b/>
                <w:bCs w:val="0"/>
                <w:color w:val="0070C0"/>
                <w:szCs w:val="18"/>
                <w:lang w:eastAsia="en-GB"/>
              </w:rPr>
              <w:t xml:space="preserve"> </w:t>
            </w:r>
            <w:r>
              <w:rPr>
                <w:rFonts w:ascii="Courier New" w:eastAsia="Times New Roman" w:hAnsi="Courier New" w:cs="Courier New"/>
                <w:b/>
                <w:bCs w:val="0"/>
                <w:color w:val="0070C0"/>
                <w:szCs w:val="18"/>
                <w:lang w:eastAsia="en-GB"/>
              </w:rPr>
              <w:t>v</w:t>
            </w:r>
            <w:r w:rsidRPr="00652F19">
              <w:rPr>
                <w:rFonts w:ascii="Courier New" w:eastAsia="Times New Roman" w:hAnsi="Courier New" w:cs="Courier New"/>
                <w:b/>
                <w:bCs w:val="0"/>
                <w:color w:val="0070C0"/>
                <w:szCs w:val="18"/>
                <w:lang w:eastAsia="en-GB"/>
              </w:rPr>
              <w:t xml:space="preserve">i </w:t>
            </w:r>
            <w:r w:rsidR="005E78DB" w:rsidRPr="00652F19">
              <w:rPr>
                <w:rFonts w:ascii="Courier New" w:eastAsia="Times New Roman" w:hAnsi="Courier New" w:cs="Courier New"/>
                <w:b/>
                <w:bCs w:val="0"/>
                <w:color w:val="0070C0"/>
                <w:szCs w:val="18"/>
                <w:lang w:eastAsia="en-GB"/>
              </w:rPr>
              <w:t>/etc/</w:t>
            </w:r>
            <w:proofErr w:type="spellStart"/>
            <w:r w:rsidR="005E78DB" w:rsidRPr="00652F19">
              <w:rPr>
                <w:rFonts w:ascii="Courier New" w:eastAsia="Times New Roman" w:hAnsi="Courier New" w:cs="Courier New"/>
                <w:b/>
                <w:bCs w:val="0"/>
                <w:color w:val="0070C0"/>
                <w:szCs w:val="18"/>
                <w:lang w:eastAsia="en-GB"/>
              </w:rPr>
              <w:t>sysconfig</w:t>
            </w:r>
            <w:proofErr w:type="spellEnd"/>
            <w:r w:rsidR="005E78DB" w:rsidRPr="00652F19">
              <w:rPr>
                <w:rFonts w:ascii="Courier New" w:eastAsia="Times New Roman" w:hAnsi="Courier New" w:cs="Courier New"/>
                <w:b/>
                <w:bCs w:val="0"/>
                <w:color w:val="0070C0"/>
                <w:szCs w:val="18"/>
                <w:lang w:eastAsia="en-GB"/>
              </w:rPr>
              <w:t>/network-scripts/</w:t>
            </w:r>
            <w:r w:rsidR="009D07F3" w:rsidRPr="00652F19">
              <w:rPr>
                <w:rFonts w:ascii="Courier New" w:eastAsia="Times New Roman" w:hAnsi="Courier New" w:cs="Courier New"/>
                <w:b/>
                <w:bCs w:val="0"/>
                <w:color w:val="0070C0"/>
                <w:szCs w:val="18"/>
                <w:lang w:eastAsia="en-GB"/>
              </w:rPr>
              <w:t>ifcfg-bond0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DEVICE=bond0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 xml:space="preserve">BONDING_OPTS="mode=1 </w:t>
            </w:r>
            <w:proofErr w:type="spellStart"/>
            <w:r w:rsidRPr="00652F19">
              <w:rPr>
                <w:rFonts w:ascii="Courier New" w:hAnsi="Courier New" w:cs="Courier New"/>
                <w:b/>
                <w:szCs w:val="18"/>
              </w:rPr>
              <w:t>miimon</w:t>
            </w:r>
            <w:proofErr w:type="spellEnd"/>
            <w:r w:rsidRPr="00652F19">
              <w:rPr>
                <w:rFonts w:ascii="Courier New" w:hAnsi="Courier New" w:cs="Courier New"/>
                <w:b/>
                <w:szCs w:val="18"/>
              </w:rPr>
              <w:t>=100"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BOOTPROTO=none</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ONBOOT=yes</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USERCTL=no</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TYPE=BOND</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IPV6INIT=no</w:t>
            </w:r>
          </w:p>
          <w:p w:rsidR="005E78DB" w:rsidRDefault="005E78DB" w:rsidP="009D07F3">
            <w:pPr>
              <w:pStyle w:val="BWSBodyText"/>
            </w:pPr>
          </w:p>
          <w:p w:rsidR="00652F19" w:rsidRDefault="00652F19" w:rsidP="009D07F3">
            <w:pPr>
              <w:pStyle w:val="BWSBodyText"/>
            </w:pPr>
          </w:p>
          <w:p w:rsidR="00652F19" w:rsidRPr="009D07F3" w:rsidRDefault="00652F19" w:rsidP="00652F19">
            <w:pPr>
              <w:pStyle w:val="BWSBodyText"/>
              <w:jc w:val="left"/>
            </w:pPr>
            <w:r>
              <w:t xml:space="preserve">Edit ifcfg-bond0.&lt;VLAN&gt;  and update as follows ( change VLAN and </w:t>
            </w:r>
            <w:proofErr w:type="spellStart"/>
            <w:r>
              <w:t>ipaddres</w:t>
            </w:r>
            <w:proofErr w:type="spellEnd"/>
            <w:r>
              <w:t xml:space="preserve"> specific for this server)</w:t>
            </w:r>
          </w:p>
          <w:p w:rsidR="005E78DB" w:rsidRDefault="005E78DB" w:rsidP="009D07F3">
            <w:pPr>
              <w:pStyle w:val="BWSBodyText"/>
            </w:pPr>
          </w:p>
          <w:p w:rsidR="009D07F3" w:rsidRPr="00652F19" w:rsidRDefault="00652F19" w:rsidP="009D07F3">
            <w:pPr>
              <w:pStyle w:val="BWSBodyText"/>
              <w:rPr>
                <w:rFonts w:ascii="Courier New" w:eastAsia="Times New Roman" w:hAnsi="Courier New" w:cs="Courier New"/>
                <w:b/>
                <w:bCs w:val="0"/>
                <w:color w:val="0070C0"/>
                <w:szCs w:val="18"/>
                <w:lang w:eastAsia="en-GB"/>
              </w:rPr>
            </w:pPr>
            <w:r w:rsidRPr="00652F19">
              <w:rPr>
                <w:rFonts w:ascii="Courier New" w:hAnsi="Courier New" w:cs="Courier New"/>
                <w:b/>
                <w:szCs w:val="18"/>
              </w:rPr>
              <w:t>#</w:t>
            </w:r>
            <w:r w:rsidRPr="00652F19">
              <w:rPr>
                <w:rFonts w:ascii="Courier New" w:eastAsia="Times New Roman" w:hAnsi="Courier New" w:cs="Courier New"/>
                <w:b/>
                <w:bCs w:val="0"/>
                <w:color w:val="0070C0"/>
                <w:szCs w:val="18"/>
                <w:lang w:eastAsia="en-GB"/>
              </w:rPr>
              <w:t xml:space="preserve"> </w:t>
            </w:r>
            <w:r>
              <w:rPr>
                <w:rFonts w:ascii="Courier New" w:eastAsia="Times New Roman" w:hAnsi="Courier New" w:cs="Courier New"/>
                <w:b/>
                <w:bCs w:val="0"/>
                <w:color w:val="0070C0"/>
                <w:szCs w:val="18"/>
                <w:lang w:eastAsia="en-GB"/>
              </w:rPr>
              <w:t>v</w:t>
            </w:r>
            <w:r w:rsidRPr="00652F19">
              <w:rPr>
                <w:rFonts w:ascii="Courier New" w:eastAsia="Times New Roman" w:hAnsi="Courier New" w:cs="Courier New"/>
                <w:b/>
                <w:bCs w:val="0"/>
                <w:color w:val="0070C0"/>
                <w:szCs w:val="18"/>
                <w:lang w:eastAsia="en-GB"/>
              </w:rPr>
              <w:t xml:space="preserve">i </w:t>
            </w:r>
            <w:r w:rsidR="005E78DB" w:rsidRPr="00652F19">
              <w:rPr>
                <w:rFonts w:ascii="Courier New" w:eastAsia="Times New Roman" w:hAnsi="Courier New" w:cs="Courier New"/>
                <w:b/>
                <w:bCs w:val="0"/>
                <w:color w:val="0070C0"/>
                <w:szCs w:val="18"/>
                <w:lang w:eastAsia="en-GB"/>
              </w:rPr>
              <w:t>/etc/</w:t>
            </w:r>
            <w:proofErr w:type="spellStart"/>
            <w:r w:rsidR="005E78DB" w:rsidRPr="00652F19">
              <w:rPr>
                <w:rFonts w:ascii="Courier New" w:eastAsia="Times New Roman" w:hAnsi="Courier New" w:cs="Courier New"/>
                <w:b/>
                <w:bCs w:val="0"/>
                <w:color w:val="0070C0"/>
                <w:szCs w:val="18"/>
                <w:lang w:eastAsia="en-GB"/>
              </w:rPr>
              <w:t>sysconfig</w:t>
            </w:r>
            <w:proofErr w:type="spellEnd"/>
            <w:r w:rsidR="005E78DB" w:rsidRPr="00652F19">
              <w:rPr>
                <w:rFonts w:ascii="Courier New" w:eastAsia="Times New Roman" w:hAnsi="Courier New" w:cs="Courier New"/>
                <w:b/>
                <w:bCs w:val="0"/>
                <w:color w:val="0070C0"/>
                <w:szCs w:val="18"/>
                <w:lang w:eastAsia="en-GB"/>
              </w:rPr>
              <w:t>/network-scripts/</w:t>
            </w:r>
            <w:r w:rsidR="009D07F3" w:rsidRPr="00652F19">
              <w:rPr>
                <w:rFonts w:ascii="Courier New" w:eastAsia="Times New Roman" w:hAnsi="Courier New" w:cs="Courier New"/>
                <w:b/>
                <w:bCs w:val="0"/>
                <w:color w:val="0070C0"/>
                <w:szCs w:val="18"/>
                <w:lang w:eastAsia="en-GB"/>
              </w:rPr>
              <w:t>ifcfg-bond0</w:t>
            </w:r>
            <w:r w:rsidR="009D07F3" w:rsidRPr="00652F19">
              <w:rPr>
                <w:rFonts w:ascii="Courier New" w:eastAsia="Times New Roman" w:hAnsi="Courier New" w:cs="Courier New"/>
                <w:b/>
                <w:bCs w:val="0"/>
                <w:color w:val="0070C0"/>
                <w:szCs w:val="18"/>
                <w:highlight w:val="yellow"/>
                <w:lang w:eastAsia="en-GB"/>
              </w:rPr>
              <w:t>.</w:t>
            </w:r>
            <w:r w:rsidRPr="00652F19">
              <w:rPr>
                <w:rFonts w:ascii="Courier New" w:eastAsia="Times New Roman" w:hAnsi="Courier New" w:cs="Courier New"/>
                <w:b/>
                <w:bCs w:val="0"/>
                <w:color w:val="0070C0"/>
                <w:szCs w:val="18"/>
                <w:highlight w:val="yellow"/>
                <w:lang w:eastAsia="en-GB"/>
              </w:rPr>
              <w:t>&lt;VLAN&gt;</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DEVICE=bond0</w:t>
            </w:r>
            <w:r w:rsidRPr="00652F19">
              <w:rPr>
                <w:rFonts w:ascii="Courier New" w:hAnsi="Courier New" w:cs="Courier New"/>
                <w:b/>
                <w:szCs w:val="18"/>
                <w:highlight w:val="yellow"/>
              </w:rPr>
              <w:t>.</w:t>
            </w:r>
            <w:r w:rsidR="00652F19" w:rsidRPr="00652F19">
              <w:rPr>
                <w:rFonts w:ascii="Courier New" w:hAnsi="Courier New" w:cs="Courier New"/>
                <w:b/>
                <w:szCs w:val="18"/>
                <w:highlight w:val="yellow"/>
              </w:rPr>
              <w:t>&lt;VLAN&gt;</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BOOTPROTO=none</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ONBOOT=yes</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IPADDR=</w:t>
            </w:r>
            <w:r w:rsidRPr="00652F19">
              <w:rPr>
                <w:rFonts w:ascii="Courier New" w:hAnsi="Courier New" w:cs="Courier New"/>
                <w:b/>
                <w:szCs w:val="18"/>
                <w:highlight w:val="yellow"/>
              </w:rPr>
              <w:t>10.94.49.240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NETWORK=</w:t>
            </w:r>
            <w:r w:rsidRPr="00652F19">
              <w:rPr>
                <w:rFonts w:ascii="Courier New" w:hAnsi="Courier New" w:cs="Courier New"/>
                <w:b/>
                <w:szCs w:val="18"/>
                <w:highlight w:val="yellow"/>
              </w:rPr>
              <w:t>10.94.49.0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NETMASK=</w:t>
            </w:r>
            <w:r w:rsidRPr="00652F19">
              <w:rPr>
                <w:rFonts w:ascii="Courier New" w:hAnsi="Courier New" w:cs="Courier New"/>
                <w:b/>
                <w:szCs w:val="18"/>
                <w:highlight w:val="yellow"/>
              </w:rPr>
              <w:t>255.255.255.0</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USERCTL=no</w:t>
            </w:r>
          </w:p>
          <w:p w:rsidR="009D07F3" w:rsidRPr="00652F19" w:rsidRDefault="009D07F3" w:rsidP="009D07F3">
            <w:pPr>
              <w:pStyle w:val="BWSBodyText"/>
              <w:rPr>
                <w:rFonts w:ascii="Courier New" w:hAnsi="Courier New" w:cs="Courier New"/>
                <w:b/>
                <w:szCs w:val="18"/>
              </w:rPr>
            </w:pPr>
            <w:r w:rsidRPr="00652F19">
              <w:rPr>
                <w:rFonts w:ascii="Courier New" w:hAnsi="Courier New" w:cs="Courier New"/>
                <w:b/>
                <w:szCs w:val="18"/>
              </w:rPr>
              <w:t>VLAN=yes</w:t>
            </w:r>
          </w:p>
          <w:p w:rsidR="009D07F3" w:rsidRDefault="009D07F3" w:rsidP="009D07F3">
            <w:pPr>
              <w:pStyle w:val="BWSBodyText"/>
            </w:pPr>
            <w:r w:rsidRPr="00652F19">
              <w:rPr>
                <w:rFonts w:ascii="Courier New" w:hAnsi="Courier New" w:cs="Courier New"/>
                <w:b/>
                <w:szCs w:val="18"/>
              </w:rPr>
              <w:t>TYPE=Ethernet</w:t>
            </w:r>
          </w:p>
          <w:p w:rsidR="00202792" w:rsidRDefault="00202792" w:rsidP="00EE245D">
            <w:pPr>
              <w:pStyle w:val="BWSBodyText"/>
              <w:jc w:val="left"/>
            </w:pPr>
          </w:p>
          <w:p w:rsidR="00A117BD" w:rsidRDefault="00A117BD" w:rsidP="00EE245D">
            <w:pPr>
              <w:pStyle w:val="BWSBodyText"/>
              <w:jc w:val="left"/>
            </w:pPr>
            <w:r>
              <w:t>Add the following  line to /etc/</w:t>
            </w:r>
            <w:proofErr w:type="spellStart"/>
            <w:r>
              <w:t>modprobe.conf</w:t>
            </w:r>
            <w:proofErr w:type="spellEnd"/>
            <w:r>
              <w:t>:</w:t>
            </w:r>
          </w:p>
          <w:p w:rsidR="00A117BD" w:rsidRDefault="00A117BD" w:rsidP="00A117BD">
            <w:pPr>
              <w:pStyle w:val="BWSBodyText"/>
              <w:rPr>
                <w:rFonts w:ascii="Courier New" w:hAnsi="Courier New" w:cs="Courier New"/>
                <w:b/>
                <w:szCs w:val="18"/>
              </w:rPr>
            </w:pPr>
          </w:p>
          <w:p w:rsidR="00A117BD" w:rsidRPr="00652F19" w:rsidRDefault="00A117BD" w:rsidP="00A117BD">
            <w:pPr>
              <w:pStyle w:val="BWSBodyText"/>
              <w:rPr>
                <w:rFonts w:ascii="Courier New" w:eastAsia="Times New Roman" w:hAnsi="Courier New" w:cs="Courier New"/>
                <w:b/>
                <w:bCs w:val="0"/>
                <w:color w:val="0070C0"/>
                <w:szCs w:val="18"/>
                <w:lang w:eastAsia="en-GB"/>
              </w:rPr>
            </w:pPr>
            <w:r w:rsidRPr="00652F19">
              <w:rPr>
                <w:rFonts w:ascii="Courier New" w:hAnsi="Courier New" w:cs="Courier New"/>
                <w:b/>
                <w:szCs w:val="18"/>
              </w:rPr>
              <w:t>#</w:t>
            </w:r>
            <w:r w:rsidRPr="00652F19">
              <w:rPr>
                <w:rFonts w:ascii="Courier New" w:eastAsia="Times New Roman" w:hAnsi="Courier New" w:cs="Courier New"/>
                <w:b/>
                <w:bCs w:val="0"/>
                <w:color w:val="0070C0"/>
                <w:szCs w:val="18"/>
                <w:lang w:eastAsia="en-GB"/>
              </w:rPr>
              <w:t xml:space="preserve"> </w:t>
            </w:r>
            <w:r>
              <w:rPr>
                <w:rFonts w:ascii="Courier New" w:eastAsia="Times New Roman" w:hAnsi="Courier New" w:cs="Courier New"/>
                <w:b/>
                <w:bCs w:val="0"/>
                <w:color w:val="0070C0"/>
                <w:szCs w:val="18"/>
                <w:lang w:eastAsia="en-GB"/>
              </w:rPr>
              <w:t>v</w:t>
            </w:r>
            <w:r w:rsidRPr="00652F19">
              <w:rPr>
                <w:rFonts w:ascii="Courier New" w:eastAsia="Times New Roman" w:hAnsi="Courier New" w:cs="Courier New"/>
                <w:b/>
                <w:bCs w:val="0"/>
                <w:color w:val="0070C0"/>
                <w:szCs w:val="18"/>
                <w:lang w:eastAsia="en-GB"/>
              </w:rPr>
              <w:t>i /etc/</w:t>
            </w:r>
            <w:proofErr w:type="spellStart"/>
            <w:r w:rsidRPr="00A117BD">
              <w:rPr>
                <w:rFonts w:ascii="Courier New" w:eastAsia="Times New Roman" w:hAnsi="Courier New" w:cs="Courier New"/>
                <w:b/>
                <w:bCs w:val="0"/>
                <w:color w:val="0070C0"/>
                <w:szCs w:val="18"/>
                <w:lang w:eastAsia="en-GB"/>
              </w:rPr>
              <w:t>modprobe.conf</w:t>
            </w:r>
            <w:proofErr w:type="spellEnd"/>
          </w:p>
          <w:p w:rsidR="00A117BD" w:rsidRDefault="00A117BD" w:rsidP="00A81AB4">
            <w:pPr>
              <w:pStyle w:val="BWSBodyText"/>
              <w:jc w:val="left"/>
            </w:pPr>
            <w:r w:rsidRPr="00A117BD">
              <w:t>alias bond0 bonding</w:t>
            </w:r>
          </w:p>
        </w:tc>
      </w:tr>
    </w:tbl>
    <w:p w:rsidR="00A117BD" w:rsidRPr="00753176" w:rsidRDefault="00A117BD" w:rsidP="00A117BD">
      <w:pPr>
        <w:pStyle w:val="Heading2"/>
        <w:rPr>
          <w:b w:val="0"/>
          <w:lang w:val="en-GB"/>
        </w:rPr>
      </w:pPr>
      <w:bookmarkStart w:id="76" w:name="_Toc319304057"/>
      <w:r>
        <w:rPr>
          <w:b w:val="0"/>
          <w:lang w:val="en-CA"/>
        </w:rPr>
        <w:lastRenderedPageBreak/>
        <w:t>Restart networking</w:t>
      </w:r>
      <w:bookmarkEnd w:id="76"/>
    </w:p>
    <w:tbl>
      <w:tblPr>
        <w:tblStyle w:val="TableGrid"/>
        <w:tblW w:w="9576" w:type="dxa"/>
        <w:tblInd w:w="-7" w:type="dxa"/>
        <w:tblLayout w:type="fixed"/>
        <w:tblLook w:val="04A0"/>
      </w:tblPr>
      <w:tblGrid>
        <w:gridCol w:w="828"/>
        <w:gridCol w:w="8748"/>
      </w:tblGrid>
      <w:tr w:rsidR="00A117BD" w:rsidRPr="0010665E" w:rsidTr="00380D4C">
        <w:tc>
          <w:tcPr>
            <w:tcW w:w="828" w:type="dxa"/>
          </w:tcPr>
          <w:p w:rsidR="00A117BD" w:rsidRPr="0010665E" w:rsidRDefault="00CB1FC1" w:rsidP="00A117BD">
            <w:pPr>
              <w:pStyle w:val="BWSBodyText"/>
              <w:jc w:val="left"/>
            </w:pPr>
            <w:r>
              <w:rPr>
                <w:noProof/>
              </w:rPr>
              <w:pict>
                <v:roundrect id="_x0000_s1103" style="position:absolute;margin-left:7.5pt;margin-top:2.9pt;width:14.4pt;height:10.8pt;z-index:2517611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"/>
              </w:pict>
            </w:r>
          </w:p>
        </w:tc>
        <w:tc>
          <w:tcPr>
            <w:tcW w:w="8748" w:type="dxa"/>
          </w:tcPr>
          <w:p w:rsidR="00A117BD" w:rsidRDefault="00A117BD" w:rsidP="00E508BC">
            <w:pPr>
              <w:pStyle w:val="command"/>
            </w:pPr>
          </w:p>
          <w:p w:rsidR="00380D4C" w:rsidRDefault="00380D4C" w:rsidP="00380D4C">
            <w:pPr>
              <w:pStyle w:val="BWSBodyText"/>
            </w:pPr>
            <w:r>
              <w:t xml:space="preserve">Restart networking with bond and </w:t>
            </w:r>
            <w:proofErr w:type="spellStart"/>
            <w:r>
              <w:t>vlan</w:t>
            </w:r>
            <w:proofErr w:type="spellEnd"/>
            <w:r>
              <w:t xml:space="preserve"> interface</w:t>
            </w:r>
          </w:p>
          <w:p w:rsidR="00A117BD" w:rsidRPr="0010665E" w:rsidRDefault="00A117BD" w:rsidP="00E508BC">
            <w:pPr>
              <w:pStyle w:val="command"/>
            </w:pPr>
          </w:p>
        </w:tc>
      </w:tr>
      <w:tr w:rsidR="00380D4C" w:rsidTr="00380D4C">
        <w:tc>
          <w:tcPr>
            <w:tcW w:w="828" w:type="dxa"/>
          </w:tcPr>
          <w:p w:rsidR="00380D4C" w:rsidRDefault="00CB1FC1" w:rsidP="00380D4C">
            <w:pPr>
              <w:pStyle w:val="BWSBodyText"/>
              <w:ind w:left="-108"/>
              <w:jc w:val="left"/>
              <w:rPr>
                <w:noProof/>
              </w:rPr>
            </w:pPr>
            <w:r>
              <w:rPr>
                <w:noProof/>
              </w:rPr>
              <w:pict>
                <v:roundrect id="_x0000_s1102" style="position:absolute;left:0;text-align:left;margin-left:7.5pt;margin-top:2.9pt;width:14.4pt;height:10.8pt;z-index:25176320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LaCuvY3AgAAawQAAA4AAAAAAAAAAAAAAAAA&#10;LgIAAGRycy9lMm9Eb2MueG1sUEsBAi0AFAAGAAgAAAAhANPA5t/aAAAABgEAAA8AAAAAAAAAAAAA&#10;AAAAkQQAAGRycy9kb3ducmV2LnhtbFBLBQYAAAAABAAEAPMAAACYBQAAAAA=&#10;"/>
              </w:pict>
            </w:r>
          </w:p>
        </w:tc>
        <w:tc>
          <w:tcPr>
            <w:tcW w:w="8748" w:type="dxa"/>
          </w:tcPr>
          <w:p w:rsidR="00380D4C" w:rsidRDefault="00380D4C" w:rsidP="00E508BC">
            <w:pPr>
              <w:pStyle w:val="command"/>
            </w:pPr>
          </w:p>
          <w:p w:rsidR="00380D4C" w:rsidRDefault="00380D4C" w:rsidP="00E508BC">
            <w:pPr>
              <w:pStyle w:val="command"/>
            </w:pPr>
          </w:p>
          <w:p w:rsidR="00380D4C" w:rsidRPr="00BD40A0" w:rsidRDefault="00380D4C" w:rsidP="00E508BC">
            <w:pPr>
              <w:pStyle w:val="command"/>
            </w:pPr>
            <w:r w:rsidRPr="00B54E08">
              <w:t xml:space="preserve"># </w:t>
            </w:r>
            <w:r>
              <w:t>service network restart</w:t>
            </w:r>
          </w:p>
          <w:p w:rsidR="00380D4C" w:rsidRDefault="00380D4C" w:rsidP="00E508BC">
            <w:pPr>
              <w:pStyle w:val="command"/>
            </w:pPr>
            <w:r>
              <w:t>Shutting down interface eth0:</w:t>
            </w:r>
          </w:p>
          <w:p w:rsidR="00380D4C" w:rsidRDefault="00380D4C" w:rsidP="00E508BC">
            <w:pPr>
              <w:pStyle w:val="command"/>
            </w:pPr>
            <w:r>
              <w:t>……</w:t>
            </w:r>
          </w:p>
          <w:p w:rsidR="00380D4C" w:rsidRDefault="00380D4C" w:rsidP="00E508BC">
            <w:pPr>
              <w:pStyle w:val="command"/>
            </w:pPr>
          </w:p>
          <w:p w:rsidR="00380D4C" w:rsidRDefault="00380D4C" w:rsidP="00380D4C">
            <w:pPr>
              <w:pStyle w:val="BWSBodyText"/>
            </w:pPr>
            <w:r>
              <w:t>Verify network configure</w:t>
            </w:r>
          </w:p>
          <w:p w:rsidR="00380D4C" w:rsidRDefault="00380D4C" w:rsidP="00E508BC">
            <w:pPr>
              <w:pStyle w:val="command"/>
            </w:pPr>
            <w:r>
              <w:t xml:space="preserve"># </w:t>
            </w:r>
            <w:proofErr w:type="spellStart"/>
            <w:r>
              <w:t>i</w:t>
            </w:r>
            <w:r w:rsidRPr="00380D4C">
              <w:t>fconfig</w:t>
            </w:r>
            <w:proofErr w:type="spellEnd"/>
            <w:r w:rsidRPr="00380D4C">
              <w:t xml:space="preserve"> bond0.&lt;</w:t>
            </w:r>
            <w:proofErr w:type="spellStart"/>
            <w:r w:rsidRPr="00380D4C">
              <w:t>vlan</w:t>
            </w:r>
            <w:proofErr w:type="spellEnd"/>
            <w:r w:rsidRPr="00380D4C">
              <w:t>&gt;</w:t>
            </w:r>
          </w:p>
          <w:p w:rsidR="00380D4C" w:rsidRDefault="00380D4C" w:rsidP="00E508BC">
            <w:pPr>
              <w:pStyle w:val="command"/>
            </w:pPr>
            <w:r>
              <w:t>….</w:t>
            </w:r>
          </w:p>
          <w:p w:rsidR="00380D4C" w:rsidRDefault="00380D4C" w:rsidP="00E508BC">
            <w:pPr>
              <w:pStyle w:val="command"/>
            </w:pPr>
          </w:p>
          <w:p w:rsidR="001A12EF" w:rsidRDefault="001A12EF" w:rsidP="001A12EF">
            <w:pPr>
              <w:pStyle w:val="BWSBodyText"/>
            </w:pPr>
            <w:r>
              <w:t xml:space="preserve">And verify   </w:t>
            </w:r>
            <w:proofErr w:type="spellStart"/>
            <w:r>
              <w:t>ssh</w:t>
            </w:r>
            <w:proofErr w:type="spellEnd"/>
            <w:r>
              <w:t xml:space="preserve"> to the new blade.</w:t>
            </w:r>
          </w:p>
          <w:p w:rsidR="001A12EF" w:rsidRDefault="001A12EF" w:rsidP="001A12EF">
            <w:pPr>
              <w:pStyle w:val="BWSBodyText"/>
            </w:pPr>
          </w:p>
        </w:tc>
      </w:tr>
    </w:tbl>
    <w:p w:rsidR="00CB63E4" w:rsidRDefault="00CB63E4" w:rsidP="00406C41">
      <w:pPr>
        <w:pStyle w:val="BodyText"/>
        <w:jc w:val="left"/>
        <w:rPr>
          <w:lang w:val="en-CA"/>
        </w:rPr>
      </w:pPr>
    </w:p>
    <w:p w:rsidR="008C1C2E" w:rsidRPr="00753176" w:rsidRDefault="008C1C2E" w:rsidP="008C1C2E">
      <w:pPr>
        <w:pStyle w:val="Heading2"/>
        <w:rPr>
          <w:b w:val="0"/>
          <w:lang w:val="en-GB"/>
        </w:rPr>
      </w:pPr>
      <w:bookmarkStart w:id="77" w:name="_Toc318709817"/>
      <w:bookmarkStart w:id="78" w:name="_Toc319304058"/>
      <w:r w:rsidRPr="00753176">
        <w:rPr>
          <w:b w:val="0"/>
          <w:lang w:val="en-GB"/>
        </w:rPr>
        <w:t>Setup Server to access BMS server repository</w:t>
      </w:r>
      <w:r w:rsidRPr="00753176">
        <w:rPr>
          <w:b w:val="0"/>
        </w:rPr>
        <w:t>:</w:t>
      </w:r>
      <w:bookmarkEnd w:id="77"/>
      <w:bookmarkEnd w:id="78"/>
    </w:p>
    <w:tbl>
      <w:tblPr>
        <w:tblStyle w:val="TableGrid"/>
        <w:tblW w:w="8730" w:type="dxa"/>
        <w:tblInd w:w="18" w:type="dxa"/>
        <w:tblLayout w:type="fixed"/>
        <w:tblLook w:val="04A0"/>
      </w:tblPr>
      <w:tblGrid>
        <w:gridCol w:w="828"/>
        <w:gridCol w:w="7902"/>
      </w:tblGrid>
      <w:tr w:rsidR="008C1C2E" w:rsidRPr="00256EB2" w:rsidTr="0077706A">
        <w:tc>
          <w:tcPr>
            <w:tcW w:w="828" w:type="dxa"/>
          </w:tcPr>
          <w:p w:rsidR="008C1C2E" w:rsidRDefault="008C1C2E" w:rsidP="00C67A11">
            <w:pPr>
              <w:pStyle w:val="BWSBodyText"/>
              <w:ind w:left="-108"/>
              <w:jc w:val="left"/>
              <w:rPr>
                <w:noProof/>
              </w:rPr>
            </w:pPr>
          </w:p>
        </w:tc>
        <w:tc>
          <w:tcPr>
            <w:tcW w:w="7902" w:type="dxa"/>
          </w:tcPr>
          <w:p w:rsidR="008C1C2E" w:rsidRDefault="008C1C2E" w:rsidP="00C67A11">
            <w:pPr>
              <w:pStyle w:val="BWSBodyText"/>
              <w:spacing w:after="120"/>
              <w:jc w:val="left"/>
            </w:pPr>
            <w:r>
              <w:t xml:space="preserve">- Setup to </w:t>
            </w:r>
            <w:proofErr w:type="spellStart"/>
            <w:r>
              <w:t>ins</w:t>
            </w:r>
            <w:r w:rsidR="00E508BC">
              <w:t>s</w:t>
            </w:r>
            <w:r>
              <w:t>tall</w:t>
            </w:r>
            <w:proofErr w:type="spellEnd"/>
            <w:r>
              <w:t xml:space="preserve">/update packages on server from repository on BMS </w:t>
            </w:r>
          </w:p>
          <w:p w:rsidR="008C1C2E" w:rsidRDefault="008C1C2E" w:rsidP="00C67A11">
            <w:pPr>
              <w:pStyle w:val="BWSBodyText"/>
              <w:spacing w:after="120"/>
              <w:jc w:val="left"/>
            </w:pPr>
            <w:r>
              <w:t xml:space="preserve">- Assumption: </w:t>
            </w:r>
            <w:proofErr w:type="spellStart"/>
            <w:r w:rsidRPr="00291885">
              <w:t>httpd</w:t>
            </w:r>
            <w:proofErr w:type="spellEnd"/>
            <w:r>
              <w:t xml:space="preserve"> and repository  has been setup on BMS server (</w:t>
            </w:r>
            <w:r>
              <w:rPr>
                <w:bCs w:val="0"/>
              </w:rPr>
              <w:t>see Appendix B to set this up)</w:t>
            </w:r>
          </w:p>
        </w:tc>
      </w:tr>
      <w:tr w:rsidR="008C1C2E" w:rsidRPr="00256EB2" w:rsidTr="0077706A">
        <w:tc>
          <w:tcPr>
            <w:tcW w:w="828" w:type="dxa"/>
          </w:tcPr>
          <w:p w:rsidR="008C1C2E" w:rsidRDefault="00CB1FC1" w:rsidP="00C67A11">
            <w:pPr>
              <w:pStyle w:val="BWSBodyText"/>
              <w:ind w:left="-108"/>
              <w:jc w:val="left"/>
            </w:pPr>
            <w:r>
              <w:rPr>
                <w:noProof/>
              </w:rPr>
              <w:pict>
                <v:roundrect id="_x0000_s1101" style="position:absolute;left:0;text-align:left;margin-left:7.5pt;margin-top:2.9pt;width:14.4pt;height:10.8pt;z-index:25171609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"/>
              </w:pict>
            </w:r>
          </w:p>
        </w:tc>
        <w:tc>
          <w:tcPr>
            <w:tcW w:w="7902" w:type="dxa"/>
          </w:tcPr>
          <w:p w:rsidR="008C1C2E" w:rsidRPr="00256EB2" w:rsidRDefault="008C1C2E" w:rsidP="00C67A11">
            <w:pPr>
              <w:pStyle w:val="BWSBodyText"/>
              <w:jc w:val="left"/>
            </w:pPr>
            <w:r>
              <w:t>Login to server as root</w:t>
            </w:r>
          </w:p>
        </w:tc>
      </w:tr>
      <w:tr w:rsidR="008C1C2E" w:rsidRPr="003D536D" w:rsidTr="0077706A">
        <w:tc>
          <w:tcPr>
            <w:tcW w:w="828" w:type="dxa"/>
          </w:tcPr>
          <w:p w:rsidR="008C1C2E" w:rsidRDefault="00CB1FC1" w:rsidP="00C67A11">
            <w:pPr>
              <w:pStyle w:val="BWSBodyText"/>
              <w:jc w:val="left"/>
              <w:rPr>
                <w:color w:val="000000"/>
              </w:rPr>
            </w:pPr>
            <w:r w:rsidRPr="00CB1FC1">
              <w:rPr>
                <w:noProof/>
              </w:rPr>
              <w:pict>
                <v:roundrect id="_x0000_s1100" style="position:absolute;margin-left:7.5pt;margin-top:2.9pt;width:14.4pt;height:10.8pt;z-index:25171712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BDO+TTACAABhBAAADgAAAAAAAAAAAAAAAAAuAgAAZHJz&#10;L2Uyb0RvYy54bWxQSwECLQAUAAYACAAAACEA08Dm39oAAAAGAQAADwAAAAAAAAAAAAAAAACKBAAA&#10;ZHJzL2Rvd25yZXYueG1sUEsFBgAAAAAEAAQA8wAAAJEFAAAAAA==&#10;"/>
              </w:pict>
            </w:r>
          </w:p>
        </w:tc>
        <w:tc>
          <w:tcPr>
            <w:tcW w:w="7902" w:type="dxa"/>
          </w:tcPr>
          <w:p w:rsidR="008C1C2E" w:rsidRDefault="008C1C2E" w:rsidP="00C67A11">
            <w:pPr>
              <w:pStyle w:val="BodyText"/>
              <w:spacing w:after="20" w:line="240" w:lineRule="auto"/>
              <w:jc w:val="left"/>
              <w:rPr>
                <w:rFonts w:ascii="Verdana" w:eastAsiaTheme="majorEastAsia" w:hAnsi="Verdana" w:cstheme="majorBidi"/>
                <w:bCs/>
                <w:color w:val="auto"/>
                <w:sz w:val="18"/>
                <w:lang w:bidi="ar-SA"/>
              </w:rPr>
            </w:pPr>
          </w:p>
          <w:p w:rsidR="008C1C2E" w:rsidRPr="00F84277" w:rsidRDefault="008C1C2E" w:rsidP="00C67A11">
            <w:pPr>
              <w:pStyle w:val="BodyText"/>
              <w:spacing w:after="20" w:line="240" w:lineRule="auto"/>
              <w:jc w:val="left"/>
              <w:rPr>
                <w:rFonts w:ascii="Verdana" w:eastAsiaTheme="majorEastAsia" w:hAnsi="Verdana" w:cstheme="majorBidi"/>
                <w:bCs/>
                <w:color w:val="auto"/>
                <w:sz w:val="18"/>
                <w:lang w:bidi="ar-SA"/>
              </w:rPr>
            </w:pPr>
            <w:r>
              <w:rPr>
                <w:rFonts w:ascii="Verdana" w:eastAsiaTheme="majorEastAsia" w:hAnsi="Verdana" w:cstheme="majorBidi"/>
                <w:bCs/>
                <w:color w:val="auto"/>
                <w:sz w:val="18"/>
                <w:lang w:bidi="ar-SA"/>
              </w:rPr>
              <w:t xml:space="preserve">create a file called redhat_5.7_bms.repo in </w:t>
            </w:r>
            <w:r w:rsidRPr="000E5F49">
              <w:rPr>
                <w:rFonts w:ascii="Verdana" w:eastAsiaTheme="majorEastAsia" w:hAnsi="Verdana" w:cstheme="majorBidi"/>
                <w:bCs/>
                <w:color w:val="auto"/>
                <w:sz w:val="18"/>
                <w:lang w:bidi="ar-SA"/>
              </w:rPr>
              <w:t>/etc/</w:t>
            </w:r>
            <w:proofErr w:type="spellStart"/>
            <w:r w:rsidRPr="000E5F49">
              <w:rPr>
                <w:rFonts w:ascii="Verdana" w:eastAsiaTheme="majorEastAsia" w:hAnsi="Verdana" w:cstheme="majorBidi"/>
                <w:bCs/>
                <w:color w:val="auto"/>
                <w:sz w:val="18"/>
                <w:lang w:bidi="ar-SA"/>
              </w:rPr>
              <w:t>yum.repos.d</w:t>
            </w:r>
            <w:proofErr w:type="spellEnd"/>
            <w:r>
              <w:rPr>
                <w:rFonts w:ascii="Verdana" w:eastAsiaTheme="majorEastAsia" w:hAnsi="Verdana" w:cstheme="majorBidi"/>
                <w:bCs/>
                <w:color w:val="auto"/>
                <w:sz w:val="18"/>
                <w:lang w:bidi="ar-SA"/>
              </w:rPr>
              <w:t xml:space="preserve"> and add the following</w:t>
            </w:r>
            <w:r w:rsidRPr="00F84277">
              <w:rPr>
                <w:rFonts w:ascii="Verdana" w:eastAsiaTheme="majorEastAsia" w:hAnsi="Verdana" w:cstheme="majorBidi"/>
                <w:bCs/>
                <w:color w:val="auto"/>
                <w:sz w:val="18"/>
                <w:lang w:bidi="ar-SA"/>
              </w:rPr>
              <w:t>:</w:t>
            </w:r>
          </w:p>
          <w:p w:rsidR="008C1C2E" w:rsidRPr="00CB63E4" w:rsidRDefault="00CB63E4" w:rsidP="00C67A11">
            <w:pPr>
              <w:pStyle w:val="BodyText"/>
              <w:spacing w:after="20" w:line="240" w:lineRule="auto"/>
              <w:jc w:val="left"/>
              <w:rPr>
                <w:rFonts w:ascii="Verdana" w:eastAsiaTheme="majorEastAsia" w:hAnsi="Verdana" w:cstheme="majorBidi"/>
                <w:bCs/>
                <w:color w:val="auto"/>
                <w:sz w:val="18"/>
                <w:lang w:bidi="ar-SA"/>
              </w:rPr>
            </w:pPr>
            <w:r>
              <w:rPr>
                <w:rFonts w:ascii="Verdana" w:eastAsiaTheme="majorEastAsia" w:hAnsi="Verdana" w:cstheme="majorBidi"/>
                <w:bCs/>
                <w:color w:val="auto"/>
                <w:sz w:val="18"/>
                <w:lang w:bidi="ar-SA"/>
              </w:rPr>
              <w:t xml:space="preserve">Note: </w:t>
            </w:r>
            <w:r w:rsidRPr="00CB63E4">
              <w:rPr>
                <w:rFonts w:ascii="Verdana" w:eastAsiaTheme="majorEastAsia" w:hAnsi="Verdana" w:cstheme="majorBidi"/>
                <w:bCs/>
                <w:color w:val="auto"/>
                <w:sz w:val="18"/>
                <w:lang w:bidi="ar-SA"/>
              </w:rPr>
              <w:t xml:space="preserve">replace </w:t>
            </w:r>
            <w:r w:rsidR="00C975C1">
              <w:rPr>
                <w:rFonts w:ascii="Verdana" w:eastAsiaTheme="majorEastAsia" w:hAnsi="Verdana" w:cstheme="majorBidi"/>
                <w:bCs/>
                <w:color w:val="auto"/>
                <w:sz w:val="18"/>
                <w:lang w:bidi="ar-SA"/>
              </w:rPr>
              <w:t xml:space="preserve">highlighted </w:t>
            </w:r>
            <w:proofErr w:type="spellStart"/>
            <w:r w:rsidRPr="00CB63E4">
              <w:rPr>
                <w:rFonts w:ascii="Verdana" w:eastAsiaTheme="majorEastAsia" w:hAnsi="Verdana" w:cstheme="majorBidi"/>
                <w:bCs/>
                <w:color w:val="auto"/>
                <w:sz w:val="18"/>
                <w:lang w:bidi="ar-SA"/>
              </w:rPr>
              <w:t>ip</w:t>
            </w:r>
            <w:proofErr w:type="spellEnd"/>
            <w:r w:rsidRPr="00CB63E4">
              <w:rPr>
                <w:rFonts w:ascii="Verdana" w:eastAsiaTheme="majorEastAsia" w:hAnsi="Verdana" w:cstheme="majorBidi"/>
                <w:bCs/>
                <w:color w:val="auto"/>
                <w:sz w:val="18"/>
                <w:lang w:bidi="ar-SA"/>
              </w:rPr>
              <w:t xml:space="preserve"> address with address of BMS </w:t>
            </w:r>
            <w:r w:rsidR="00C975C1" w:rsidRPr="00CB63E4">
              <w:rPr>
                <w:rFonts w:ascii="Verdana" w:eastAsiaTheme="majorEastAsia" w:hAnsi="Verdana" w:cstheme="majorBidi"/>
                <w:bCs/>
                <w:color w:val="auto"/>
                <w:sz w:val="18"/>
                <w:lang w:bidi="ar-SA"/>
              </w:rPr>
              <w:t>sever</w:t>
            </w:r>
          </w:p>
          <w:p w:rsidR="00CB63E4" w:rsidRDefault="00CB63E4" w:rsidP="00C67A11">
            <w:pPr>
              <w:pStyle w:val="BodyText"/>
              <w:spacing w:after="20" w:line="240" w:lineRule="auto"/>
              <w:jc w:val="left"/>
              <w:rPr>
                <w:rFonts w:ascii="Courier New" w:hAnsi="Courier New" w:cs="Courier New"/>
                <w:b/>
                <w:sz w:val="18"/>
                <w:szCs w:val="18"/>
              </w:rPr>
            </w:pPr>
          </w:p>
          <w:p w:rsidR="00CB63E4" w:rsidRDefault="00CB63E4" w:rsidP="00C67A11">
            <w:pPr>
              <w:pStyle w:val="BodyText"/>
              <w:spacing w:after="20" w:line="240" w:lineRule="auto"/>
              <w:jc w:val="left"/>
              <w:rPr>
                <w:rFonts w:ascii="Courier New" w:hAnsi="Courier New" w:cs="Courier New"/>
                <w:b/>
                <w:sz w:val="18"/>
                <w:szCs w:val="18"/>
              </w:rPr>
            </w:pPr>
          </w:p>
          <w:p w:rsidR="008C1C2E" w:rsidRDefault="008C1C2E" w:rsidP="00C67A11">
            <w:pPr>
              <w:pStyle w:val="BodyText"/>
              <w:spacing w:after="20" w:line="240" w:lineRule="auto"/>
              <w:jc w:val="left"/>
              <w:rPr>
                <w:rFonts w:ascii="Courier New" w:hAnsi="Courier New" w:cs="Courier New"/>
                <w:b/>
                <w:sz w:val="18"/>
                <w:szCs w:val="18"/>
              </w:rPr>
            </w:pPr>
            <w:r>
              <w:rPr>
                <w:rFonts w:ascii="Courier New" w:hAnsi="Courier New" w:cs="Courier New"/>
                <w:b/>
                <w:sz w:val="18"/>
                <w:szCs w:val="18"/>
              </w:rPr>
              <w:t xml:space="preserve"># vi </w:t>
            </w:r>
            <w:r w:rsidRPr="004B1F95">
              <w:rPr>
                <w:rFonts w:ascii="Courier New" w:hAnsi="Courier New" w:cs="Courier New"/>
                <w:b/>
                <w:sz w:val="18"/>
                <w:szCs w:val="18"/>
              </w:rPr>
              <w:t>/etc/</w:t>
            </w:r>
            <w:proofErr w:type="spellStart"/>
            <w:r w:rsidRPr="004B1F95">
              <w:rPr>
                <w:rFonts w:ascii="Courier New" w:hAnsi="Courier New" w:cs="Courier New"/>
                <w:b/>
                <w:sz w:val="18"/>
                <w:szCs w:val="18"/>
              </w:rPr>
              <w:t>yum.repos.d</w:t>
            </w:r>
            <w:proofErr w:type="spellEnd"/>
            <w:r w:rsidRPr="004B1F95">
              <w:rPr>
                <w:rFonts w:ascii="Courier New" w:hAnsi="Courier New" w:cs="Courier New"/>
                <w:b/>
                <w:sz w:val="18"/>
                <w:szCs w:val="18"/>
              </w:rPr>
              <w:t>/redhat_5.7_</w:t>
            </w:r>
            <w:r>
              <w:rPr>
                <w:rFonts w:ascii="Courier New" w:hAnsi="Courier New" w:cs="Courier New"/>
                <w:b/>
                <w:sz w:val="18"/>
                <w:szCs w:val="18"/>
              </w:rPr>
              <w:t>bms</w:t>
            </w:r>
            <w:r w:rsidRPr="004B1F95">
              <w:rPr>
                <w:rFonts w:ascii="Courier New" w:hAnsi="Courier New" w:cs="Courier New"/>
                <w:b/>
                <w:sz w:val="18"/>
                <w:szCs w:val="18"/>
              </w:rPr>
              <w:t>.repo</w:t>
            </w:r>
          </w:p>
          <w:p w:rsidR="008C1C2E" w:rsidRPr="006D3FBD" w:rsidRDefault="008C1C2E" w:rsidP="00C67A11">
            <w:pPr>
              <w:pStyle w:val="BodyText"/>
              <w:spacing w:after="20" w:line="240" w:lineRule="auto"/>
              <w:jc w:val="left"/>
              <w:rPr>
                <w:rFonts w:ascii="Courier New" w:hAnsi="Courier New" w:cs="Courier New"/>
                <w:b/>
                <w:color w:val="0070C0"/>
                <w:sz w:val="18"/>
                <w:szCs w:val="18"/>
                <w:lang w:eastAsia="en-GB" w:bidi="ar-SA"/>
              </w:rPr>
            </w:pPr>
            <w:r w:rsidRPr="006D3FBD">
              <w:rPr>
                <w:rFonts w:ascii="Courier New" w:hAnsi="Courier New" w:cs="Courier New"/>
                <w:b/>
                <w:color w:val="0070C0"/>
                <w:sz w:val="18"/>
                <w:szCs w:val="18"/>
                <w:lang w:eastAsia="en-GB" w:bidi="ar-SA"/>
              </w:rPr>
              <w:t>[RHEL5.7-BMS-Repository]</w:t>
            </w:r>
          </w:p>
          <w:p w:rsidR="008C1C2E" w:rsidRPr="006D3FBD" w:rsidRDefault="008C1C2E" w:rsidP="00C67A11">
            <w:pPr>
              <w:pStyle w:val="BodyText"/>
              <w:spacing w:after="20" w:line="240" w:lineRule="auto"/>
              <w:jc w:val="left"/>
              <w:rPr>
                <w:rFonts w:ascii="Courier New" w:hAnsi="Courier New" w:cs="Courier New"/>
                <w:b/>
                <w:color w:val="0070C0"/>
                <w:sz w:val="18"/>
                <w:szCs w:val="18"/>
                <w:lang w:eastAsia="en-GB" w:bidi="ar-SA"/>
              </w:rPr>
            </w:pPr>
            <w:r w:rsidRPr="006D3FBD">
              <w:rPr>
                <w:rFonts w:ascii="Courier New" w:hAnsi="Courier New" w:cs="Courier New"/>
                <w:b/>
                <w:color w:val="0070C0"/>
                <w:sz w:val="18"/>
                <w:szCs w:val="18"/>
                <w:lang w:eastAsia="en-GB" w:bidi="ar-SA"/>
              </w:rPr>
              <w:t>name=redhat_5.7_bms.repo</w:t>
            </w:r>
          </w:p>
          <w:p w:rsidR="008C1C2E" w:rsidRPr="006D3FBD" w:rsidRDefault="008C1C2E" w:rsidP="00C67A11">
            <w:pPr>
              <w:pStyle w:val="BodyText"/>
              <w:spacing w:after="20" w:line="240" w:lineRule="auto"/>
              <w:jc w:val="left"/>
              <w:rPr>
                <w:rFonts w:ascii="Courier New" w:hAnsi="Courier New" w:cs="Courier New"/>
                <w:b/>
                <w:color w:val="0070C0"/>
                <w:sz w:val="18"/>
                <w:szCs w:val="18"/>
                <w:lang w:eastAsia="en-GB" w:bidi="ar-SA"/>
              </w:rPr>
            </w:pPr>
            <w:proofErr w:type="spellStart"/>
            <w:r w:rsidRPr="006D3FBD">
              <w:rPr>
                <w:rFonts w:ascii="Courier New" w:hAnsi="Courier New" w:cs="Courier New"/>
                <w:b/>
                <w:color w:val="0070C0"/>
                <w:sz w:val="18"/>
                <w:szCs w:val="18"/>
                <w:lang w:eastAsia="en-GB" w:bidi="ar-SA"/>
              </w:rPr>
              <w:t>baseurl</w:t>
            </w:r>
            <w:proofErr w:type="spellEnd"/>
            <w:r w:rsidRPr="006D3FBD">
              <w:rPr>
                <w:rFonts w:ascii="Courier New" w:hAnsi="Courier New" w:cs="Courier New"/>
                <w:b/>
                <w:color w:val="0070C0"/>
                <w:sz w:val="18"/>
                <w:szCs w:val="18"/>
                <w:lang w:eastAsia="en-GB" w:bidi="ar-SA"/>
              </w:rPr>
              <w:t>=http://</w:t>
            </w:r>
            <w:r w:rsidRPr="00CB63E4">
              <w:rPr>
                <w:rFonts w:ascii="Courier New" w:hAnsi="Courier New" w:cs="Courier New"/>
                <w:b/>
                <w:color w:val="0070C0"/>
                <w:sz w:val="18"/>
                <w:szCs w:val="18"/>
                <w:highlight w:val="yellow"/>
                <w:lang w:eastAsia="en-GB" w:bidi="ar-SA"/>
              </w:rPr>
              <w:t>192.168.154.27</w:t>
            </w:r>
            <w:r w:rsidRPr="006D3FBD">
              <w:rPr>
                <w:rFonts w:ascii="Courier New" w:hAnsi="Courier New" w:cs="Courier New"/>
                <w:b/>
                <w:color w:val="0070C0"/>
                <w:sz w:val="18"/>
                <w:szCs w:val="18"/>
                <w:lang w:eastAsia="en-GB" w:bidi="ar-SA"/>
              </w:rPr>
              <w:t>/cdrom/</w:t>
            </w:r>
          </w:p>
          <w:p w:rsidR="008C1C2E" w:rsidRPr="006D3FBD" w:rsidRDefault="008C1C2E" w:rsidP="00C67A11">
            <w:pPr>
              <w:pStyle w:val="BodyText"/>
              <w:spacing w:after="20" w:line="240" w:lineRule="auto"/>
              <w:jc w:val="left"/>
              <w:rPr>
                <w:rFonts w:ascii="Courier New" w:hAnsi="Courier New" w:cs="Courier New"/>
                <w:b/>
                <w:color w:val="0070C0"/>
                <w:sz w:val="18"/>
                <w:szCs w:val="18"/>
                <w:lang w:eastAsia="en-GB" w:bidi="ar-SA"/>
              </w:rPr>
            </w:pPr>
            <w:r w:rsidRPr="006D3FBD">
              <w:rPr>
                <w:rFonts w:ascii="Courier New" w:hAnsi="Courier New" w:cs="Courier New"/>
                <w:b/>
                <w:color w:val="0070C0"/>
                <w:sz w:val="18"/>
                <w:szCs w:val="18"/>
                <w:lang w:eastAsia="en-GB" w:bidi="ar-SA"/>
              </w:rPr>
              <w:t>enabled=1</w:t>
            </w:r>
          </w:p>
          <w:p w:rsidR="008C1C2E" w:rsidRDefault="008C1C2E" w:rsidP="00C67A11">
            <w:pPr>
              <w:pStyle w:val="BodyText"/>
              <w:spacing w:after="20" w:line="240" w:lineRule="auto"/>
              <w:jc w:val="left"/>
              <w:rPr>
                <w:rFonts w:ascii="Courier New" w:hAnsi="Courier New" w:cs="Courier New"/>
                <w:b/>
                <w:color w:val="0070C0"/>
                <w:sz w:val="18"/>
                <w:szCs w:val="18"/>
                <w:lang w:eastAsia="en-GB" w:bidi="ar-SA"/>
              </w:rPr>
            </w:pPr>
            <w:proofErr w:type="spellStart"/>
            <w:r>
              <w:rPr>
                <w:rFonts w:ascii="Courier New" w:hAnsi="Courier New" w:cs="Courier New"/>
                <w:b/>
                <w:color w:val="0070C0"/>
                <w:sz w:val="18"/>
                <w:szCs w:val="18"/>
                <w:lang w:eastAsia="en-GB" w:bidi="ar-SA"/>
              </w:rPr>
              <w:t>gpgcheck</w:t>
            </w:r>
            <w:proofErr w:type="spellEnd"/>
            <w:r>
              <w:rPr>
                <w:rFonts w:ascii="Courier New" w:hAnsi="Courier New" w:cs="Courier New"/>
                <w:b/>
                <w:color w:val="0070C0"/>
                <w:sz w:val="18"/>
                <w:szCs w:val="18"/>
                <w:lang w:eastAsia="en-GB" w:bidi="ar-SA"/>
              </w:rPr>
              <w:t>=</w:t>
            </w:r>
            <w:r w:rsidR="00E83AAC">
              <w:rPr>
                <w:rFonts w:ascii="Courier New" w:hAnsi="Courier New" w:cs="Courier New"/>
                <w:b/>
                <w:color w:val="0070C0"/>
                <w:sz w:val="18"/>
                <w:szCs w:val="18"/>
                <w:lang w:eastAsia="en-GB" w:bidi="ar-SA"/>
              </w:rPr>
              <w:t>1</w:t>
            </w:r>
          </w:p>
          <w:p w:rsidR="008C1C2E" w:rsidRDefault="008C1C2E" w:rsidP="00C67A11">
            <w:pPr>
              <w:pStyle w:val="BodyText"/>
              <w:spacing w:after="20" w:line="240" w:lineRule="auto"/>
              <w:jc w:val="left"/>
            </w:pPr>
            <w:proofErr w:type="spellStart"/>
            <w:r w:rsidRPr="00D74E1C">
              <w:rPr>
                <w:rFonts w:ascii="Courier New" w:hAnsi="Courier New" w:cs="Courier New"/>
                <w:b/>
                <w:color w:val="0070C0"/>
                <w:sz w:val="18"/>
                <w:szCs w:val="18"/>
                <w:lang w:eastAsia="en-GB" w:bidi="ar-SA"/>
              </w:rPr>
              <w:t>pgkey</w:t>
            </w:r>
            <w:proofErr w:type="spellEnd"/>
            <w:r w:rsidRPr="00D74E1C">
              <w:rPr>
                <w:rFonts w:ascii="Courier New" w:hAnsi="Courier New" w:cs="Courier New"/>
                <w:b/>
                <w:color w:val="0070C0"/>
                <w:sz w:val="18"/>
                <w:szCs w:val="18"/>
                <w:lang w:eastAsia="en-GB" w:bidi="ar-SA"/>
              </w:rPr>
              <w:t>=http://</w:t>
            </w:r>
            <w:r w:rsidRPr="00CB63E4">
              <w:rPr>
                <w:rFonts w:ascii="Courier New" w:hAnsi="Courier New" w:cs="Courier New"/>
                <w:b/>
                <w:color w:val="0070C0"/>
                <w:sz w:val="18"/>
                <w:szCs w:val="18"/>
                <w:highlight w:val="yellow"/>
                <w:lang w:eastAsia="en-GB" w:bidi="ar-SA"/>
              </w:rPr>
              <w:t>192.168.154.27</w:t>
            </w:r>
            <w:r w:rsidRPr="00D74E1C">
              <w:rPr>
                <w:rFonts w:ascii="Courier New" w:hAnsi="Courier New" w:cs="Courier New"/>
                <w:b/>
                <w:color w:val="0070C0"/>
                <w:sz w:val="18"/>
                <w:szCs w:val="18"/>
                <w:lang w:eastAsia="en-GB" w:bidi="ar-SA"/>
              </w:rPr>
              <w:t>/cdrom/iso/RPM-GPG-KEY-redhat-release</w:t>
            </w:r>
            <w:r w:rsidRPr="00D74E1C" w:rsidDel="006D3FBD">
              <w:rPr>
                <w:rFonts w:ascii="Courier New" w:hAnsi="Courier New" w:cs="Courier New"/>
                <w:b/>
                <w:color w:val="0070C0"/>
                <w:sz w:val="18"/>
                <w:szCs w:val="18"/>
                <w:lang w:eastAsia="en-GB" w:bidi="ar-SA"/>
              </w:rPr>
              <w:t xml:space="preserve"> </w:t>
            </w:r>
          </w:p>
          <w:p w:rsidR="008C1C2E" w:rsidRDefault="008C1C2E" w:rsidP="00C67A11">
            <w:pPr>
              <w:pStyle w:val="BodyText"/>
              <w:spacing w:after="20" w:line="240" w:lineRule="auto"/>
              <w:jc w:val="left"/>
              <w:rPr>
                <w:rFonts w:ascii="Verdana" w:eastAsiaTheme="majorEastAsia" w:hAnsi="Verdana" w:cstheme="majorBidi"/>
                <w:bCs/>
                <w:color w:val="auto"/>
                <w:sz w:val="18"/>
                <w:lang w:bidi="ar-SA"/>
              </w:rPr>
            </w:pPr>
          </w:p>
          <w:p w:rsidR="008C1C2E" w:rsidRDefault="008C1C2E" w:rsidP="00C67A11">
            <w:pPr>
              <w:pStyle w:val="BodyText"/>
              <w:spacing w:after="20" w:line="240" w:lineRule="auto"/>
              <w:jc w:val="left"/>
              <w:rPr>
                <w:rFonts w:ascii="Verdana" w:eastAsiaTheme="majorEastAsia" w:hAnsi="Verdana" w:cstheme="majorBidi"/>
                <w:bCs/>
                <w:color w:val="auto"/>
                <w:sz w:val="18"/>
                <w:lang w:bidi="ar-SA"/>
              </w:rPr>
            </w:pPr>
            <w:r>
              <w:rPr>
                <w:rFonts w:ascii="Verdana" w:eastAsiaTheme="majorEastAsia" w:hAnsi="Verdana" w:cstheme="majorBidi"/>
                <w:bCs/>
                <w:color w:val="auto"/>
                <w:sz w:val="18"/>
                <w:lang w:bidi="ar-SA"/>
              </w:rPr>
              <w:t xml:space="preserve">And verify it is  part of </w:t>
            </w:r>
            <w:proofErr w:type="spellStart"/>
            <w:r>
              <w:rPr>
                <w:rFonts w:ascii="Verdana" w:eastAsiaTheme="majorEastAsia" w:hAnsi="Verdana" w:cstheme="majorBidi"/>
                <w:bCs/>
                <w:color w:val="auto"/>
                <w:sz w:val="18"/>
                <w:lang w:bidi="ar-SA"/>
              </w:rPr>
              <w:t>repolist</w:t>
            </w:r>
            <w:proofErr w:type="spellEnd"/>
            <w:r>
              <w:rPr>
                <w:rFonts w:ascii="Verdana" w:eastAsiaTheme="majorEastAsia" w:hAnsi="Verdana" w:cstheme="majorBidi"/>
                <w:bCs/>
                <w:color w:val="auto"/>
                <w:sz w:val="18"/>
                <w:lang w:bidi="ar-SA"/>
              </w:rPr>
              <w:t>:</w:t>
            </w:r>
          </w:p>
          <w:p w:rsidR="008C1C2E" w:rsidRDefault="008C1C2E" w:rsidP="00C67A11">
            <w:pPr>
              <w:pStyle w:val="BodyText"/>
              <w:spacing w:after="20" w:line="240" w:lineRule="auto"/>
              <w:jc w:val="left"/>
            </w:pPr>
          </w:p>
          <w:p w:rsidR="008C1C2E" w:rsidRDefault="008C1C2E" w:rsidP="00C67A11">
            <w:pPr>
              <w:pStyle w:val="BodyText"/>
              <w:spacing w:after="20" w:line="240" w:lineRule="auto"/>
              <w:jc w:val="left"/>
              <w:rPr>
                <w:rFonts w:ascii="Courier New" w:hAnsi="Courier New" w:cs="Courier New"/>
                <w:b/>
                <w:sz w:val="18"/>
                <w:szCs w:val="18"/>
              </w:rPr>
            </w:pPr>
            <w:r w:rsidRPr="00045C54">
              <w:rPr>
                <w:rFonts w:ascii="Courier New" w:hAnsi="Courier New" w:cs="Courier New"/>
                <w:b/>
                <w:sz w:val="18"/>
                <w:szCs w:val="18"/>
              </w:rPr>
              <w:t xml:space="preserve"># yum </w:t>
            </w:r>
            <w:proofErr w:type="spellStart"/>
            <w:r w:rsidRPr="00045C54">
              <w:rPr>
                <w:rFonts w:ascii="Courier New" w:hAnsi="Courier New" w:cs="Courier New"/>
                <w:b/>
                <w:sz w:val="18"/>
                <w:szCs w:val="18"/>
              </w:rPr>
              <w:t>repolist</w:t>
            </w:r>
            <w:proofErr w:type="spellEnd"/>
            <w:r w:rsidRPr="00045C54">
              <w:rPr>
                <w:rFonts w:ascii="Courier New" w:hAnsi="Courier New" w:cs="Courier New"/>
                <w:b/>
                <w:sz w:val="18"/>
                <w:szCs w:val="18"/>
              </w:rPr>
              <w:t xml:space="preserve"> RHEL5.7-</w:t>
            </w:r>
            <w:r>
              <w:rPr>
                <w:rFonts w:ascii="Courier New" w:hAnsi="Courier New" w:cs="Courier New"/>
                <w:b/>
                <w:sz w:val="18"/>
                <w:szCs w:val="18"/>
              </w:rPr>
              <w:t>BMS</w:t>
            </w:r>
            <w:r w:rsidRPr="00045C54">
              <w:rPr>
                <w:rFonts w:ascii="Courier New" w:hAnsi="Courier New" w:cs="Courier New"/>
                <w:b/>
                <w:sz w:val="18"/>
                <w:szCs w:val="18"/>
              </w:rPr>
              <w:t>-Repository</w:t>
            </w:r>
          </w:p>
          <w:p w:rsidR="008C1C2E" w:rsidRDefault="008C1C2E" w:rsidP="00C67A11">
            <w:pPr>
              <w:pStyle w:val="BodyText"/>
              <w:spacing w:after="20" w:line="240" w:lineRule="auto"/>
              <w:jc w:val="left"/>
              <w:rPr>
                <w:rFonts w:ascii="Courier New" w:hAnsi="Courier New" w:cs="Courier New"/>
                <w:b/>
                <w:color w:val="0070C0"/>
                <w:sz w:val="18"/>
                <w:szCs w:val="18"/>
                <w:lang w:eastAsia="en-GB" w:bidi="ar-SA"/>
              </w:rPr>
            </w:pPr>
            <w:r w:rsidRPr="00045C54">
              <w:rPr>
                <w:rFonts w:ascii="Courier New" w:hAnsi="Courier New" w:cs="Courier New"/>
                <w:b/>
                <w:color w:val="0070C0"/>
                <w:sz w:val="18"/>
                <w:szCs w:val="18"/>
                <w:lang w:eastAsia="en-GB" w:bidi="ar-SA"/>
              </w:rPr>
              <w:t xml:space="preserve">Loaded </w:t>
            </w:r>
            <w:proofErr w:type="spellStart"/>
            <w:r w:rsidRPr="00045C54">
              <w:rPr>
                <w:rFonts w:ascii="Courier New" w:hAnsi="Courier New" w:cs="Courier New"/>
                <w:b/>
                <w:color w:val="0070C0"/>
                <w:sz w:val="18"/>
                <w:szCs w:val="18"/>
                <w:lang w:eastAsia="en-GB" w:bidi="ar-SA"/>
              </w:rPr>
              <w:t>plugins</w:t>
            </w:r>
            <w:proofErr w:type="spellEnd"/>
            <w:r w:rsidRPr="00045C54">
              <w:rPr>
                <w:rFonts w:ascii="Courier New" w:hAnsi="Courier New" w:cs="Courier New"/>
                <w:b/>
                <w:color w:val="0070C0"/>
                <w:sz w:val="18"/>
                <w:szCs w:val="18"/>
                <w:lang w:eastAsia="en-GB" w:bidi="ar-SA"/>
              </w:rPr>
              <w:t xml:space="preserve">: </w:t>
            </w:r>
            <w:proofErr w:type="spellStart"/>
            <w:r w:rsidRPr="00045C54">
              <w:rPr>
                <w:rFonts w:ascii="Courier New" w:hAnsi="Courier New" w:cs="Courier New"/>
                <w:b/>
                <w:color w:val="0070C0"/>
                <w:sz w:val="18"/>
                <w:szCs w:val="18"/>
                <w:lang w:eastAsia="en-GB" w:bidi="ar-SA"/>
              </w:rPr>
              <w:t>downloadonly</w:t>
            </w:r>
            <w:proofErr w:type="spellEnd"/>
            <w:r w:rsidRPr="00045C54">
              <w:rPr>
                <w:rFonts w:ascii="Courier New" w:hAnsi="Courier New" w:cs="Courier New"/>
                <w:b/>
                <w:color w:val="0070C0"/>
                <w:sz w:val="18"/>
                <w:szCs w:val="18"/>
                <w:lang w:eastAsia="en-GB" w:bidi="ar-SA"/>
              </w:rPr>
              <w:t>, security</w:t>
            </w:r>
          </w:p>
          <w:p w:rsidR="008C1C2E" w:rsidRDefault="008C1C2E" w:rsidP="00C67A11">
            <w:pPr>
              <w:pStyle w:val="BodyText"/>
              <w:spacing w:after="20" w:line="240" w:lineRule="auto"/>
              <w:jc w:val="left"/>
              <w:rPr>
                <w:rFonts w:ascii="Courier New" w:hAnsi="Courier New" w:cs="Courier New"/>
                <w:b/>
                <w:color w:val="0070C0"/>
                <w:sz w:val="18"/>
                <w:szCs w:val="18"/>
                <w:lang w:eastAsia="en-GB" w:bidi="ar-SA"/>
              </w:rPr>
            </w:pPr>
            <w:r w:rsidRPr="00045C54">
              <w:rPr>
                <w:rFonts w:ascii="Courier New" w:hAnsi="Courier New" w:cs="Courier New"/>
                <w:b/>
                <w:color w:val="0070C0"/>
                <w:sz w:val="18"/>
                <w:szCs w:val="18"/>
                <w:lang w:eastAsia="en-GB" w:bidi="ar-SA"/>
              </w:rPr>
              <w:t>repo id                           repo name                      status</w:t>
            </w:r>
          </w:p>
          <w:p w:rsidR="008C1C2E" w:rsidRDefault="008C1C2E" w:rsidP="00C67A11">
            <w:pPr>
              <w:pStyle w:val="BodyText"/>
              <w:spacing w:after="20" w:line="240" w:lineRule="auto"/>
              <w:jc w:val="left"/>
              <w:rPr>
                <w:rFonts w:ascii="Courier New" w:hAnsi="Courier New" w:cs="Courier New"/>
                <w:b/>
                <w:color w:val="0070C0"/>
                <w:sz w:val="18"/>
                <w:szCs w:val="18"/>
                <w:lang w:eastAsia="en-GB" w:bidi="ar-SA"/>
              </w:rPr>
            </w:pPr>
            <w:r w:rsidRPr="00045C54">
              <w:rPr>
                <w:rFonts w:ascii="Courier New" w:hAnsi="Courier New" w:cs="Courier New"/>
                <w:b/>
                <w:color w:val="0070C0"/>
                <w:sz w:val="18"/>
                <w:szCs w:val="18"/>
                <w:lang w:eastAsia="en-GB" w:bidi="ar-SA"/>
              </w:rPr>
              <w:t>RHEL5.7-</w:t>
            </w:r>
            <w:r>
              <w:rPr>
                <w:rFonts w:ascii="Courier New" w:hAnsi="Courier New" w:cs="Courier New"/>
                <w:b/>
                <w:color w:val="0070C0"/>
                <w:sz w:val="18"/>
                <w:szCs w:val="18"/>
                <w:lang w:eastAsia="en-GB" w:bidi="ar-SA"/>
              </w:rPr>
              <w:t>BMS</w:t>
            </w:r>
            <w:r w:rsidRPr="00045C54">
              <w:rPr>
                <w:rFonts w:ascii="Courier New" w:hAnsi="Courier New" w:cs="Courier New"/>
                <w:b/>
                <w:color w:val="0070C0"/>
                <w:sz w:val="18"/>
                <w:szCs w:val="18"/>
                <w:lang w:eastAsia="en-GB" w:bidi="ar-SA"/>
              </w:rPr>
              <w:t>-Repository            redhat_5.7_</w:t>
            </w:r>
            <w:r>
              <w:rPr>
                <w:rFonts w:ascii="Courier New" w:hAnsi="Courier New" w:cs="Courier New"/>
                <w:b/>
                <w:color w:val="0070C0"/>
                <w:sz w:val="18"/>
                <w:szCs w:val="18"/>
                <w:lang w:eastAsia="en-GB" w:bidi="ar-SA"/>
              </w:rPr>
              <w:t>bms</w:t>
            </w:r>
            <w:r w:rsidRPr="00045C54">
              <w:rPr>
                <w:rFonts w:ascii="Courier New" w:hAnsi="Courier New" w:cs="Courier New"/>
                <w:b/>
                <w:color w:val="0070C0"/>
                <w:sz w:val="18"/>
                <w:szCs w:val="18"/>
                <w:lang w:eastAsia="en-GB" w:bidi="ar-SA"/>
              </w:rPr>
              <w:t>.repo            3,389</w:t>
            </w:r>
          </w:p>
          <w:p w:rsidR="008C1C2E" w:rsidRDefault="008C1C2E" w:rsidP="00C67A11">
            <w:pPr>
              <w:pStyle w:val="BodyText"/>
              <w:spacing w:after="20" w:line="240" w:lineRule="auto"/>
              <w:jc w:val="left"/>
              <w:rPr>
                <w:rFonts w:ascii="Courier New" w:hAnsi="Courier New" w:cs="Courier New"/>
                <w:b/>
                <w:color w:val="0070C0"/>
                <w:sz w:val="18"/>
                <w:szCs w:val="18"/>
                <w:lang w:eastAsia="en-GB" w:bidi="ar-SA"/>
              </w:rPr>
            </w:pPr>
            <w:proofErr w:type="spellStart"/>
            <w:r w:rsidRPr="00B54E08">
              <w:rPr>
                <w:rFonts w:ascii="Courier New" w:hAnsi="Courier New" w:cs="Courier New"/>
                <w:b/>
                <w:color w:val="0070C0"/>
                <w:sz w:val="18"/>
                <w:szCs w:val="18"/>
                <w:lang w:eastAsia="en-GB" w:bidi="ar-SA"/>
              </w:rPr>
              <w:t>repolist</w:t>
            </w:r>
            <w:proofErr w:type="spellEnd"/>
            <w:r w:rsidRPr="00B54E08">
              <w:rPr>
                <w:rFonts w:ascii="Courier New" w:hAnsi="Courier New" w:cs="Courier New"/>
                <w:b/>
                <w:color w:val="0070C0"/>
                <w:sz w:val="18"/>
                <w:szCs w:val="18"/>
                <w:lang w:eastAsia="en-GB" w:bidi="ar-SA"/>
              </w:rPr>
              <w:t>: 3,389</w:t>
            </w:r>
          </w:p>
          <w:p w:rsidR="008C1C2E" w:rsidRDefault="008C1C2E" w:rsidP="00C67A11">
            <w:pPr>
              <w:pStyle w:val="BodyText"/>
              <w:spacing w:after="20" w:line="240" w:lineRule="auto"/>
              <w:jc w:val="left"/>
              <w:rPr>
                <w:rFonts w:ascii="Courier New" w:hAnsi="Courier New" w:cs="Courier New"/>
                <w:b/>
                <w:color w:val="0070C0"/>
                <w:sz w:val="18"/>
                <w:szCs w:val="18"/>
                <w:lang w:eastAsia="en-GB" w:bidi="ar-SA"/>
              </w:rPr>
            </w:pPr>
          </w:p>
          <w:p w:rsidR="008C1C2E" w:rsidRDefault="008C1C2E" w:rsidP="00C67A11">
            <w:pPr>
              <w:pStyle w:val="BodyText"/>
              <w:spacing w:after="20" w:line="240" w:lineRule="auto"/>
              <w:jc w:val="left"/>
            </w:pPr>
          </w:p>
        </w:tc>
      </w:tr>
    </w:tbl>
    <w:p w:rsidR="0057390D" w:rsidRPr="0057390D" w:rsidRDefault="0057390D" w:rsidP="0057390D">
      <w:pPr>
        <w:pStyle w:val="BodyText"/>
        <w:rPr>
          <w:lang w:val="en-GB"/>
        </w:rPr>
      </w:pPr>
    </w:p>
    <w:p w:rsidR="0057390D" w:rsidRPr="00753176" w:rsidRDefault="00894B90" w:rsidP="0057390D">
      <w:pPr>
        <w:pStyle w:val="Heading2"/>
        <w:rPr>
          <w:b w:val="0"/>
        </w:rPr>
      </w:pPr>
      <w:bookmarkStart w:id="79" w:name="_Toc319304059"/>
      <w:r>
        <w:rPr>
          <w:b w:val="0"/>
        </w:rPr>
        <w:lastRenderedPageBreak/>
        <w:t>Import</w:t>
      </w:r>
      <w:r w:rsidR="0057390D" w:rsidRPr="00753176">
        <w:rPr>
          <w:b w:val="0"/>
        </w:rPr>
        <w:t xml:space="preserve"> Linux </w:t>
      </w:r>
      <w:r>
        <w:rPr>
          <w:b w:val="0"/>
        </w:rPr>
        <w:t>GPG-KEY</w:t>
      </w:r>
      <w:bookmarkEnd w:id="79"/>
    </w:p>
    <w:tbl>
      <w:tblPr>
        <w:tblStyle w:val="TableGrid"/>
        <w:tblW w:w="9576" w:type="dxa"/>
        <w:tblInd w:w="-7" w:type="dxa"/>
        <w:tblLayout w:type="fixed"/>
        <w:tblLook w:val="04A0"/>
      </w:tblPr>
      <w:tblGrid>
        <w:gridCol w:w="828"/>
        <w:gridCol w:w="8748"/>
      </w:tblGrid>
      <w:tr w:rsidR="0057390D" w:rsidRPr="00256EB2" w:rsidTr="0057390D">
        <w:tc>
          <w:tcPr>
            <w:tcW w:w="828" w:type="dxa"/>
          </w:tcPr>
          <w:p w:rsidR="0057390D" w:rsidRDefault="00CB1FC1" w:rsidP="0057390D">
            <w:pPr>
              <w:pStyle w:val="BWSBodyText"/>
              <w:jc w:val="left"/>
            </w:pPr>
            <w:r>
              <w:rPr>
                <w:noProof/>
              </w:rPr>
              <w:pict>
                <v:roundrect id="Rounded Rectangle 246" o:spid="_x0000_s1099" style="position:absolute;margin-left:7.5pt;margin-top:2.9pt;width:14.4pt;height:10.8pt;z-index:2517652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BWHZlg3AgAAawQAAA4AAAAAAAAAAAAAAAAA&#10;LgIAAGRycy9lMm9Eb2MueG1sUEsBAi0AFAAGAAgAAAAhANPA5t/aAAAABgEAAA8AAAAAAAAAAAAA&#10;AAAAkQQAAGRycy9kb3ducmV2LnhtbFBLBQYAAAAABAAEAPMAAACYBQAAAAA=&#10;"/>
              </w:pict>
            </w:r>
          </w:p>
        </w:tc>
        <w:tc>
          <w:tcPr>
            <w:tcW w:w="8748" w:type="dxa"/>
          </w:tcPr>
          <w:p w:rsidR="009B4F37" w:rsidRDefault="009B4F37" w:rsidP="009B4F37">
            <w:pPr>
              <w:pStyle w:val="BWSBodyText"/>
              <w:jc w:val="left"/>
              <w:rPr>
                <w:color w:val="000000"/>
              </w:rPr>
            </w:pPr>
            <w:r>
              <w:t>Copy BWS-V2-CGC-KEY from BMS server and Import it on Standby Blade</w:t>
            </w:r>
          </w:p>
          <w:p w:rsidR="009B4F37" w:rsidRPr="00FC2634" w:rsidRDefault="009B4F37" w:rsidP="009B4F37">
            <w:pPr>
              <w:pStyle w:val="BWSBodyText"/>
              <w:jc w:val="left"/>
            </w:pPr>
            <w:proofErr w:type="spellStart"/>
            <w:r>
              <w:t>Normaly</w:t>
            </w:r>
            <w:proofErr w:type="spellEnd"/>
            <w:r>
              <w:t xml:space="preserve"> </w:t>
            </w:r>
            <w:r w:rsidRPr="00FC2634">
              <w:t>Located on BMS server at:</w:t>
            </w:r>
            <w:r>
              <w:t xml:space="preserve"> /</w:t>
            </w:r>
            <w:proofErr w:type="spellStart"/>
            <w:r w:rsidRPr="00FC2634">
              <w:t>var</w:t>
            </w:r>
            <w:proofErr w:type="spellEnd"/>
            <w:r w:rsidRPr="00FC2634">
              <w:t>/www/</w:t>
            </w:r>
            <w:proofErr w:type="spellStart"/>
            <w:r w:rsidRPr="00FC2634">
              <w:t>htmlcdrom</w:t>
            </w:r>
            <w:proofErr w:type="spellEnd"/>
            <w:r w:rsidRPr="00FC2634">
              <w:t>/</w:t>
            </w:r>
            <w:proofErr w:type="spellStart"/>
            <w:r w:rsidRPr="00FC2634">
              <w:t>iso</w:t>
            </w:r>
            <w:proofErr w:type="spellEnd"/>
            <w:r w:rsidRPr="00FC2634">
              <w:t>/RPM-GPG-KEY-</w:t>
            </w:r>
            <w:proofErr w:type="spellStart"/>
            <w:r w:rsidRPr="00FC2634">
              <w:t>redhat</w:t>
            </w:r>
            <w:proofErr w:type="spellEnd"/>
            <w:r w:rsidRPr="00FC2634">
              <w:t>-release</w:t>
            </w:r>
          </w:p>
          <w:p w:rsidR="009B4F37" w:rsidRDefault="009B4F37" w:rsidP="00E508BC">
            <w:pPr>
              <w:pStyle w:val="command"/>
            </w:pPr>
          </w:p>
          <w:p w:rsidR="009B4F37" w:rsidRDefault="009B4F37" w:rsidP="009B4F37">
            <w:pPr>
              <w:pStyle w:val="BodyText"/>
              <w:spacing w:after="20" w:line="240" w:lineRule="auto"/>
              <w:jc w:val="left"/>
              <w:rPr>
                <w:rFonts w:ascii="Courier New" w:hAnsi="Courier New" w:cs="Courier New"/>
                <w:b/>
                <w:color w:val="auto"/>
                <w:sz w:val="18"/>
                <w:szCs w:val="18"/>
                <w:lang w:eastAsia="en-GB" w:bidi="ar-SA"/>
              </w:rPr>
            </w:pPr>
            <w:r w:rsidRPr="00FC2634">
              <w:rPr>
                <w:rFonts w:ascii="Courier New" w:hAnsi="Courier New" w:cs="Courier New"/>
                <w:b/>
                <w:color w:val="auto"/>
                <w:sz w:val="18"/>
                <w:szCs w:val="18"/>
                <w:lang w:eastAsia="en-GB" w:bidi="ar-SA"/>
              </w:rPr>
              <w:t xml:space="preserve"># </w:t>
            </w:r>
            <w:proofErr w:type="spellStart"/>
            <w:r w:rsidRPr="00FC2634">
              <w:rPr>
                <w:rFonts w:ascii="Courier New" w:hAnsi="Courier New" w:cs="Courier New"/>
                <w:b/>
                <w:color w:val="auto"/>
                <w:sz w:val="18"/>
                <w:szCs w:val="18"/>
                <w:lang w:eastAsia="en-GB" w:bidi="ar-SA"/>
              </w:rPr>
              <w:t>mkdir</w:t>
            </w:r>
            <w:proofErr w:type="spellEnd"/>
            <w:r w:rsidRPr="00FC2634">
              <w:rPr>
                <w:rFonts w:ascii="Courier New" w:hAnsi="Courier New" w:cs="Courier New"/>
                <w:b/>
                <w:color w:val="auto"/>
                <w:sz w:val="18"/>
                <w:szCs w:val="18"/>
                <w:lang w:eastAsia="en-GB" w:bidi="ar-SA"/>
              </w:rPr>
              <w:t xml:space="preserve"> -p /stage/Linux</w:t>
            </w:r>
          </w:p>
          <w:p w:rsidR="009B4F37" w:rsidRPr="00FC2634" w:rsidRDefault="009B4F37" w:rsidP="009B4F37">
            <w:pPr>
              <w:pStyle w:val="BodyText"/>
              <w:spacing w:after="20" w:line="240" w:lineRule="auto"/>
              <w:jc w:val="left"/>
              <w:rPr>
                <w:rFonts w:ascii="Courier New" w:hAnsi="Courier New" w:cs="Courier New"/>
                <w:b/>
                <w:sz w:val="18"/>
                <w:szCs w:val="18"/>
              </w:rPr>
            </w:pPr>
            <w:r w:rsidRPr="00FC2634">
              <w:rPr>
                <w:rFonts w:ascii="Courier New" w:hAnsi="Courier New" w:cs="Courier New"/>
                <w:b/>
                <w:sz w:val="18"/>
                <w:szCs w:val="18"/>
              </w:rPr>
              <w:t xml:space="preserve"># </w:t>
            </w:r>
            <w:proofErr w:type="spellStart"/>
            <w:r w:rsidRPr="00FC2634">
              <w:rPr>
                <w:rFonts w:ascii="Courier New" w:hAnsi="Courier New" w:cs="Courier New"/>
                <w:b/>
                <w:sz w:val="18"/>
                <w:szCs w:val="18"/>
              </w:rPr>
              <w:t>scp</w:t>
            </w:r>
            <w:proofErr w:type="spellEnd"/>
            <w:r w:rsidRPr="00FC2634">
              <w:rPr>
                <w:rFonts w:ascii="Courier New" w:hAnsi="Courier New" w:cs="Courier New"/>
                <w:b/>
                <w:sz w:val="18"/>
                <w:szCs w:val="18"/>
              </w:rPr>
              <w:t xml:space="preserve"> </w:t>
            </w:r>
            <w:r>
              <w:rPr>
                <w:rFonts w:ascii="Courier New" w:hAnsi="Courier New" w:cs="Courier New"/>
                <w:b/>
                <w:sz w:val="18"/>
                <w:szCs w:val="18"/>
              </w:rPr>
              <w:t>&lt;BMS_SERVER&gt;:</w:t>
            </w:r>
            <w:r w:rsidRPr="00FC2634">
              <w:rPr>
                <w:rFonts w:ascii="Courier New" w:hAnsi="Courier New" w:cs="Courier New"/>
                <w:b/>
                <w:sz w:val="18"/>
                <w:szCs w:val="18"/>
              </w:rPr>
              <w:t>/</w:t>
            </w:r>
            <w:proofErr w:type="spellStart"/>
            <w:r w:rsidRPr="00FC2634">
              <w:rPr>
                <w:rFonts w:ascii="Courier New" w:hAnsi="Courier New" w:cs="Courier New"/>
                <w:b/>
                <w:sz w:val="18"/>
                <w:szCs w:val="18"/>
              </w:rPr>
              <w:t>var</w:t>
            </w:r>
            <w:proofErr w:type="spellEnd"/>
            <w:r w:rsidRPr="00FC2634">
              <w:rPr>
                <w:rFonts w:ascii="Courier New" w:hAnsi="Courier New" w:cs="Courier New"/>
                <w:b/>
                <w:sz w:val="18"/>
                <w:szCs w:val="18"/>
              </w:rPr>
              <w:t>/www/html</w:t>
            </w:r>
            <w:r>
              <w:rPr>
                <w:rFonts w:ascii="Courier New" w:hAnsi="Courier New" w:cs="Courier New"/>
                <w:b/>
                <w:sz w:val="18"/>
                <w:szCs w:val="18"/>
              </w:rPr>
              <w:t>/</w:t>
            </w:r>
            <w:proofErr w:type="spellStart"/>
            <w:r w:rsidRPr="00FC2634">
              <w:rPr>
                <w:rFonts w:ascii="Courier New" w:hAnsi="Courier New" w:cs="Courier New"/>
                <w:b/>
                <w:sz w:val="18"/>
                <w:szCs w:val="18"/>
              </w:rPr>
              <w:t>cdrom</w:t>
            </w:r>
            <w:proofErr w:type="spellEnd"/>
            <w:r w:rsidRPr="00FC2634">
              <w:rPr>
                <w:rFonts w:ascii="Courier New" w:hAnsi="Courier New" w:cs="Courier New"/>
                <w:b/>
                <w:sz w:val="18"/>
                <w:szCs w:val="18"/>
              </w:rPr>
              <w:t>/</w:t>
            </w:r>
            <w:proofErr w:type="spellStart"/>
            <w:r w:rsidRPr="00FC2634">
              <w:rPr>
                <w:rFonts w:ascii="Courier New" w:hAnsi="Courier New" w:cs="Courier New"/>
                <w:b/>
                <w:sz w:val="18"/>
                <w:szCs w:val="18"/>
              </w:rPr>
              <w:t>iso</w:t>
            </w:r>
            <w:proofErr w:type="spellEnd"/>
            <w:r w:rsidRPr="00FC2634">
              <w:rPr>
                <w:rFonts w:ascii="Courier New" w:hAnsi="Courier New" w:cs="Courier New"/>
                <w:b/>
                <w:sz w:val="18"/>
                <w:szCs w:val="18"/>
              </w:rPr>
              <w:t>/RPM-GPG-KEY-</w:t>
            </w:r>
            <w:proofErr w:type="spellStart"/>
            <w:r w:rsidRPr="00FC2634">
              <w:rPr>
                <w:rFonts w:ascii="Courier New" w:hAnsi="Courier New" w:cs="Courier New"/>
                <w:b/>
                <w:sz w:val="18"/>
                <w:szCs w:val="18"/>
              </w:rPr>
              <w:t>redhat</w:t>
            </w:r>
            <w:proofErr w:type="spellEnd"/>
            <w:r w:rsidRPr="00FC2634">
              <w:rPr>
                <w:rFonts w:ascii="Courier New" w:hAnsi="Courier New" w:cs="Courier New"/>
                <w:b/>
                <w:sz w:val="18"/>
                <w:szCs w:val="18"/>
              </w:rPr>
              <w:t>-release</w:t>
            </w:r>
            <w:r>
              <w:rPr>
                <w:rFonts w:ascii="Courier New" w:hAnsi="Courier New" w:cs="Courier New"/>
                <w:b/>
                <w:sz w:val="18"/>
                <w:szCs w:val="18"/>
              </w:rPr>
              <w:t xml:space="preserve"> /stage/Linux</w:t>
            </w:r>
          </w:p>
          <w:p w:rsidR="009B4F37" w:rsidRPr="00FC2634" w:rsidRDefault="009B4F37" w:rsidP="009B4F37">
            <w:pPr>
              <w:pStyle w:val="BodyText"/>
              <w:spacing w:after="20" w:line="240" w:lineRule="auto"/>
              <w:jc w:val="left"/>
              <w:rPr>
                <w:rFonts w:ascii="Courier New" w:hAnsi="Courier New" w:cs="Courier New"/>
                <w:b/>
                <w:sz w:val="18"/>
                <w:szCs w:val="18"/>
              </w:rPr>
            </w:pPr>
          </w:p>
          <w:p w:rsidR="009B4F37" w:rsidRPr="00FC2634" w:rsidRDefault="009B4F37" w:rsidP="009B4F37">
            <w:pPr>
              <w:pStyle w:val="BodyText"/>
              <w:spacing w:after="20" w:line="240" w:lineRule="auto"/>
              <w:jc w:val="left"/>
              <w:rPr>
                <w:rFonts w:ascii="Courier New" w:hAnsi="Courier New" w:cs="Courier New"/>
                <w:b/>
                <w:sz w:val="18"/>
                <w:szCs w:val="18"/>
              </w:rPr>
            </w:pPr>
            <w:r w:rsidRPr="00FC2634">
              <w:rPr>
                <w:rFonts w:ascii="Courier New" w:hAnsi="Courier New" w:cs="Courier New"/>
                <w:b/>
                <w:sz w:val="18"/>
                <w:szCs w:val="18"/>
              </w:rPr>
              <w:t xml:space="preserve"># rpm --import </w:t>
            </w:r>
            <w:r>
              <w:rPr>
                <w:rFonts w:ascii="Courier New" w:hAnsi="Courier New" w:cs="Courier New"/>
                <w:b/>
                <w:sz w:val="18"/>
                <w:szCs w:val="18"/>
              </w:rPr>
              <w:t>/stage/Linux/</w:t>
            </w:r>
            <w:r w:rsidRPr="00FC2634">
              <w:rPr>
                <w:rFonts w:ascii="Courier New" w:hAnsi="Courier New" w:cs="Courier New"/>
                <w:b/>
                <w:sz w:val="18"/>
                <w:szCs w:val="18"/>
              </w:rPr>
              <w:t>RPM-GPG-KEY-</w:t>
            </w:r>
            <w:proofErr w:type="spellStart"/>
            <w:r w:rsidRPr="00FC2634">
              <w:rPr>
                <w:rFonts w:ascii="Courier New" w:hAnsi="Courier New" w:cs="Courier New"/>
                <w:b/>
                <w:sz w:val="18"/>
                <w:szCs w:val="18"/>
              </w:rPr>
              <w:t>redhat</w:t>
            </w:r>
            <w:proofErr w:type="spellEnd"/>
            <w:r w:rsidRPr="00FC2634">
              <w:rPr>
                <w:rFonts w:ascii="Courier New" w:hAnsi="Courier New" w:cs="Courier New"/>
                <w:b/>
                <w:sz w:val="18"/>
                <w:szCs w:val="18"/>
              </w:rPr>
              <w:t>-release</w:t>
            </w:r>
          </w:p>
          <w:p w:rsidR="0057390D" w:rsidRDefault="0057390D" w:rsidP="0057390D">
            <w:pPr>
              <w:pStyle w:val="BWSBodyText"/>
              <w:jc w:val="left"/>
            </w:pPr>
          </w:p>
        </w:tc>
      </w:tr>
    </w:tbl>
    <w:p w:rsidR="008C1C2E" w:rsidRDefault="008C1C2E" w:rsidP="00406C41">
      <w:pPr>
        <w:pStyle w:val="BodyText"/>
        <w:jc w:val="left"/>
        <w:rPr>
          <w:lang w:val="en-CA"/>
        </w:rPr>
      </w:pPr>
    </w:p>
    <w:p w:rsidR="008C1C2E" w:rsidRPr="00753176" w:rsidRDefault="008C1C2E" w:rsidP="008C1C2E">
      <w:pPr>
        <w:pStyle w:val="Heading2"/>
        <w:rPr>
          <w:b w:val="0"/>
        </w:rPr>
      </w:pPr>
      <w:bookmarkStart w:id="80" w:name="_Toc318709764"/>
      <w:bookmarkStart w:id="81" w:name="_Toc319304060"/>
      <w:r w:rsidRPr="00753176">
        <w:rPr>
          <w:b w:val="0"/>
        </w:rPr>
        <w:t>Update</w:t>
      </w:r>
      <w:bookmarkEnd w:id="80"/>
      <w:r w:rsidRPr="00753176">
        <w:rPr>
          <w:b w:val="0"/>
        </w:rPr>
        <w:t xml:space="preserve"> Linux with latest BMS repository </w:t>
      </w:r>
      <w:proofErr w:type="spellStart"/>
      <w:r w:rsidRPr="00753176">
        <w:rPr>
          <w:b w:val="0"/>
        </w:rPr>
        <w:t>rpms</w:t>
      </w:r>
      <w:bookmarkEnd w:id="81"/>
      <w:proofErr w:type="spellEnd"/>
    </w:p>
    <w:tbl>
      <w:tblPr>
        <w:tblStyle w:val="TableGrid"/>
        <w:tblW w:w="0" w:type="auto"/>
        <w:tblInd w:w="18" w:type="dxa"/>
        <w:tblLook w:val="04A0"/>
      </w:tblPr>
      <w:tblGrid>
        <w:gridCol w:w="828"/>
        <w:gridCol w:w="7902"/>
      </w:tblGrid>
      <w:tr w:rsidR="008C1C2E" w:rsidTr="0077706A">
        <w:tc>
          <w:tcPr>
            <w:tcW w:w="828" w:type="dxa"/>
          </w:tcPr>
          <w:p w:rsidR="008C1C2E" w:rsidRDefault="008C1C2E" w:rsidP="00C67A11">
            <w:pPr>
              <w:pStyle w:val="BWSBodyText"/>
              <w:ind w:left="-108"/>
              <w:jc w:val="left"/>
              <w:rPr>
                <w:noProof/>
              </w:rPr>
            </w:pPr>
          </w:p>
        </w:tc>
        <w:tc>
          <w:tcPr>
            <w:tcW w:w="7902" w:type="dxa"/>
          </w:tcPr>
          <w:p w:rsidR="008C1C2E" w:rsidRDefault="008C1C2E" w:rsidP="008C1C2E">
            <w:pPr>
              <w:pStyle w:val="BWSBodyText"/>
              <w:jc w:val="left"/>
            </w:pPr>
          </w:p>
        </w:tc>
      </w:tr>
      <w:tr w:rsidR="008C1C2E" w:rsidRPr="00256EB2" w:rsidTr="0077706A">
        <w:tc>
          <w:tcPr>
            <w:tcW w:w="828" w:type="dxa"/>
          </w:tcPr>
          <w:p w:rsidR="008C1C2E" w:rsidRDefault="00CB1FC1" w:rsidP="00C67A11">
            <w:pPr>
              <w:pStyle w:val="BWSBodyText"/>
              <w:ind w:left="-108"/>
              <w:jc w:val="left"/>
            </w:pPr>
            <w:r>
              <w:rPr>
                <w:noProof/>
              </w:rPr>
              <w:pict>
                <v:roundrect id="_x0000_s1098" style="position:absolute;left:0;text-align:left;margin-left:7.5pt;margin-top:2.9pt;width:14.4pt;height:10.8pt;z-index:25171916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"/>
              </w:pict>
            </w:r>
          </w:p>
        </w:tc>
        <w:tc>
          <w:tcPr>
            <w:tcW w:w="7902" w:type="dxa"/>
          </w:tcPr>
          <w:p w:rsidR="008C1C2E" w:rsidRDefault="008C1C2E" w:rsidP="00C67A11">
            <w:pPr>
              <w:pStyle w:val="BWSBodyText"/>
              <w:jc w:val="left"/>
              <w:rPr>
                <w:color w:val="000000"/>
              </w:rPr>
            </w:pPr>
            <w:r>
              <w:t xml:space="preserve">Login as root </w:t>
            </w:r>
          </w:p>
        </w:tc>
      </w:tr>
      <w:tr w:rsidR="008C1C2E" w:rsidRPr="003D536D" w:rsidTr="0077706A">
        <w:tc>
          <w:tcPr>
            <w:tcW w:w="828" w:type="dxa"/>
          </w:tcPr>
          <w:p w:rsidR="008C1C2E" w:rsidRDefault="00CB1FC1" w:rsidP="00E508BC">
            <w:pPr>
              <w:pStyle w:val="command"/>
              <w:rPr>
                <w:color w:val="FFFFFF"/>
              </w:rPr>
            </w:pPr>
            <w:r w:rsidRPr="00CB1FC1">
              <w:rPr>
                <w:noProof/>
              </w:rPr>
              <w:pict>
                <v:roundrect id="_x0000_s1097" style="position:absolute;left:0;text-align:left;margin-left:7.5pt;margin-top:2.9pt;width:14.4pt;height:10.8pt;z-index:25172019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6imqzACAABhBAAADgAAAAAAAAAAAAAAAAAuAgAAZHJz&#10;L2Uyb0RvYy54bWxQSwECLQAUAAYACAAAACEA08Dm39oAAAAGAQAADwAAAAAAAAAAAAAAAACKBAAA&#10;ZHJzL2Rvd25yZXYueG1sUEsFBgAAAAAEAAQA8wAAAJEFAAAAAA==&#10;"/>
              </w:pict>
            </w:r>
          </w:p>
        </w:tc>
        <w:tc>
          <w:tcPr>
            <w:tcW w:w="7902" w:type="dxa"/>
          </w:tcPr>
          <w:p w:rsidR="008C1C2E" w:rsidRDefault="008C1C2E" w:rsidP="00E508BC">
            <w:pPr>
              <w:pStyle w:val="command"/>
            </w:pPr>
          </w:p>
          <w:p w:rsidR="008C1C2E" w:rsidRDefault="008C1C2E" w:rsidP="00C67A11">
            <w:pPr>
              <w:pStyle w:val="BWSBodyText"/>
              <w:jc w:val="left"/>
            </w:pPr>
            <w:r>
              <w:t>U</w:t>
            </w:r>
            <w:r w:rsidRPr="00B54E08">
              <w:t xml:space="preserve">pdate </w:t>
            </w:r>
            <w:proofErr w:type="spellStart"/>
            <w:r w:rsidRPr="00B54E08">
              <w:t>linux</w:t>
            </w:r>
            <w:proofErr w:type="spellEnd"/>
            <w:r>
              <w:t>:</w:t>
            </w:r>
          </w:p>
          <w:p w:rsidR="008C1C2E" w:rsidRDefault="008C1C2E" w:rsidP="00E508BC">
            <w:pPr>
              <w:pStyle w:val="command"/>
            </w:pPr>
          </w:p>
          <w:p w:rsidR="008C1C2E" w:rsidRPr="000D1EEE" w:rsidRDefault="008C1C2E" w:rsidP="000D1EEE">
            <w:pPr>
              <w:pStyle w:val="BodyText"/>
              <w:spacing w:after="20" w:line="240" w:lineRule="auto"/>
              <w:jc w:val="left"/>
              <w:rPr>
                <w:rFonts w:ascii="Courier New" w:hAnsi="Courier New" w:cs="Courier New"/>
                <w:b/>
                <w:sz w:val="18"/>
                <w:szCs w:val="18"/>
              </w:rPr>
            </w:pPr>
            <w:r w:rsidRPr="000D1EEE">
              <w:rPr>
                <w:rFonts w:ascii="Courier New" w:hAnsi="Courier New" w:cs="Courier New"/>
                <w:b/>
                <w:sz w:val="18"/>
                <w:szCs w:val="18"/>
              </w:rPr>
              <w:t xml:space="preserve"># yum update </w:t>
            </w:r>
          </w:p>
          <w:p w:rsidR="008C1C2E" w:rsidRDefault="008C1C2E" w:rsidP="00E508BC">
            <w:pPr>
              <w:pStyle w:val="command"/>
            </w:pPr>
          </w:p>
          <w:p w:rsidR="008C1C2E" w:rsidRDefault="008C1C2E" w:rsidP="00E508BC">
            <w:pPr>
              <w:pStyle w:val="command"/>
            </w:pPr>
          </w:p>
        </w:tc>
      </w:tr>
    </w:tbl>
    <w:p w:rsidR="008C1C2E" w:rsidRDefault="008C1C2E" w:rsidP="00406C41">
      <w:pPr>
        <w:pStyle w:val="BodyText"/>
        <w:jc w:val="left"/>
        <w:rPr>
          <w:lang w:val="en-CA"/>
        </w:rPr>
      </w:pPr>
    </w:p>
    <w:p w:rsidR="00406C41" w:rsidRPr="00753176" w:rsidRDefault="00406C41" w:rsidP="007D6D20">
      <w:pPr>
        <w:pStyle w:val="Heading2"/>
        <w:rPr>
          <w:b w:val="0"/>
        </w:rPr>
      </w:pPr>
      <w:bookmarkStart w:id="82" w:name="_Toc318709765"/>
      <w:bookmarkStart w:id="83" w:name="_Toc319304061"/>
      <w:r w:rsidRPr="00753176">
        <w:rPr>
          <w:b w:val="0"/>
        </w:rPr>
        <w:t xml:space="preserve">Update Linux with 02022012 security </w:t>
      </w:r>
      <w:proofErr w:type="spellStart"/>
      <w:r w:rsidRPr="00753176">
        <w:rPr>
          <w:b w:val="0"/>
        </w:rPr>
        <w:t>rpms</w:t>
      </w:r>
      <w:bookmarkEnd w:id="82"/>
      <w:bookmarkEnd w:id="83"/>
      <w:proofErr w:type="spellEnd"/>
    </w:p>
    <w:tbl>
      <w:tblPr>
        <w:tblStyle w:val="TableGrid"/>
        <w:tblW w:w="0" w:type="auto"/>
        <w:tblInd w:w="18" w:type="dxa"/>
        <w:tblLook w:val="04A0"/>
      </w:tblPr>
      <w:tblGrid>
        <w:gridCol w:w="828"/>
        <w:gridCol w:w="7902"/>
      </w:tblGrid>
      <w:tr w:rsidR="00406C41" w:rsidTr="0077706A">
        <w:tc>
          <w:tcPr>
            <w:tcW w:w="828" w:type="dxa"/>
          </w:tcPr>
          <w:p w:rsidR="00406C41" w:rsidRPr="00B76118" w:rsidRDefault="00406C41" w:rsidP="00EE245D">
            <w:pPr>
              <w:pStyle w:val="BWSBodyText"/>
              <w:ind w:left="-108"/>
              <w:jc w:val="left"/>
              <w:rPr>
                <w:noProof/>
              </w:rPr>
            </w:pPr>
          </w:p>
        </w:tc>
        <w:tc>
          <w:tcPr>
            <w:tcW w:w="7902" w:type="dxa"/>
          </w:tcPr>
          <w:p w:rsidR="00406C41" w:rsidRDefault="00406C41" w:rsidP="00EE245D">
            <w:pPr>
              <w:pStyle w:val="BWSBodyText"/>
              <w:jc w:val="left"/>
            </w:pPr>
            <w:r>
              <w:t xml:space="preserve">- </w:t>
            </w:r>
            <w:r w:rsidRPr="0010665E">
              <w:t>rhl_update_02022012.tar.gz</w:t>
            </w:r>
            <w:r>
              <w:t xml:space="preserve">  is needed to update Linux</w:t>
            </w:r>
          </w:p>
        </w:tc>
      </w:tr>
      <w:tr w:rsidR="00406C41" w:rsidRPr="00256EB2" w:rsidTr="0077706A">
        <w:tc>
          <w:tcPr>
            <w:tcW w:w="828" w:type="dxa"/>
          </w:tcPr>
          <w:p w:rsidR="00406C41" w:rsidRPr="00EC2D3A" w:rsidRDefault="00CB1FC1" w:rsidP="00EE245D">
            <w:pPr>
              <w:pStyle w:val="BWSBodyText"/>
              <w:ind w:left="-108"/>
              <w:jc w:val="left"/>
            </w:pPr>
            <w:r>
              <w:rPr>
                <w:noProof/>
              </w:rPr>
              <w:pict>
                <v:roundrect id="_x0000_s1096" style="position:absolute;left:0;text-align:left;margin-left:7.5pt;margin-top:2.9pt;width:14.4pt;height:10.8pt;z-index:25170688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"/>
              </w:pict>
            </w:r>
          </w:p>
        </w:tc>
        <w:tc>
          <w:tcPr>
            <w:tcW w:w="7902" w:type="dxa"/>
          </w:tcPr>
          <w:p w:rsidR="00406C41" w:rsidRPr="00256EB2" w:rsidRDefault="00406C41" w:rsidP="00EE245D">
            <w:pPr>
              <w:pStyle w:val="BWSBodyText"/>
              <w:jc w:val="left"/>
            </w:pPr>
            <w:r>
              <w:t xml:space="preserve">Login as root </w:t>
            </w:r>
          </w:p>
        </w:tc>
      </w:tr>
      <w:tr w:rsidR="00406C41" w:rsidRPr="003D536D" w:rsidTr="0077706A">
        <w:tc>
          <w:tcPr>
            <w:tcW w:w="828" w:type="dxa"/>
          </w:tcPr>
          <w:p w:rsidR="00406C41" w:rsidRPr="00EC2D3A" w:rsidRDefault="00CB1FC1" w:rsidP="00EE245D">
            <w:pPr>
              <w:pStyle w:val="BWSBodyText"/>
              <w:jc w:val="left"/>
            </w:pPr>
            <w:r>
              <w:rPr>
                <w:noProof/>
              </w:rPr>
              <w:pict>
                <v:roundrect id="_x0000_s1095" style="position:absolute;margin-left:7.5pt;margin-top:2.9pt;width:14.4pt;height:10.8pt;z-index:25170790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"/>
              </w:pict>
            </w:r>
          </w:p>
        </w:tc>
        <w:tc>
          <w:tcPr>
            <w:tcW w:w="7902" w:type="dxa"/>
          </w:tcPr>
          <w:p w:rsidR="00406C41" w:rsidRDefault="00406C41" w:rsidP="00EE245D">
            <w:pPr>
              <w:ind w:firstLine="720"/>
              <w:jc w:val="left"/>
              <w:rPr>
                <w:rFonts w:ascii="Courier New" w:hAnsi="Courier New" w:cs="Courier New"/>
                <w:color w:val="000000"/>
                <w:sz w:val="18"/>
                <w:szCs w:val="18"/>
              </w:rPr>
            </w:pPr>
          </w:p>
          <w:p w:rsidR="00406C41" w:rsidRPr="0010665E" w:rsidRDefault="00406C41" w:rsidP="00EE245D">
            <w:pPr>
              <w:pStyle w:val="BWSBodyText"/>
              <w:jc w:val="left"/>
            </w:pPr>
            <w:r w:rsidRPr="0010665E">
              <w:t>Here steps  to upgrade the server:</w:t>
            </w:r>
          </w:p>
          <w:p w:rsidR="00406C41" w:rsidRDefault="00406C41" w:rsidP="00EE245D">
            <w:pPr>
              <w:pStyle w:val="BWSBodyText"/>
              <w:jc w:val="left"/>
            </w:pPr>
          </w:p>
          <w:p w:rsidR="00406C41" w:rsidRDefault="00406C41" w:rsidP="00EE245D">
            <w:pPr>
              <w:pStyle w:val="BWSBodyText"/>
              <w:jc w:val="left"/>
            </w:pPr>
            <w:r>
              <w:t>Create  directory:</w:t>
            </w:r>
          </w:p>
          <w:p w:rsidR="00406C41" w:rsidRDefault="00406C41" w:rsidP="00EE245D">
            <w:pPr>
              <w:pStyle w:val="BWSBodyText"/>
              <w:jc w:val="left"/>
            </w:pPr>
          </w:p>
          <w:p w:rsidR="00406C41" w:rsidRPr="000D1EEE" w:rsidRDefault="00406C41" w:rsidP="000D1EEE">
            <w:pPr>
              <w:pStyle w:val="BodyText"/>
              <w:spacing w:after="20" w:line="240" w:lineRule="auto"/>
              <w:jc w:val="left"/>
              <w:rPr>
                <w:rFonts w:ascii="Courier New" w:hAnsi="Courier New" w:cs="Courier New"/>
                <w:b/>
                <w:sz w:val="18"/>
                <w:szCs w:val="18"/>
              </w:rPr>
            </w:pPr>
            <w:r w:rsidRPr="000D1EEE">
              <w:rPr>
                <w:rFonts w:ascii="Courier New" w:hAnsi="Courier New" w:cs="Courier New"/>
                <w:b/>
                <w:sz w:val="18"/>
                <w:szCs w:val="18"/>
              </w:rPr>
              <w:t xml:space="preserve"># </w:t>
            </w:r>
            <w:proofErr w:type="spellStart"/>
            <w:r w:rsidRPr="000D1EEE">
              <w:rPr>
                <w:rFonts w:ascii="Courier New" w:hAnsi="Courier New" w:cs="Courier New"/>
                <w:b/>
                <w:sz w:val="18"/>
                <w:szCs w:val="18"/>
              </w:rPr>
              <w:t>mkdir</w:t>
            </w:r>
            <w:proofErr w:type="spellEnd"/>
            <w:r w:rsidRPr="000D1EEE">
              <w:rPr>
                <w:rFonts w:ascii="Courier New" w:hAnsi="Courier New" w:cs="Courier New"/>
                <w:b/>
                <w:sz w:val="18"/>
                <w:szCs w:val="18"/>
              </w:rPr>
              <w:t xml:space="preserve"> -p /stage/Linux/update02022012</w:t>
            </w:r>
          </w:p>
          <w:p w:rsidR="00406C41" w:rsidRPr="0010665E" w:rsidRDefault="00406C41" w:rsidP="00EE245D">
            <w:pPr>
              <w:pStyle w:val="BWSBodyText"/>
              <w:jc w:val="left"/>
            </w:pPr>
          </w:p>
          <w:p w:rsidR="00406C41" w:rsidRDefault="00406C41" w:rsidP="00EE245D">
            <w:pPr>
              <w:pStyle w:val="BWSBodyText"/>
              <w:jc w:val="left"/>
            </w:pPr>
            <w:r>
              <w:t xml:space="preserve">Copy </w:t>
            </w:r>
            <w:r w:rsidRPr="0010665E">
              <w:t xml:space="preserve">rhl_update_02022012.tar.gz to /stage/Linux/update0202201  </w:t>
            </w:r>
          </w:p>
          <w:p w:rsidR="00406C41" w:rsidRDefault="00406C41" w:rsidP="00EE245D">
            <w:pPr>
              <w:pStyle w:val="BWSBodyText"/>
              <w:jc w:val="left"/>
              <w:rPr>
                <w:color w:val="993366"/>
              </w:rPr>
            </w:pPr>
          </w:p>
          <w:p w:rsidR="00406C41" w:rsidRPr="0010665E" w:rsidRDefault="00406C41" w:rsidP="00EE245D">
            <w:pPr>
              <w:pStyle w:val="BWSBodyText"/>
              <w:jc w:val="left"/>
            </w:pPr>
            <w:proofErr w:type="spellStart"/>
            <w:r w:rsidRPr="0010665E">
              <w:t>Excute</w:t>
            </w:r>
            <w:proofErr w:type="spellEnd"/>
            <w:r w:rsidRPr="0010665E">
              <w:t xml:space="preserve"> following  steps</w:t>
            </w:r>
            <w:r>
              <w:t>:</w:t>
            </w:r>
          </w:p>
          <w:p w:rsidR="00406C41" w:rsidRPr="000D1EEE" w:rsidRDefault="00406C41" w:rsidP="000D1EEE">
            <w:pPr>
              <w:pStyle w:val="BodyText"/>
              <w:spacing w:after="20" w:line="240" w:lineRule="auto"/>
              <w:jc w:val="left"/>
              <w:rPr>
                <w:rFonts w:ascii="Courier New" w:hAnsi="Courier New" w:cs="Courier New"/>
                <w:b/>
                <w:sz w:val="18"/>
                <w:szCs w:val="18"/>
              </w:rPr>
            </w:pPr>
            <w:r w:rsidRPr="000D1EEE">
              <w:rPr>
                <w:rFonts w:ascii="Courier New" w:hAnsi="Courier New" w:cs="Courier New"/>
                <w:b/>
                <w:sz w:val="18"/>
                <w:szCs w:val="18"/>
              </w:rPr>
              <w:t xml:space="preserve"># </w:t>
            </w:r>
            <w:proofErr w:type="spellStart"/>
            <w:r w:rsidRPr="000D1EEE">
              <w:rPr>
                <w:rFonts w:ascii="Courier New" w:hAnsi="Courier New" w:cs="Courier New"/>
                <w:b/>
                <w:sz w:val="18"/>
                <w:szCs w:val="18"/>
              </w:rPr>
              <w:t>cd</w:t>
            </w:r>
            <w:proofErr w:type="spellEnd"/>
            <w:r w:rsidRPr="000D1EEE">
              <w:rPr>
                <w:rFonts w:ascii="Courier New" w:hAnsi="Courier New" w:cs="Courier New"/>
                <w:b/>
                <w:sz w:val="18"/>
                <w:szCs w:val="18"/>
              </w:rPr>
              <w:t xml:space="preserve"> /stage/Linux/update02022012</w:t>
            </w:r>
          </w:p>
          <w:p w:rsidR="00406C41" w:rsidRPr="000D1EEE" w:rsidRDefault="00406C41" w:rsidP="000D1EEE">
            <w:pPr>
              <w:pStyle w:val="BodyText"/>
              <w:spacing w:after="20" w:line="240" w:lineRule="auto"/>
              <w:jc w:val="left"/>
              <w:rPr>
                <w:rFonts w:ascii="Courier New" w:hAnsi="Courier New" w:cs="Courier New"/>
                <w:b/>
                <w:sz w:val="18"/>
                <w:szCs w:val="18"/>
              </w:rPr>
            </w:pPr>
            <w:r w:rsidRPr="000D1EEE">
              <w:rPr>
                <w:rFonts w:ascii="Courier New" w:hAnsi="Courier New" w:cs="Courier New"/>
                <w:b/>
                <w:sz w:val="18"/>
                <w:szCs w:val="18"/>
              </w:rPr>
              <w:t># tar -</w:t>
            </w:r>
            <w:proofErr w:type="spellStart"/>
            <w:r w:rsidRPr="000D1EEE">
              <w:rPr>
                <w:rFonts w:ascii="Courier New" w:hAnsi="Courier New" w:cs="Courier New"/>
                <w:b/>
                <w:sz w:val="18"/>
                <w:szCs w:val="18"/>
              </w:rPr>
              <w:t>zxvf</w:t>
            </w:r>
            <w:proofErr w:type="spellEnd"/>
            <w:r w:rsidRPr="000D1EEE">
              <w:rPr>
                <w:rFonts w:ascii="Courier New" w:hAnsi="Courier New" w:cs="Courier New"/>
                <w:b/>
                <w:sz w:val="18"/>
                <w:szCs w:val="18"/>
              </w:rPr>
              <w:t xml:space="preserve"> rhl_update_02022012.tar.gz</w:t>
            </w:r>
          </w:p>
          <w:p w:rsidR="00406C41" w:rsidRPr="00BD40A0" w:rsidRDefault="00406C41" w:rsidP="000D1EEE">
            <w:pPr>
              <w:pStyle w:val="BodyText"/>
              <w:spacing w:after="20" w:line="240" w:lineRule="auto"/>
              <w:jc w:val="left"/>
              <w:rPr>
                <w:color w:val="0070C0"/>
              </w:rPr>
            </w:pPr>
            <w:r w:rsidRPr="000D1EEE">
              <w:rPr>
                <w:rFonts w:ascii="Courier New" w:hAnsi="Courier New" w:cs="Courier New"/>
                <w:b/>
                <w:sz w:val="18"/>
                <w:szCs w:val="18"/>
              </w:rPr>
              <w:t xml:space="preserve"># </w:t>
            </w:r>
            <w:proofErr w:type="gramStart"/>
            <w:r w:rsidRPr="000D1EEE">
              <w:rPr>
                <w:rFonts w:ascii="Courier New" w:hAnsi="Courier New" w:cs="Courier New"/>
                <w:b/>
                <w:sz w:val="18"/>
                <w:szCs w:val="18"/>
              </w:rPr>
              <w:t>yum</w:t>
            </w:r>
            <w:proofErr w:type="gramEnd"/>
            <w:r w:rsidRPr="000D1EEE">
              <w:rPr>
                <w:rFonts w:ascii="Courier New" w:hAnsi="Courier New" w:cs="Courier New"/>
                <w:b/>
                <w:sz w:val="18"/>
                <w:szCs w:val="18"/>
              </w:rPr>
              <w:t xml:space="preserve"> update </w:t>
            </w:r>
            <w:r w:rsidR="00756CE0" w:rsidRPr="000D1EEE">
              <w:rPr>
                <w:rFonts w:ascii="Courier New" w:hAnsi="Courier New" w:cs="Courier New"/>
                <w:b/>
                <w:sz w:val="18"/>
                <w:szCs w:val="18"/>
              </w:rPr>
              <w:t>./</w:t>
            </w:r>
            <w:r w:rsidRPr="000D1EEE">
              <w:rPr>
                <w:rFonts w:ascii="Courier New" w:hAnsi="Courier New" w:cs="Courier New"/>
                <w:b/>
                <w:sz w:val="18"/>
                <w:szCs w:val="18"/>
              </w:rPr>
              <w:t>*</w:t>
            </w:r>
          </w:p>
          <w:p w:rsidR="00406C41" w:rsidRDefault="00406C41" w:rsidP="00EE245D">
            <w:pPr>
              <w:jc w:val="left"/>
              <w:rPr>
                <w:rFonts w:ascii="Courier New" w:hAnsi="Courier New" w:cs="Courier New"/>
                <w:color w:val="1F497D"/>
                <w:sz w:val="18"/>
                <w:szCs w:val="18"/>
              </w:rPr>
            </w:pPr>
          </w:p>
          <w:p w:rsidR="00406C41" w:rsidRPr="003D536D" w:rsidRDefault="00406C41" w:rsidP="00EE245D">
            <w:pPr>
              <w:pStyle w:val="BWSBodyText"/>
              <w:jc w:val="left"/>
            </w:pPr>
          </w:p>
        </w:tc>
      </w:tr>
    </w:tbl>
    <w:p w:rsidR="00406C41" w:rsidRPr="00B54E08" w:rsidRDefault="00406C41" w:rsidP="00406C41">
      <w:pPr>
        <w:pStyle w:val="BodyText"/>
        <w:jc w:val="left"/>
        <w:rPr>
          <w:lang w:val="en-GB"/>
        </w:rPr>
      </w:pPr>
    </w:p>
    <w:p w:rsidR="00406C41" w:rsidRPr="00753176" w:rsidRDefault="00406C41" w:rsidP="008C1C2E">
      <w:pPr>
        <w:pStyle w:val="Heading2"/>
        <w:rPr>
          <w:b w:val="0"/>
          <w:lang w:val="en-GB"/>
        </w:rPr>
      </w:pPr>
      <w:bookmarkStart w:id="84" w:name="_Toc318709766"/>
      <w:bookmarkStart w:id="85" w:name="_Toc319304062"/>
      <w:r w:rsidRPr="00753176">
        <w:rPr>
          <w:b w:val="0"/>
          <w:lang w:val="en-CA"/>
        </w:rPr>
        <w:t>Transfer backup tar ball from BMS server</w:t>
      </w:r>
      <w:bookmarkEnd w:id="84"/>
      <w:bookmarkEnd w:id="85"/>
    </w:p>
    <w:tbl>
      <w:tblPr>
        <w:tblStyle w:val="TableGrid"/>
        <w:tblW w:w="9576" w:type="dxa"/>
        <w:tblInd w:w="-7" w:type="dxa"/>
        <w:tblLayout w:type="fixed"/>
        <w:tblLook w:val="04A0"/>
      </w:tblPr>
      <w:tblGrid>
        <w:gridCol w:w="828"/>
        <w:gridCol w:w="8748"/>
      </w:tblGrid>
      <w:tr w:rsidR="00406C41" w:rsidRPr="0010665E" w:rsidTr="00EE245D">
        <w:tc>
          <w:tcPr>
            <w:tcW w:w="828" w:type="dxa"/>
          </w:tcPr>
          <w:p w:rsidR="00406C41" w:rsidRPr="0010665E" w:rsidRDefault="00CB1FC1" w:rsidP="00EE245D">
            <w:pPr>
              <w:pStyle w:val="BWSBodyText"/>
              <w:jc w:val="left"/>
            </w:pPr>
            <w:r>
              <w:rPr>
                <w:noProof/>
              </w:rPr>
              <w:pict>
                <v:roundrect id="Rounded Rectangle 242" o:spid="_x0000_s1094" style="position:absolute;margin-left:7.5pt;margin-top:2.9pt;width:14.4pt;height:10.8pt;z-index:2516956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PnOmDA3AgAAawQAAA4AAAAAAAAAAAAAAAAA&#10;LgIAAGRycy9lMm9Eb2MueG1sUEsBAi0AFAAGAAgAAAAhANPA5t/aAAAABgEAAA8AAAAAAAAAAAAA&#10;AAAAkQQAAGRycy9kb3ducmV2LnhtbFBLBQYAAAAABAAEAPMAAACYBQAAAAA=&#10;"/>
              </w:pict>
            </w:r>
          </w:p>
        </w:tc>
        <w:tc>
          <w:tcPr>
            <w:tcW w:w="8748" w:type="dxa"/>
          </w:tcPr>
          <w:p w:rsidR="00406C41" w:rsidRPr="0010665E" w:rsidRDefault="00406C41" w:rsidP="00EE245D">
            <w:pPr>
              <w:pStyle w:val="BWSBodyText"/>
              <w:jc w:val="left"/>
            </w:pPr>
            <w:r>
              <w:t xml:space="preserve">Backup file is  located </w:t>
            </w:r>
            <w:r w:rsidRPr="0010665E">
              <w:t xml:space="preserve"> on BMS server</w:t>
            </w:r>
            <w:r>
              <w:t xml:space="preserve"> in following directory:</w:t>
            </w:r>
            <w:r w:rsidRPr="0010665E">
              <w:t xml:space="preserve"> /doxstore2/</w:t>
            </w:r>
            <w:proofErr w:type="spellStart"/>
            <w:r w:rsidRPr="0010665E">
              <w:t>backstore_location</w:t>
            </w:r>
            <w:proofErr w:type="spellEnd"/>
          </w:p>
          <w:p w:rsidR="00406C41" w:rsidRPr="0010665E" w:rsidRDefault="00406C41" w:rsidP="00EE245D">
            <w:pPr>
              <w:pStyle w:val="BWSBodyText"/>
              <w:jc w:val="left"/>
            </w:pPr>
          </w:p>
          <w:p w:rsidR="00406C41" w:rsidRDefault="00406C41" w:rsidP="00EE245D">
            <w:pPr>
              <w:pStyle w:val="BWSBodyText"/>
              <w:jc w:val="left"/>
            </w:pPr>
            <w:r w:rsidRPr="0010665E">
              <w:t>Create</w:t>
            </w:r>
            <w:r>
              <w:t xml:space="preserve"> temporary directory called </w:t>
            </w:r>
            <w:r w:rsidRPr="0010665E">
              <w:t>/</w:t>
            </w:r>
            <w:proofErr w:type="spellStart"/>
            <w:r>
              <w:t>var</w:t>
            </w:r>
            <w:proofErr w:type="spellEnd"/>
            <w:r>
              <w:t>/</w:t>
            </w:r>
            <w:proofErr w:type="spellStart"/>
            <w:r>
              <w:t>tmp</w:t>
            </w:r>
            <w:proofErr w:type="spellEnd"/>
            <w:r w:rsidRPr="0010665E">
              <w:t xml:space="preserve">/backups </w:t>
            </w:r>
            <w:r>
              <w:t xml:space="preserve"> and  </w:t>
            </w:r>
            <w:r w:rsidR="00970E7C">
              <w:t>copy</w:t>
            </w:r>
            <w:r>
              <w:t xml:space="preserve"> the backup archive into it</w:t>
            </w:r>
          </w:p>
          <w:p w:rsidR="00406C41" w:rsidRPr="0010665E" w:rsidRDefault="00406C41" w:rsidP="00EE245D">
            <w:pPr>
              <w:pStyle w:val="BWSBodyText"/>
              <w:jc w:val="left"/>
            </w:pPr>
          </w:p>
          <w:p w:rsidR="00406C41" w:rsidRPr="000D1EEE" w:rsidRDefault="00406C41" w:rsidP="000D1EEE">
            <w:pPr>
              <w:pStyle w:val="BodyText"/>
              <w:spacing w:after="20" w:line="240" w:lineRule="auto"/>
              <w:jc w:val="left"/>
              <w:rPr>
                <w:rFonts w:ascii="Courier New" w:hAnsi="Courier New" w:cs="Courier New"/>
                <w:b/>
                <w:sz w:val="18"/>
                <w:szCs w:val="18"/>
              </w:rPr>
            </w:pPr>
            <w:r w:rsidRPr="000D1EEE">
              <w:rPr>
                <w:rFonts w:ascii="Courier New" w:hAnsi="Courier New" w:cs="Courier New"/>
                <w:b/>
                <w:sz w:val="18"/>
                <w:szCs w:val="18"/>
              </w:rPr>
              <w:t xml:space="preserve"># </w:t>
            </w:r>
            <w:proofErr w:type="spellStart"/>
            <w:r w:rsidRPr="000D1EEE">
              <w:rPr>
                <w:rFonts w:ascii="Courier New" w:hAnsi="Courier New" w:cs="Courier New"/>
                <w:b/>
                <w:sz w:val="18"/>
                <w:szCs w:val="18"/>
              </w:rPr>
              <w:t>mkdir</w:t>
            </w:r>
            <w:proofErr w:type="spellEnd"/>
            <w:r w:rsidRPr="000D1EEE">
              <w:rPr>
                <w:rFonts w:ascii="Courier New" w:hAnsi="Courier New" w:cs="Courier New"/>
                <w:b/>
                <w:sz w:val="18"/>
                <w:szCs w:val="18"/>
              </w:rPr>
              <w:t xml:space="preserve"> -p /</w:t>
            </w:r>
            <w:proofErr w:type="spellStart"/>
            <w:r w:rsidRPr="000D1EEE">
              <w:rPr>
                <w:rFonts w:ascii="Courier New" w:hAnsi="Courier New" w:cs="Courier New"/>
                <w:b/>
                <w:sz w:val="18"/>
                <w:szCs w:val="18"/>
              </w:rPr>
              <w:t>var</w:t>
            </w:r>
            <w:proofErr w:type="spellEnd"/>
            <w:r w:rsidRPr="000D1EEE">
              <w:rPr>
                <w:rFonts w:ascii="Courier New" w:hAnsi="Courier New" w:cs="Courier New"/>
                <w:b/>
                <w:sz w:val="18"/>
                <w:szCs w:val="18"/>
              </w:rPr>
              <w:t>/</w:t>
            </w:r>
            <w:proofErr w:type="spellStart"/>
            <w:r w:rsidRPr="000D1EEE">
              <w:rPr>
                <w:rFonts w:ascii="Courier New" w:hAnsi="Courier New" w:cs="Courier New"/>
                <w:b/>
                <w:sz w:val="18"/>
                <w:szCs w:val="18"/>
              </w:rPr>
              <w:t>tmp</w:t>
            </w:r>
            <w:proofErr w:type="spellEnd"/>
            <w:r w:rsidRPr="000D1EEE">
              <w:rPr>
                <w:rFonts w:ascii="Courier New" w:hAnsi="Courier New" w:cs="Courier New"/>
                <w:b/>
                <w:sz w:val="18"/>
                <w:szCs w:val="18"/>
              </w:rPr>
              <w:t>/backups</w:t>
            </w:r>
            <w:bookmarkStart w:id="86" w:name="_GoBack"/>
            <w:bookmarkEnd w:id="86"/>
          </w:p>
          <w:p w:rsidR="00406C41" w:rsidRPr="000D1EEE" w:rsidRDefault="00406C41" w:rsidP="000D1EEE">
            <w:pPr>
              <w:pStyle w:val="BodyText"/>
              <w:spacing w:after="20" w:line="240" w:lineRule="auto"/>
              <w:jc w:val="left"/>
              <w:rPr>
                <w:rFonts w:ascii="Courier New" w:hAnsi="Courier New" w:cs="Courier New"/>
                <w:b/>
                <w:sz w:val="18"/>
                <w:szCs w:val="18"/>
              </w:rPr>
            </w:pPr>
            <w:r w:rsidRPr="000D1EEE">
              <w:rPr>
                <w:rFonts w:ascii="Courier New" w:hAnsi="Courier New" w:cs="Courier New"/>
                <w:b/>
                <w:sz w:val="18"/>
                <w:szCs w:val="18"/>
              </w:rPr>
              <w:t xml:space="preserve"># </w:t>
            </w:r>
            <w:proofErr w:type="spellStart"/>
            <w:r w:rsidRPr="000D1EEE">
              <w:rPr>
                <w:rFonts w:ascii="Courier New" w:hAnsi="Courier New" w:cs="Courier New"/>
                <w:b/>
                <w:sz w:val="18"/>
                <w:szCs w:val="18"/>
              </w:rPr>
              <w:t>scp</w:t>
            </w:r>
            <w:proofErr w:type="spellEnd"/>
            <w:r w:rsidRPr="000D1EEE">
              <w:rPr>
                <w:rFonts w:ascii="Courier New" w:hAnsi="Courier New" w:cs="Courier New"/>
                <w:b/>
                <w:sz w:val="18"/>
                <w:szCs w:val="18"/>
              </w:rPr>
              <w:t xml:space="preserve"> &lt;BMS_SERVER&gt;:&lt;BACKUP_FILE&gt; /</w:t>
            </w:r>
            <w:proofErr w:type="spellStart"/>
            <w:r w:rsidRPr="000D1EEE">
              <w:rPr>
                <w:rFonts w:ascii="Courier New" w:hAnsi="Courier New" w:cs="Courier New"/>
                <w:b/>
                <w:sz w:val="18"/>
                <w:szCs w:val="18"/>
              </w:rPr>
              <w:t>var</w:t>
            </w:r>
            <w:proofErr w:type="spellEnd"/>
            <w:r w:rsidRPr="000D1EEE">
              <w:rPr>
                <w:rFonts w:ascii="Courier New" w:hAnsi="Courier New" w:cs="Courier New"/>
                <w:b/>
                <w:sz w:val="18"/>
                <w:szCs w:val="18"/>
              </w:rPr>
              <w:t>/</w:t>
            </w:r>
            <w:proofErr w:type="spellStart"/>
            <w:r w:rsidRPr="000D1EEE">
              <w:rPr>
                <w:rFonts w:ascii="Courier New" w:hAnsi="Courier New" w:cs="Courier New"/>
                <w:b/>
                <w:sz w:val="18"/>
                <w:szCs w:val="18"/>
              </w:rPr>
              <w:t>tmp</w:t>
            </w:r>
            <w:proofErr w:type="spellEnd"/>
            <w:r w:rsidRPr="000D1EEE">
              <w:rPr>
                <w:rFonts w:ascii="Courier New" w:hAnsi="Courier New" w:cs="Courier New"/>
                <w:b/>
                <w:sz w:val="18"/>
                <w:szCs w:val="18"/>
              </w:rPr>
              <w:t>/backups</w:t>
            </w:r>
          </w:p>
          <w:p w:rsidR="00406C41" w:rsidRDefault="00406C41" w:rsidP="00E508BC">
            <w:pPr>
              <w:pStyle w:val="command"/>
            </w:pPr>
          </w:p>
          <w:p w:rsidR="00406C41" w:rsidRPr="0010665E" w:rsidRDefault="00406C41" w:rsidP="00E508BC">
            <w:pPr>
              <w:pStyle w:val="command"/>
            </w:pPr>
          </w:p>
        </w:tc>
      </w:tr>
    </w:tbl>
    <w:p w:rsidR="00406C41" w:rsidRDefault="00406C41" w:rsidP="00406C41">
      <w:pPr>
        <w:pStyle w:val="BodyText"/>
        <w:jc w:val="left"/>
        <w:rPr>
          <w:lang w:val="en-CA"/>
        </w:rPr>
      </w:pPr>
    </w:p>
    <w:p w:rsidR="00406C41" w:rsidRPr="00753176" w:rsidRDefault="00406C41" w:rsidP="008C1C2E">
      <w:pPr>
        <w:pStyle w:val="Heading2"/>
        <w:rPr>
          <w:b w:val="0"/>
          <w:lang w:val="en-GB"/>
        </w:rPr>
      </w:pPr>
      <w:bookmarkStart w:id="87" w:name="_Toc318709767"/>
      <w:bookmarkStart w:id="88" w:name="_Toc319304063"/>
      <w:r w:rsidRPr="00753176">
        <w:rPr>
          <w:b w:val="0"/>
          <w:lang w:val="en-CA"/>
        </w:rPr>
        <w:t>Restore system /etc configuration files</w:t>
      </w:r>
      <w:bookmarkEnd w:id="87"/>
      <w:bookmarkEnd w:id="88"/>
    </w:p>
    <w:tbl>
      <w:tblPr>
        <w:tblStyle w:val="TableGrid"/>
        <w:tblW w:w="9576" w:type="dxa"/>
        <w:tblInd w:w="-7" w:type="dxa"/>
        <w:tblLayout w:type="fixed"/>
        <w:tblLook w:val="04A0"/>
      </w:tblPr>
      <w:tblGrid>
        <w:gridCol w:w="828"/>
        <w:gridCol w:w="8748"/>
      </w:tblGrid>
      <w:tr w:rsidR="00406C41" w:rsidRPr="0010665E" w:rsidTr="00EE245D">
        <w:tc>
          <w:tcPr>
            <w:tcW w:w="828" w:type="dxa"/>
          </w:tcPr>
          <w:p w:rsidR="00406C41" w:rsidRPr="0010665E" w:rsidRDefault="00CB1FC1" w:rsidP="00EE245D">
            <w:pPr>
              <w:pStyle w:val="BWSBodyText"/>
              <w:jc w:val="left"/>
            </w:pPr>
            <w:r>
              <w:rPr>
                <w:noProof/>
              </w:rPr>
              <w:pict>
                <v:roundrect id="Rounded Rectangle 254" o:spid="_x0000_s1093" style="position:absolute;margin-left:7.5pt;margin-top:2.9pt;width:14.4pt;height:10.8pt;z-index:2516966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"/>
              </w:pict>
            </w:r>
          </w:p>
        </w:tc>
        <w:tc>
          <w:tcPr>
            <w:tcW w:w="8748" w:type="dxa"/>
          </w:tcPr>
          <w:p w:rsidR="00B64681" w:rsidRDefault="00B64681" w:rsidP="00EE245D">
            <w:pPr>
              <w:pStyle w:val="BWSBodyText"/>
              <w:jc w:val="left"/>
            </w:pPr>
            <w:r>
              <w:t>- Restore the system /etc configuration files</w:t>
            </w:r>
          </w:p>
          <w:p w:rsidR="00406C41" w:rsidRDefault="00B64681" w:rsidP="00EE245D">
            <w:pPr>
              <w:pStyle w:val="BWSBodyText"/>
              <w:jc w:val="left"/>
              <w:rPr>
                <w:color w:val="000000"/>
              </w:rPr>
            </w:pPr>
            <w:r>
              <w:t xml:space="preserve">- </w:t>
            </w:r>
            <w:r w:rsidR="00406C41">
              <w:t xml:space="preserve">Backup archive files are located </w:t>
            </w:r>
            <w:r w:rsidR="00406C41" w:rsidRPr="0010665E">
              <w:t xml:space="preserve"> </w:t>
            </w:r>
            <w:r w:rsidR="00406C41">
              <w:t xml:space="preserve">in  </w:t>
            </w:r>
            <w:r w:rsidR="00406C41" w:rsidRPr="0010665E">
              <w:t>/</w:t>
            </w:r>
            <w:proofErr w:type="spellStart"/>
            <w:r w:rsidR="00406C41">
              <w:t>var</w:t>
            </w:r>
            <w:proofErr w:type="spellEnd"/>
            <w:r w:rsidR="00406C41">
              <w:t>/</w:t>
            </w:r>
            <w:proofErr w:type="spellStart"/>
            <w:r w:rsidR="00406C41">
              <w:t>tmp</w:t>
            </w:r>
            <w:proofErr w:type="spellEnd"/>
            <w:r w:rsidR="00406C41" w:rsidRPr="0010665E">
              <w:t xml:space="preserve">/backups </w:t>
            </w:r>
          </w:p>
          <w:p w:rsidR="00406C41" w:rsidRDefault="00406C41" w:rsidP="00E508BC">
            <w:pPr>
              <w:pStyle w:val="command"/>
            </w:pPr>
          </w:p>
          <w:p w:rsidR="00406C41" w:rsidRPr="0010665E" w:rsidRDefault="00406C41" w:rsidP="00E508BC">
            <w:pPr>
              <w:pStyle w:val="command"/>
            </w:pPr>
          </w:p>
        </w:tc>
      </w:tr>
      <w:tr w:rsidR="00406C41" w:rsidRPr="0010665E" w:rsidTr="00EE245D">
        <w:tc>
          <w:tcPr>
            <w:tcW w:w="828" w:type="dxa"/>
          </w:tcPr>
          <w:p w:rsidR="00406C41" w:rsidRPr="0010665E" w:rsidRDefault="00CB1FC1" w:rsidP="00EE245D">
            <w:pPr>
              <w:pStyle w:val="BWSBodyText"/>
              <w:jc w:val="left"/>
            </w:pPr>
            <w:r>
              <w:rPr>
                <w:noProof/>
              </w:rPr>
              <w:pict>
                <v:roundrect id="Rounded Rectangle 255" o:spid="_x0000_s1092" style="position:absolute;margin-left:7.5pt;margin-top:2.9pt;width:14.4pt;height:10.8pt;z-index:25169766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Kg7CMc3AgAAawQAAA4AAAAAAAAAAAAAAAAA&#10;LgIAAGRycy9lMm9Eb2MueG1sUEsBAi0AFAAGAAgAAAAhANPA5t/aAAAABgEAAA8AAAAAAAAAAAAA&#10;AAAAkQQAAGRycy9kb3ducmV2LnhtbFBLBQYAAAAABAAEAPMAAACYBQAAAAA=&#10;"/>
              </w:pict>
            </w:r>
          </w:p>
        </w:tc>
        <w:tc>
          <w:tcPr>
            <w:tcW w:w="8748" w:type="dxa"/>
          </w:tcPr>
          <w:p w:rsidR="0045126D" w:rsidRDefault="0045126D" w:rsidP="00E508BC">
            <w:pPr>
              <w:pStyle w:val="command"/>
              <w:rPr>
                <w:rFonts w:eastAsiaTheme="majorEastAsia"/>
              </w:rPr>
            </w:pPr>
          </w:p>
          <w:p w:rsidR="0045126D" w:rsidRDefault="0045126D" w:rsidP="00E508BC">
            <w:pPr>
              <w:pStyle w:val="command"/>
              <w:rPr>
                <w:rFonts w:eastAsiaTheme="majorEastAsia"/>
              </w:rPr>
            </w:pPr>
            <w:r>
              <w:rPr>
                <w:rFonts w:eastAsiaTheme="majorEastAsia"/>
              </w:rPr>
              <w:t>The restore of th</w:t>
            </w:r>
            <w:r w:rsidR="00380D4C">
              <w:rPr>
                <w:rFonts w:eastAsiaTheme="majorEastAsia"/>
              </w:rPr>
              <w:t xml:space="preserve">ese configuration  will </w:t>
            </w:r>
            <w:r w:rsidR="00B64681">
              <w:rPr>
                <w:rFonts w:eastAsiaTheme="majorEastAsia"/>
              </w:rPr>
              <w:t>overwritten</w:t>
            </w:r>
            <w:r>
              <w:rPr>
                <w:rFonts w:eastAsiaTheme="majorEastAsia"/>
              </w:rPr>
              <w:t xml:space="preserve"> </w:t>
            </w:r>
            <w:r w:rsidR="00B64681">
              <w:rPr>
                <w:rFonts w:eastAsiaTheme="majorEastAsia"/>
              </w:rPr>
              <w:t>and need to be saved</w:t>
            </w:r>
            <w:r w:rsidR="005D1A00">
              <w:rPr>
                <w:rFonts w:eastAsiaTheme="majorEastAsia"/>
              </w:rPr>
              <w:t xml:space="preserve"> first</w:t>
            </w:r>
          </w:p>
          <w:p w:rsidR="0045126D" w:rsidRPr="00B64681" w:rsidRDefault="0045126D" w:rsidP="00E508BC">
            <w:pPr>
              <w:pStyle w:val="command"/>
            </w:pPr>
            <w:r w:rsidRPr="00B64681">
              <w:t>/etc/</w:t>
            </w:r>
            <w:proofErr w:type="spellStart"/>
            <w:r w:rsidRPr="00B64681">
              <w:t>sysconfig</w:t>
            </w:r>
            <w:proofErr w:type="spellEnd"/>
            <w:r w:rsidRPr="00B64681">
              <w:t>/network-scripts/ifcfg-eth0</w:t>
            </w:r>
          </w:p>
          <w:p w:rsidR="0045126D" w:rsidRPr="00B64681" w:rsidRDefault="0045126D" w:rsidP="00E508BC">
            <w:pPr>
              <w:pStyle w:val="command"/>
            </w:pPr>
            <w:r w:rsidRPr="00B64681">
              <w:t>/etc/</w:t>
            </w:r>
            <w:proofErr w:type="spellStart"/>
            <w:r w:rsidRPr="00B64681">
              <w:t>sysconfig</w:t>
            </w:r>
            <w:proofErr w:type="spellEnd"/>
            <w:r w:rsidRPr="00B64681">
              <w:t>/network-scripts/ifcfg-eth1</w:t>
            </w:r>
          </w:p>
          <w:p w:rsidR="00380D4C" w:rsidRDefault="00380D4C" w:rsidP="00E508BC">
            <w:pPr>
              <w:pStyle w:val="command"/>
              <w:rPr>
                <w:rFonts w:eastAsiaTheme="majorEastAsia"/>
              </w:rPr>
            </w:pPr>
          </w:p>
          <w:p w:rsidR="005D1A00" w:rsidRDefault="00380D4C" w:rsidP="00E508BC">
            <w:pPr>
              <w:pStyle w:val="command"/>
              <w:rPr>
                <w:rFonts w:eastAsiaTheme="majorEastAsia"/>
              </w:rPr>
            </w:pPr>
            <w:r>
              <w:rPr>
                <w:rFonts w:eastAsiaTheme="majorEastAsia"/>
              </w:rPr>
              <w:t xml:space="preserve">It will also </w:t>
            </w:r>
            <w:r w:rsidR="005D1A00">
              <w:rPr>
                <w:rFonts w:eastAsiaTheme="majorEastAsia"/>
              </w:rPr>
              <w:t>overwrite these files and MAC address need to be saved so that they can be reapplied to the files</w:t>
            </w:r>
          </w:p>
          <w:p w:rsidR="00414A5D" w:rsidRDefault="00380D4C">
            <w:pPr>
              <w:pStyle w:val="command"/>
              <w:rPr>
                <w:caps/>
                <w:color w:val="0092DD"/>
              </w:rPr>
              <w:pPrChange w:id="89" w:author="ssciriha" w:date="2012-03-17T15:17:00Z">
                <w:pPr>
                  <w:pStyle w:val="command"/>
                  <w:tabs>
                    <w:tab w:val="left" w:pos="547"/>
                    <w:tab w:val="left" w:pos="1440"/>
                    <w:tab w:val="right" w:pos="8640"/>
                  </w:tabs>
                  <w:spacing w:before="240" w:after="20"/>
                  <w:ind w:left="547" w:right="864" w:hanging="547"/>
                </w:pPr>
              </w:pPrChange>
            </w:pPr>
            <w:r w:rsidRPr="00B64681">
              <w:t>/etc/</w:t>
            </w:r>
            <w:proofErr w:type="spellStart"/>
            <w:r w:rsidRPr="00B64681">
              <w:t>sysconfig</w:t>
            </w:r>
            <w:proofErr w:type="spellEnd"/>
            <w:r w:rsidRPr="00B64681">
              <w:t>/network-scripts/ifcfg-eth2</w:t>
            </w:r>
          </w:p>
          <w:p w:rsidR="00414A5D" w:rsidRDefault="00380D4C">
            <w:pPr>
              <w:pStyle w:val="command"/>
              <w:rPr>
                <w:caps/>
                <w:color w:val="0092DD"/>
              </w:rPr>
              <w:pPrChange w:id="90" w:author="ssciriha" w:date="2012-03-17T15:17:00Z">
                <w:pPr>
                  <w:pStyle w:val="command"/>
                  <w:tabs>
                    <w:tab w:val="left" w:pos="547"/>
                    <w:tab w:val="left" w:pos="1440"/>
                    <w:tab w:val="right" w:pos="8640"/>
                  </w:tabs>
                  <w:spacing w:before="240" w:after="20"/>
                  <w:ind w:left="547" w:right="864" w:hanging="547"/>
                </w:pPr>
              </w:pPrChange>
            </w:pPr>
            <w:r w:rsidRPr="00B64681">
              <w:t>/etc/</w:t>
            </w:r>
            <w:proofErr w:type="spellStart"/>
            <w:r w:rsidRPr="00B64681">
              <w:t>sysconfig</w:t>
            </w:r>
            <w:proofErr w:type="spellEnd"/>
            <w:r w:rsidRPr="00B64681">
              <w:t>/network-scripts/ifcfg-eth3</w:t>
            </w:r>
          </w:p>
          <w:p w:rsidR="00414A5D" w:rsidRDefault="00414A5D">
            <w:pPr>
              <w:pStyle w:val="command"/>
              <w:rPr>
                <w:rFonts w:eastAsiaTheme="majorEastAsia"/>
              </w:rPr>
            </w:pPr>
          </w:p>
          <w:p w:rsidR="00414A5D" w:rsidRDefault="00414A5D">
            <w:pPr>
              <w:pStyle w:val="command"/>
              <w:rPr>
                <w:rFonts w:eastAsiaTheme="majorEastAsia"/>
              </w:rPr>
            </w:pPr>
          </w:p>
          <w:p w:rsidR="00414A5D" w:rsidRDefault="00414A5D">
            <w:pPr>
              <w:pStyle w:val="command"/>
              <w:rPr>
                <w:rFonts w:eastAsiaTheme="majorEastAsia"/>
              </w:rPr>
            </w:pPr>
          </w:p>
          <w:p w:rsidR="00414A5D" w:rsidRDefault="00B64681">
            <w:pPr>
              <w:pStyle w:val="command"/>
              <w:rPr>
                <w:rFonts w:eastAsiaTheme="majorEastAsia"/>
              </w:rPr>
            </w:pPr>
            <w:r>
              <w:rPr>
                <w:rFonts w:eastAsiaTheme="majorEastAsia"/>
              </w:rPr>
              <w:t>S</w:t>
            </w:r>
            <w:r w:rsidR="00380D4C">
              <w:rPr>
                <w:rFonts w:eastAsiaTheme="majorEastAsia"/>
              </w:rPr>
              <w:t>ave</w:t>
            </w:r>
            <w:r>
              <w:rPr>
                <w:rFonts w:eastAsiaTheme="majorEastAsia"/>
              </w:rPr>
              <w:t xml:space="preserve"> copy of </w:t>
            </w:r>
            <w:r w:rsidR="00380D4C">
              <w:rPr>
                <w:rFonts w:eastAsiaTheme="majorEastAsia"/>
              </w:rPr>
              <w:t xml:space="preserve"> eth0/1 </w:t>
            </w:r>
            <w:r w:rsidR="00406C41" w:rsidRPr="00BD40A0">
              <w:rPr>
                <w:rFonts w:eastAsiaTheme="majorEastAsia"/>
              </w:rPr>
              <w:t>files :</w:t>
            </w:r>
          </w:p>
          <w:p w:rsidR="00414A5D" w:rsidRDefault="00414A5D">
            <w:pPr>
              <w:pStyle w:val="command"/>
            </w:pPr>
          </w:p>
          <w:p w:rsidR="00414A5D" w:rsidRDefault="00380D4C">
            <w:pPr>
              <w:pStyle w:val="command"/>
            </w:pPr>
            <w:r w:rsidRPr="00B54E08">
              <w:t>#</w:t>
            </w:r>
            <w:r>
              <w:t xml:space="preserve"> cp </w:t>
            </w:r>
            <w:r w:rsidRPr="00380D4C">
              <w:t>/etc/</w:t>
            </w:r>
            <w:proofErr w:type="spellStart"/>
            <w:r w:rsidRPr="00380D4C">
              <w:t>sysconfig</w:t>
            </w:r>
            <w:proofErr w:type="spellEnd"/>
            <w:r w:rsidRPr="00380D4C">
              <w:t>/network-scripts/ifcfg-eth0 /</w:t>
            </w:r>
            <w:proofErr w:type="spellStart"/>
            <w:r w:rsidRPr="00380D4C">
              <w:t>tmp</w:t>
            </w:r>
            <w:proofErr w:type="spellEnd"/>
            <w:r w:rsidRPr="00380D4C">
              <w:t>/ifcfg-eth0</w:t>
            </w:r>
          </w:p>
          <w:p w:rsidR="00414A5D" w:rsidRDefault="00380D4C">
            <w:pPr>
              <w:pStyle w:val="command"/>
            </w:pPr>
            <w:r w:rsidRPr="00B54E08">
              <w:t>#</w:t>
            </w:r>
            <w:r>
              <w:t xml:space="preserve"> cp </w:t>
            </w:r>
            <w:r w:rsidRPr="00380D4C">
              <w:t>/etc/</w:t>
            </w:r>
            <w:proofErr w:type="spellStart"/>
            <w:r w:rsidRPr="00380D4C">
              <w:t>sysconfig</w:t>
            </w:r>
            <w:proofErr w:type="spellEnd"/>
            <w:r w:rsidRPr="00380D4C">
              <w:t>/network-scripts/ifcfg-eth1 /</w:t>
            </w:r>
            <w:proofErr w:type="spellStart"/>
            <w:r w:rsidRPr="00380D4C">
              <w:t>tmp</w:t>
            </w:r>
            <w:proofErr w:type="spellEnd"/>
            <w:r w:rsidRPr="00380D4C">
              <w:t>/ifcfg-eth1</w:t>
            </w:r>
          </w:p>
          <w:p w:rsidR="00414A5D" w:rsidRDefault="00414A5D">
            <w:pPr>
              <w:pStyle w:val="command"/>
            </w:pPr>
          </w:p>
          <w:p w:rsidR="00414A5D" w:rsidRDefault="00B64681">
            <w:pPr>
              <w:pStyle w:val="command"/>
              <w:rPr>
                <w:rFonts w:eastAsiaTheme="majorEastAsia"/>
              </w:rPr>
            </w:pPr>
            <w:r>
              <w:rPr>
                <w:rFonts w:eastAsiaTheme="majorEastAsia"/>
              </w:rPr>
              <w:t>Determine HRWRD /</w:t>
            </w:r>
            <w:r w:rsidR="00380D4C" w:rsidRPr="00380D4C">
              <w:rPr>
                <w:rFonts w:eastAsiaTheme="majorEastAsia"/>
              </w:rPr>
              <w:t xml:space="preserve"> MAC address </w:t>
            </w:r>
            <w:r>
              <w:rPr>
                <w:rFonts w:eastAsiaTheme="majorEastAsia"/>
              </w:rPr>
              <w:t xml:space="preserve">from </w:t>
            </w:r>
            <w:r w:rsidR="00380D4C" w:rsidRPr="00380D4C">
              <w:rPr>
                <w:rFonts w:eastAsiaTheme="majorEastAsia"/>
              </w:rPr>
              <w:t xml:space="preserve"> eth</w:t>
            </w:r>
            <w:r>
              <w:rPr>
                <w:rFonts w:eastAsiaTheme="majorEastAsia"/>
              </w:rPr>
              <w:t>2 and eth3</w:t>
            </w:r>
            <w:r w:rsidR="00380D4C" w:rsidRPr="00380D4C">
              <w:rPr>
                <w:rFonts w:eastAsiaTheme="majorEastAsia"/>
              </w:rPr>
              <w:t>:</w:t>
            </w:r>
            <w:r>
              <w:rPr>
                <w:rFonts w:eastAsiaTheme="majorEastAsia"/>
              </w:rPr>
              <w:t xml:space="preserve"> ( this will used to update these files)</w:t>
            </w:r>
            <w:r w:rsidR="00E508BC">
              <w:rPr>
                <w:rFonts w:eastAsiaTheme="majorEastAsia"/>
              </w:rPr>
              <w:t>, only if applicable</w:t>
            </w:r>
            <w:r>
              <w:rPr>
                <w:rFonts w:eastAsiaTheme="majorEastAsia"/>
              </w:rPr>
              <w:t xml:space="preserve"> </w:t>
            </w:r>
          </w:p>
          <w:p w:rsidR="00414A5D" w:rsidRDefault="00414A5D">
            <w:pPr>
              <w:pStyle w:val="command"/>
            </w:pPr>
          </w:p>
          <w:p w:rsidR="00414A5D" w:rsidRDefault="00B64681">
            <w:pPr>
              <w:pStyle w:val="command"/>
            </w:pPr>
            <w:r w:rsidRPr="00B54E08">
              <w:t>#</w:t>
            </w:r>
            <w:r>
              <w:t xml:space="preserve"> </w:t>
            </w:r>
            <w:proofErr w:type="spellStart"/>
            <w:r>
              <w:t>grep</w:t>
            </w:r>
            <w:proofErr w:type="spellEnd"/>
            <w:r>
              <w:t xml:space="preserve"> </w:t>
            </w:r>
            <w:proofErr w:type="spellStart"/>
            <w:r w:rsidRPr="00B64681">
              <w:t>egrep</w:t>
            </w:r>
            <w:proofErr w:type="spellEnd"/>
            <w:r w:rsidRPr="00B64681">
              <w:t xml:space="preserve"> 'DEVICE|HWADDR' /etc/</w:t>
            </w:r>
            <w:proofErr w:type="spellStart"/>
            <w:r w:rsidRPr="00B64681">
              <w:t>sysconfig</w:t>
            </w:r>
            <w:proofErr w:type="spellEnd"/>
            <w:r w:rsidRPr="00B64681">
              <w:t>/network-scripts/</w:t>
            </w:r>
            <w:proofErr w:type="spellStart"/>
            <w:r w:rsidRPr="00B64681">
              <w:t>ifcfg</w:t>
            </w:r>
            <w:proofErr w:type="spellEnd"/>
            <w:r w:rsidRPr="00B64681">
              <w:t>-eth</w:t>
            </w:r>
            <w:r>
              <w:t>[23]</w:t>
            </w:r>
          </w:p>
          <w:p w:rsidR="00414A5D" w:rsidRDefault="00B64681">
            <w:pPr>
              <w:pStyle w:val="command"/>
            </w:pPr>
            <w:r w:rsidRPr="00B64681">
              <w:t>DEVICE=eth2</w:t>
            </w:r>
          </w:p>
          <w:p w:rsidR="00414A5D" w:rsidRDefault="00B64681">
            <w:pPr>
              <w:pStyle w:val="command"/>
            </w:pPr>
            <w:r w:rsidRPr="00B64681">
              <w:t>HWADDR=34:40:B5:77:84:2A</w:t>
            </w:r>
          </w:p>
          <w:p w:rsidR="00414A5D" w:rsidRDefault="00B64681">
            <w:pPr>
              <w:pStyle w:val="command"/>
            </w:pPr>
            <w:r w:rsidRPr="00B64681">
              <w:t>DEVICE=eth3</w:t>
            </w:r>
          </w:p>
          <w:p w:rsidR="00414A5D" w:rsidRDefault="00B64681">
            <w:pPr>
              <w:pStyle w:val="command"/>
            </w:pPr>
            <w:r w:rsidRPr="00B64681">
              <w:t>HWADDR=34:40:B5:77:84:2C</w:t>
            </w:r>
          </w:p>
          <w:p w:rsidR="00414A5D" w:rsidRDefault="00414A5D">
            <w:pPr>
              <w:pStyle w:val="command"/>
            </w:pPr>
          </w:p>
          <w:p w:rsidR="00414A5D" w:rsidRDefault="00414A5D">
            <w:pPr>
              <w:pStyle w:val="command"/>
            </w:pPr>
          </w:p>
          <w:p w:rsidR="00414A5D" w:rsidRDefault="00B64681">
            <w:pPr>
              <w:pStyle w:val="command"/>
              <w:rPr>
                <w:rFonts w:eastAsiaTheme="majorEastAsia"/>
              </w:rPr>
            </w:pPr>
            <w:r w:rsidRPr="00B64681">
              <w:rPr>
                <w:rFonts w:eastAsiaTheme="majorEastAsia"/>
              </w:rPr>
              <w:t>Restore tar backup</w:t>
            </w:r>
          </w:p>
          <w:p w:rsidR="00414A5D" w:rsidRDefault="00414A5D">
            <w:pPr>
              <w:pStyle w:val="command"/>
            </w:pPr>
          </w:p>
          <w:p w:rsidR="00414A5D" w:rsidRDefault="00B64681">
            <w:pPr>
              <w:pStyle w:val="command"/>
            </w:pPr>
            <w:r w:rsidRPr="00B54E08">
              <w:t>#</w:t>
            </w:r>
            <w:r w:rsidRPr="00380D4C">
              <w:t xml:space="preserve"> </w:t>
            </w:r>
            <w:proofErr w:type="spellStart"/>
            <w:r w:rsidRPr="00BD40A0">
              <w:t>cd</w:t>
            </w:r>
            <w:proofErr w:type="spellEnd"/>
            <w:r w:rsidRPr="00BD40A0">
              <w:t xml:space="preserve"> /</w:t>
            </w:r>
          </w:p>
          <w:p w:rsidR="00414A5D" w:rsidRDefault="00414A5D">
            <w:pPr>
              <w:pStyle w:val="command"/>
            </w:pPr>
          </w:p>
          <w:p w:rsidR="00414A5D" w:rsidRDefault="00380D4C">
            <w:pPr>
              <w:pStyle w:val="command"/>
            </w:pPr>
            <w:r w:rsidRPr="00B54E08">
              <w:lastRenderedPageBreak/>
              <w:t>#</w:t>
            </w:r>
            <w:r w:rsidR="00406C41" w:rsidRPr="00380D4C">
              <w:t xml:space="preserve"> </w:t>
            </w:r>
            <w:r w:rsidR="00406C41" w:rsidRPr="00BD40A0">
              <w:t xml:space="preserve">tar </w:t>
            </w:r>
            <w:proofErr w:type="spellStart"/>
            <w:r w:rsidR="00406C41" w:rsidRPr="00BD40A0">
              <w:t>zxvf</w:t>
            </w:r>
            <w:proofErr w:type="spellEnd"/>
            <w:r w:rsidR="00406C41" w:rsidRPr="00BD40A0">
              <w:t xml:space="preserve"> /</w:t>
            </w:r>
            <w:proofErr w:type="spellStart"/>
            <w:r w:rsidR="00406C41" w:rsidRPr="00BD40A0">
              <w:t>var</w:t>
            </w:r>
            <w:proofErr w:type="spellEnd"/>
            <w:r w:rsidR="00406C41" w:rsidRPr="00BD40A0">
              <w:t>/</w:t>
            </w:r>
            <w:proofErr w:type="spellStart"/>
            <w:r w:rsidR="00406C41" w:rsidRPr="00BD40A0">
              <w:t>tmp</w:t>
            </w:r>
            <w:proofErr w:type="spellEnd"/>
            <w:r w:rsidR="00406C41" w:rsidRPr="00BD40A0">
              <w:t>/backups/&lt;BACKUP_FILE&gt;  etc</w:t>
            </w:r>
          </w:p>
          <w:p w:rsidR="00414A5D" w:rsidRDefault="00414A5D">
            <w:pPr>
              <w:pStyle w:val="command"/>
            </w:pPr>
          </w:p>
          <w:p w:rsidR="00414A5D" w:rsidRDefault="00414A5D">
            <w:pPr>
              <w:pStyle w:val="command"/>
            </w:pPr>
          </w:p>
          <w:p w:rsidR="00414A5D" w:rsidRDefault="005D1A00">
            <w:pPr>
              <w:pStyle w:val="command"/>
              <w:rPr>
                <w:rFonts w:eastAsiaTheme="majorEastAsia"/>
              </w:rPr>
            </w:pPr>
            <w:r>
              <w:rPr>
                <w:rFonts w:eastAsiaTheme="majorEastAsia"/>
              </w:rPr>
              <w:t>Restore the</w:t>
            </w:r>
            <w:r w:rsidR="00B64681" w:rsidRPr="00BD40A0">
              <w:rPr>
                <w:rFonts w:eastAsiaTheme="majorEastAsia"/>
              </w:rPr>
              <w:t xml:space="preserve"> </w:t>
            </w:r>
            <w:r w:rsidR="00B64681">
              <w:rPr>
                <w:rFonts w:eastAsiaTheme="majorEastAsia"/>
              </w:rPr>
              <w:t>save</w:t>
            </w:r>
            <w:r>
              <w:rPr>
                <w:rFonts w:eastAsiaTheme="majorEastAsia"/>
              </w:rPr>
              <w:t>s</w:t>
            </w:r>
            <w:r w:rsidR="00B64681">
              <w:rPr>
                <w:rFonts w:eastAsiaTheme="majorEastAsia"/>
              </w:rPr>
              <w:t xml:space="preserve"> eth0/1 </w:t>
            </w:r>
            <w:r w:rsidR="00B64681" w:rsidRPr="00BD40A0">
              <w:rPr>
                <w:rFonts w:eastAsiaTheme="majorEastAsia"/>
              </w:rPr>
              <w:t>files :</w:t>
            </w:r>
          </w:p>
          <w:p w:rsidR="00414A5D" w:rsidRDefault="00414A5D">
            <w:pPr>
              <w:pStyle w:val="command"/>
            </w:pPr>
          </w:p>
          <w:p w:rsidR="00414A5D" w:rsidRDefault="00B64681">
            <w:pPr>
              <w:pStyle w:val="command"/>
            </w:pPr>
            <w:r w:rsidRPr="00B54E08">
              <w:t>#</w:t>
            </w:r>
            <w:r>
              <w:t xml:space="preserve"> </w:t>
            </w:r>
            <w:proofErr w:type="spellStart"/>
            <w:r w:rsidR="005D1A00">
              <w:t>mv</w:t>
            </w:r>
            <w:proofErr w:type="spellEnd"/>
            <w:r>
              <w:t xml:space="preserve"> </w:t>
            </w:r>
            <w:r w:rsidR="005D1A00" w:rsidRPr="00380D4C">
              <w:t>/</w:t>
            </w:r>
            <w:proofErr w:type="spellStart"/>
            <w:r w:rsidR="005D1A00" w:rsidRPr="00380D4C">
              <w:t>tmp</w:t>
            </w:r>
            <w:proofErr w:type="spellEnd"/>
            <w:r w:rsidR="005D1A00" w:rsidRPr="00380D4C">
              <w:t>/ifcfg-eth0</w:t>
            </w:r>
            <w:r w:rsidR="005D1A00">
              <w:t xml:space="preserve"> </w:t>
            </w:r>
            <w:r w:rsidRPr="00380D4C">
              <w:t>/etc/</w:t>
            </w:r>
            <w:proofErr w:type="spellStart"/>
            <w:r w:rsidRPr="00380D4C">
              <w:t>sysco</w:t>
            </w:r>
            <w:r w:rsidR="005D1A00">
              <w:t>nfig</w:t>
            </w:r>
            <w:proofErr w:type="spellEnd"/>
            <w:r w:rsidR="005D1A00">
              <w:t>/network-scripts/ifcfg-eth0</w:t>
            </w:r>
          </w:p>
          <w:p w:rsidR="00414A5D" w:rsidRDefault="00B64681">
            <w:pPr>
              <w:pStyle w:val="command"/>
            </w:pPr>
            <w:r w:rsidRPr="00B54E08">
              <w:t>#</w:t>
            </w:r>
            <w:r>
              <w:t xml:space="preserve"> </w:t>
            </w:r>
            <w:proofErr w:type="spellStart"/>
            <w:r w:rsidR="005D1A00">
              <w:t>mv</w:t>
            </w:r>
            <w:proofErr w:type="spellEnd"/>
            <w:r>
              <w:t xml:space="preserve"> </w:t>
            </w:r>
            <w:r w:rsidR="005D1A00" w:rsidRPr="00380D4C">
              <w:t>/</w:t>
            </w:r>
            <w:proofErr w:type="spellStart"/>
            <w:r w:rsidR="005D1A00" w:rsidRPr="00380D4C">
              <w:t>tmp</w:t>
            </w:r>
            <w:proofErr w:type="spellEnd"/>
            <w:r w:rsidR="005D1A00" w:rsidRPr="00380D4C">
              <w:t>/ifcfg-eth1</w:t>
            </w:r>
            <w:r w:rsidR="005D1A00">
              <w:t xml:space="preserve"> </w:t>
            </w:r>
            <w:r w:rsidRPr="00380D4C">
              <w:t>/etc/</w:t>
            </w:r>
            <w:proofErr w:type="spellStart"/>
            <w:r w:rsidRPr="00380D4C">
              <w:t>sysconfig</w:t>
            </w:r>
            <w:proofErr w:type="spellEnd"/>
            <w:r w:rsidRPr="00380D4C">
              <w:t xml:space="preserve">/network-scripts/ifcfg-eth1 </w:t>
            </w:r>
          </w:p>
          <w:p w:rsidR="00414A5D" w:rsidRDefault="00414A5D">
            <w:pPr>
              <w:pStyle w:val="command"/>
            </w:pPr>
          </w:p>
          <w:p w:rsidR="00414A5D" w:rsidRDefault="00414A5D">
            <w:pPr>
              <w:pStyle w:val="command"/>
            </w:pPr>
          </w:p>
          <w:p w:rsidR="00414A5D" w:rsidRDefault="00414A5D">
            <w:pPr>
              <w:pStyle w:val="command"/>
            </w:pPr>
          </w:p>
          <w:p w:rsidR="00414A5D" w:rsidRDefault="00B64681">
            <w:pPr>
              <w:pStyle w:val="command"/>
              <w:rPr>
                <w:rFonts w:eastAsiaTheme="majorEastAsia"/>
              </w:rPr>
            </w:pPr>
            <w:r>
              <w:rPr>
                <w:rFonts w:eastAsiaTheme="majorEastAsia"/>
              </w:rPr>
              <w:t>Edit</w:t>
            </w:r>
            <w:r w:rsidR="00E508BC">
              <w:rPr>
                <w:rFonts w:eastAsiaTheme="majorEastAsia"/>
              </w:rPr>
              <w:t>, if applicable</w:t>
            </w:r>
            <w:r>
              <w:rPr>
                <w:rFonts w:eastAsiaTheme="majorEastAsia"/>
              </w:rPr>
              <w:t xml:space="preserve"> :</w:t>
            </w:r>
          </w:p>
          <w:p w:rsidR="00414A5D" w:rsidRDefault="00B64681">
            <w:pPr>
              <w:pStyle w:val="command"/>
            </w:pPr>
            <w:r w:rsidRPr="005D1A00">
              <w:t>/etc/</w:t>
            </w:r>
            <w:proofErr w:type="spellStart"/>
            <w:r w:rsidRPr="005D1A00">
              <w:t>sysconfig</w:t>
            </w:r>
            <w:proofErr w:type="spellEnd"/>
            <w:r w:rsidRPr="005D1A00">
              <w:t>/network-scripts/ifcfg-eth2</w:t>
            </w:r>
          </w:p>
          <w:p w:rsidR="00414A5D" w:rsidRDefault="00B64681">
            <w:pPr>
              <w:pStyle w:val="command"/>
            </w:pPr>
            <w:r w:rsidRPr="005D1A00">
              <w:t>/etc/</w:t>
            </w:r>
            <w:proofErr w:type="spellStart"/>
            <w:r w:rsidRPr="005D1A00">
              <w:t>sysconfig</w:t>
            </w:r>
            <w:proofErr w:type="spellEnd"/>
            <w:r w:rsidRPr="005D1A00">
              <w:t>/network-scripts/ifcfg-eth3</w:t>
            </w:r>
          </w:p>
          <w:p w:rsidR="00414A5D" w:rsidRDefault="00414A5D">
            <w:pPr>
              <w:pStyle w:val="command"/>
              <w:rPr>
                <w:rFonts w:eastAsiaTheme="majorEastAsia"/>
              </w:rPr>
            </w:pPr>
          </w:p>
          <w:p w:rsidR="00414A5D" w:rsidRDefault="00B64681">
            <w:pPr>
              <w:pStyle w:val="command"/>
              <w:rPr>
                <w:rFonts w:eastAsiaTheme="majorEastAsia"/>
              </w:rPr>
            </w:pPr>
            <w:r>
              <w:rPr>
                <w:rFonts w:eastAsiaTheme="majorEastAsia"/>
              </w:rPr>
              <w:t xml:space="preserve">And restore the HWADDR </w:t>
            </w:r>
            <w:r w:rsidR="005D1A00">
              <w:rPr>
                <w:rFonts w:eastAsiaTheme="majorEastAsia"/>
              </w:rPr>
              <w:t>address determined above</w:t>
            </w:r>
          </w:p>
          <w:p w:rsidR="00414A5D" w:rsidRDefault="00414A5D">
            <w:pPr>
              <w:pStyle w:val="command"/>
              <w:rPr>
                <w:rFonts w:eastAsiaTheme="majorEastAsia"/>
              </w:rPr>
            </w:pPr>
          </w:p>
          <w:p w:rsidR="00414A5D" w:rsidRDefault="005D1A00">
            <w:pPr>
              <w:pStyle w:val="command"/>
              <w:rPr>
                <w:rFonts w:eastAsiaTheme="majorEastAsia"/>
              </w:rPr>
            </w:pPr>
            <w:proofErr w:type="spellStart"/>
            <w:r>
              <w:rPr>
                <w:rFonts w:eastAsiaTheme="majorEastAsia"/>
              </w:rPr>
              <w:t>Ie</w:t>
            </w:r>
            <w:proofErr w:type="spellEnd"/>
            <w:r>
              <w:rPr>
                <w:rFonts w:eastAsiaTheme="majorEastAsia"/>
              </w:rPr>
              <w:t>:</w:t>
            </w:r>
          </w:p>
          <w:p w:rsidR="00414A5D" w:rsidRDefault="005D1A00">
            <w:pPr>
              <w:pStyle w:val="command"/>
            </w:pPr>
            <w:r w:rsidRPr="00B64681">
              <w:t>DEVICE=eth2</w:t>
            </w:r>
          </w:p>
          <w:p w:rsidR="00414A5D" w:rsidRDefault="005D1A00">
            <w:pPr>
              <w:pStyle w:val="command"/>
            </w:pPr>
            <w:r w:rsidRPr="00B64681">
              <w:t>HWADDR=34:40:B5:77:84:2A</w:t>
            </w:r>
          </w:p>
          <w:p w:rsidR="00414A5D" w:rsidRDefault="005D1A00">
            <w:pPr>
              <w:pStyle w:val="command"/>
            </w:pPr>
            <w:r w:rsidRPr="00B64681">
              <w:t>DEVICE=eth3</w:t>
            </w:r>
          </w:p>
          <w:p w:rsidR="00414A5D" w:rsidRDefault="005D1A00">
            <w:pPr>
              <w:pStyle w:val="command"/>
            </w:pPr>
            <w:r w:rsidRPr="00B64681">
              <w:t>HWADDR=34:40:B5:77:84:2C</w:t>
            </w:r>
          </w:p>
          <w:p w:rsidR="00414A5D" w:rsidRDefault="00414A5D">
            <w:pPr>
              <w:pStyle w:val="command"/>
              <w:rPr>
                <w:rFonts w:eastAsiaTheme="majorEastAsia"/>
              </w:rPr>
            </w:pPr>
          </w:p>
          <w:p w:rsidR="00414A5D" w:rsidRDefault="00414A5D">
            <w:pPr>
              <w:pStyle w:val="command"/>
            </w:pPr>
          </w:p>
          <w:p w:rsidR="00414A5D" w:rsidRDefault="00414A5D">
            <w:pPr>
              <w:pStyle w:val="command"/>
            </w:pPr>
          </w:p>
        </w:tc>
      </w:tr>
    </w:tbl>
    <w:p w:rsidR="00406C41" w:rsidRDefault="00406C41" w:rsidP="00406C41">
      <w:pPr>
        <w:pStyle w:val="BodyText"/>
        <w:jc w:val="left"/>
        <w:rPr>
          <w:lang w:val="en-CA"/>
        </w:rPr>
      </w:pPr>
    </w:p>
    <w:p w:rsidR="00406C41" w:rsidRPr="00753176" w:rsidRDefault="00406C41" w:rsidP="008C1C2E">
      <w:pPr>
        <w:pStyle w:val="Heading2"/>
        <w:rPr>
          <w:b w:val="0"/>
          <w:lang w:val="en-GB"/>
        </w:rPr>
      </w:pPr>
      <w:bookmarkStart w:id="91" w:name="_Toc318709768"/>
      <w:bookmarkStart w:id="92" w:name="_Toc319304064"/>
      <w:r w:rsidRPr="00753176">
        <w:rPr>
          <w:b w:val="0"/>
          <w:lang w:val="en-CA"/>
        </w:rPr>
        <w:t>Reboot the server</w:t>
      </w:r>
      <w:bookmarkEnd w:id="91"/>
      <w:bookmarkEnd w:id="92"/>
      <w:r w:rsidRPr="00753176">
        <w:rPr>
          <w:b w:val="0"/>
          <w:lang w:val="en-CA"/>
        </w:rPr>
        <w:t xml:space="preserve"> </w:t>
      </w:r>
    </w:p>
    <w:tbl>
      <w:tblPr>
        <w:tblStyle w:val="TableGrid"/>
        <w:tblW w:w="9576" w:type="dxa"/>
        <w:tblInd w:w="-7" w:type="dxa"/>
        <w:tblLayout w:type="fixed"/>
        <w:tblLook w:val="04A0"/>
      </w:tblPr>
      <w:tblGrid>
        <w:gridCol w:w="828"/>
        <w:gridCol w:w="8748"/>
      </w:tblGrid>
      <w:tr w:rsidR="00406C41" w:rsidRPr="0010665E" w:rsidTr="00EE245D">
        <w:tc>
          <w:tcPr>
            <w:tcW w:w="828" w:type="dxa"/>
          </w:tcPr>
          <w:p w:rsidR="00406C41" w:rsidRPr="0010665E" w:rsidRDefault="00CB1FC1" w:rsidP="00EE245D">
            <w:pPr>
              <w:pStyle w:val="BWSBodyText"/>
              <w:jc w:val="left"/>
            </w:pPr>
            <w:r>
              <w:rPr>
                <w:noProof/>
              </w:rPr>
              <w:pict>
                <v:roundrect id="Rounded Rectangle 256" o:spid="_x0000_s1091" style="position:absolute;margin-left:7.5pt;margin-top:2.9pt;width:14.4pt;height:10.8pt;z-index:2516986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DRx34A3AgAAawQAAA4AAAAAAAAAAAAAAAAA&#10;LgIAAGRycy9lMm9Eb2MueG1sUEsBAi0AFAAGAAgAAAAhANPA5t/aAAAABgEAAA8AAAAAAAAAAAAA&#10;AAAAkQQAAGRycy9kb3ducmV2LnhtbFBLBQYAAAAABAAEAPMAAACYBQAAAAA=&#10;"/>
              </w:pict>
            </w:r>
          </w:p>
        </w:tc>
        <w:tc>
          <w:tcPr>
            <w:tcW w:w="8748" w:type="dxa"/>
          </w:tcPr>
          <w:p w:rsidR="00406C41" w:rsidRDefault="00406C41" w:rsidP="00E508BC">
            <w:pPr>
              <w:pStyle w:val="command"/>
            </w:pPr>
          </w:p>
          <w:p w:rsidR="00406C41" w:rsidRPr="00BD40A0" w:rsidRDefault="00406C41" w:rsidP="00E508BC">
            <w:pPr>
              <w:pStyle w:val="command"/>
            </w:pPr>
            <w:r w:rsidRPr="00B54E08">
              <w:t xml:space="preserve"># </w:t>
            </w:r>
            <w:r w:rsidRPr="00BD40A0">
              <w:t>reboot</w:t>
            </w:r>
          </w:p>
          <w:p w:rsidR="00406C41" w:rsidRDefault="00406C41" w:rsidP="00E508BC">
            <w:pPr>
              <w:pStyle w:val="command"/>
            </w:pPr>
          </w:p>
          <w:p w:rsidR="00406C41" w:rsidRPr="0010665E" w:rsidRDefault="00406C41" w:rsidP="00E508BC">
            <w:pPr>
              <w:pStyle w:val="command"/>
            </w:pPr>
          </w:p>
        </w:tc>
      </w:tr>
    </w:tbl>
    <w:p w:rsidR="00406C41" w:rsidRDefault="00406C41" w:rsidP="00406C41">
      <w:pPr>
        <w:pStyle w:val="BodyText"/>
        <w:jc w:val="left"/>
        <w:rPr>
          <w:lang w:val="en-CA"/>
        </w:rPr>
      </w:pPr>
    </w:p>
    <w:p w:rsidR="00F04487" w:rsidRDefault="00F04487" w:rsidP="00F04487">
      <w:pPr>
        <w:pStyle w:val="Heading2"/>
        <w:rPr>
          <w:lang w:val="en-CA"/>
        </w:rPr>
      </w:pPr>
      <w:bookmarkStart w:id="93" w:name="_Toc318709778"/>
      <w:bookmarkStart w:id="94" w:name="_Toc319304065"/>
      <w:r>
        <w:rPr>
          <w:lang w:val="en-CA"/>
        </w:rPr>
        <w:t>DRA</w:t>
      </w:r>
      <w:r w:rsidRPr="00DF4197">
        <w:rPr>
          <w:lang w:val="en-CA"/>
        </w:rPr>
        <w:t xml:space="preserve"> </w:t>
      </w:r>
      <w:r>
        <w:rPr>
          <w:lang w:val="en-CA"/>
        </w:rPr>
        <w:t>Server Restore</w:t>
      </w:r>
      <w:bookmarkEnd w:id="93"/>
      <w:bookmarkEnd w:id="94"/>
    </w:p>
    <w:p w:rsidR="00F04487" w:rsidRDefault="00F04487" w:rsidP="00F04487">
      <w:pPr>
        <w:pStyle w:val="Heading3"/>
        <w:rPr>
          <w:lang w:val="en-CA"/>
        </w:rPr>
      </w:pPr>
      <w:bookmarkStart w:id="95" w:name="_Toc318709779"/>
      <w:bookmarkStart w:id="96" w:name="_Toc319304066"/>
      <w:r>
        <w:rPr>
          <w:lang w:val="en-CA"/>
        </w:rPr>
        <w:t>SLF DRA</w:t>
      </w:r>
      <w:r w:rsidRPr="00DF4197">
        <w:rPr>
          <w:lang w:val="en-CA"/>
        </w:rPr>
        <w:t xml:space="preserve"> </w:t>
      </w:r>
      <w:r>
        <w:rPr>
          <w:lang w:val="en-CA"/>
        </w:rPr>
        <w:t>Server Restore</w:t>
      </w:r>
      <w:bookmarkEnd w:id="95"/>
      <w:bookmarkEnd w:id="96"/>
    </w:p>
    <w:p w:rsidR="00414A5D" w:rsidRDefault="00F04487">
      <w:pPr>
        <w:pStyle w:val="Heading4"/>
        <w:pPrChange w:id="97" w:author="ssciriha" w:date="2012-03-17T17:20:00Z">
          <w:pPr>
            <w:pStyle w:val="Heading4"/>
            <w:numPr>
              <w:ilvl w:val="0"/>
              <w:numId w:val="0"/>
            </w:numPr>
            <w:tabs>
              <w:tab w:val="clear" w:pos="1800"/>
            </w:tabs>
            <w:ind w:left="0" w:firstLine="0"/>
          </w:pPr>
        </w:pPrChange>
      </w:pPr>
      <w:bookmarkStart w:id="98" w:name="_Toc318018717"/>
      <w:bookmarkStart w:id="99" w:name="_Toc318018807"/>
      <w:bookmarkStart w:id="100" w:name="_Toc318018885"/>
      <w:bookmarkEnd w:id="98"/>
      <w:bookmarkEnd w:id="99"/>
      <w:bookmarkEnd w:id="100"/>
      <w:del w:id="101" w:author="ssciriha" w:date="2012-03-17T17:19:00Z">
        <w:r w:rsidRPr="00E508BC" w:rsidDel="00E508BC">
          <w:delText xml:space="preserve">4.4.1.1 </w:delText>
        </w:r>
      </w:del>
      <w:r w:rsidRPr="00E508BC">
        <w:t>Determine PWS/BPC packages versions to install</w:t>
      </w:r>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Rounded Rectangle 9" o:spid="_x0000_s1090" style="position:absolute;margin-left:7.5pt;margin-top:2.9pt;width:14.4pt;height:10.8pt;z-index:2517672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"/>
              </w:pict>
            </w:r>
          </w:p>
        </w:tc>
        <w:tc>
          <w:tcPr>
            <w:tcW w:w="8748" w:type="dxa"/>
          </w:tcPr>
          <w:p w:rsidR="00E508BC" w:rsidRDefault="00E508BC" w:rsidP="000D1EEE">
            <w:pPr>
              <w:pStyle w:val="BWSBodyText"/>
              <w:jc w:val="left"/>
              <w:rPr>
                <w:ins w:id="102" w:author="ssciriha" w:date="2012-03-17T14:43:00Z"/>
                <w:b/>
                <w:i/>
              </w:rPr>
            </w:pPr>
          </w:p>
          <w:p w:rsidR="00E508BC" w:rsidRPr="00E508BC" w:rsidRDefault="00CB1FC1" w:rsidP="000D1EEE">
            <w:pPr>
              <w:pStyle w:val="BWSBodyText"/>
              <w:jc w:val="left"/>
              <w:rPr>
                <w:ins w:id="103" w:author="ssciriha" w:date="2012-03-17T14:43:00Z"/>
                <w:b/>
                <w:rPrChange w:id="104" w:author="ssciriha" w:date="2012-03-17T17:12:00Z">
                  <w:rPr>
                    <w:ins w:id="105" w:author="ssciriha" w:date="2012-03-17T14:43:00Z"/>
                  </w:rPr>
                </w:rPrChange>
              </w:rPr>
            </w:pPr>
            <w:ins w:id="106" w:author="ssciriha" w:date="2012-03-17T14:43:00Z">
              <w:r w:rsidRPr="00CB1FC1">
                <w:rPr>
                  <w:b/>
                  <w:rPrChange w:id="107" w:author="ssciriha" w:date="2012-03-17T17:12:00Z">
                    <w:rPr>
                      <w:b/>
                      <w:i/>
                    </w:rPr>
                  </w:rPrChange>
                </w:rPr>
                <w:t>**Perform this step</w:t>
              </w:r>
            </w:ins>
            <w:ins w:id="108" w:author="ssciriha" w:date="2012-03-17T17:20:00Z">
              <w:r w:rsidR="00E508BC">
                <w:rPr>
                  <w:b/>
                </w:rPr>
                <w:t xml:space="preserve"> </w:t>
              </w:r>
            </w:ins>
            <w:ins w:id="109" w:author="ssciriha" w:date="2012-03-17T17:21:00Z">
              <w:r w:rsidRPr="00CB1FC1">
                <w:rPr>
                  <w:rPrChange w:id="110" w:author="ssciriha" w:date="2012-03-17T17:21:00Z">
                    <w:rPr>
                      <w:b/>
                    </w:rPr>
                  </w:rPrChange>
                </w:rPr>
                <w:t>(3.18.1.1)</w:t>
              </w:r>
            </w:ins>
            <w:ins w:id="111" w:author="ssciriha" w:date="2012-03-17T14:43:00Z">
              <w:r w:rsidR="00E508BC" w:rsidRPr="00E508BC">
                <w:t xml:space="preserve"> </w:t>
              </w:r>
              <w:r w:rsidRPr="00CB1FC1">
                <w:rPr>
                  <w:b/>
                  <w:rPrChange w:id="112" w:author="ssciriha" w:date="2012-03-17T17:12:00Z">
                    <w:rPr/>
                  </w:rPrChange>
                </w:rPr>
                <w:t>ONLY if the node is an SLF node</w:t>
              </w:r>
            </w:ins>
            <w:ins w:id="113" w:author="ssciriha" w:date="2012-03-17T14:44:00Z">
              <w:r w:rsidRPr="00CB1FC1">
                <w:rPr>
                  <w:b/>
                  <w:rPrChange w:id="114" w:author="ssciriha" w:date="2012-03-17T17:12:00Z">
                    <w:rPr>
                      <w:b/>
                      <w:i/>
                    </w:rPr>
                  </w:rPrChange>
                </w:rPr>
                <w:t>**</w:t>
              </w:r>
            </w:ins>
          </w:p>
          <w:p w:rsidR="00E508BC" w:rsidRPr="0010665E" w:rsidRDefault="00E508BC" w:rsidP="000D1EEE">
            <w:pPr>
              <w:pStyle w:val="BWSBodyText"/>
              <w:jc w:val="left"/>
            </w:pPr>
          </w:p>
          <w:p w:rsidR="00F04487" w:rsidRPr="0010665E" w:rsidRDefault="00F04487" w:rsidP="000D1EEE">
            <w:pPr>
              <w:pStyle w:val="BWSBodyText"/>
              <w:jc w:val="left"/>
            </w:pPr>
            <w:r w:rsidRPr="0010665E">
              <w:t>Determine packages needed from  /opt/</w:t>
            </w:r>
            <w:proofErr w:type="spellStart"/>
            <w:r w:rsidRPr="0010665E">
              <w:t>bpc</w:t>
            </w:r>
            <w:proofErr w:type="spellEnd"/>
            <w:r>
              <w:t>/backup/TARFILE/</w:t>
            </w:r>
            <w:proofErr w:type="spellStart"/>
            <w:r>
              <w:t>PackageVersions</w:t>
            </w:r>
            <w:proofErr w:type="spellEnd"/>
            <w:r>
              <w:t>.</w:t>
            </w:r>
            <w:r w:rsidRPr="0010665E">
              <w:rPr>
                <w:highlight w:val="yellow"/>
              </w:rPr>
              <w:t>&lt;DATE&gt;</w:t>
            </w:r>
            <w:r w:rsidRPr="0010665E">
              <w:t>.</w:t>
            </w:r>
            <w:r>
              <w:t>txt</w:t>
            </w:r>
          </w:p>
          <w:p w:rsidR="00F04487" w:rsidRDefault="00F04487" w:rsidP="00E508BC">
            <w:pPr>
              <w:pStyle w:val="command"/>
            </w:pPr>
          </w:p>
          <w:p w:rsidR="00F04487" w:rsidRPr="00BD40A0" w:rsidRDefault="00F04487" w:rsidP="00E508BC">
            <w:pPr>
              <w:pStyle w:val="command"/>
            </w:pPr>
            <w:r w:rsidRPr="00B54E08">
              <w:t xml:space="preserve"># </w:t>
            </w:r>
            <w:proofErr w:type="spellStart"/>
            <w:r w:rsidRPr="00BD40A0">
              <w:t>cd</w:t>
            </w:r>
            <w:proofErr w:type="spellEnd"/>
            <w:r w:rsidRPr="00BD40A0">
              <w:t xml:space="preserve"> /</w:t>
            </w:r>
            <w:proofErr w:type="spellStart"/>
            <w:r w:rsidRPr="00BD40A0">
              <w:t>var</w:t>
            </w:r>
            <w:proofErr w:type="spellEnd"/>
            <w:r w:rsidRPr="00BD40A0">
              <w:t>/</w:t>
            </w:r>
            <w:proofErr w:type="spellStart"/>
            <w:r w:rsidRPr="00BD40A0">
              <w:t>tmp</w:t>
            </w:r>
            <w:proofErr w:type="spellEnd"/>
            <w:r w:rsidRPr="00BD40A0">
              <w:t>/backups</w:t>
            </w:r>
          </w:p>
          <w:p w:rsidR="00F04487" w:rsidRPr="00BD40A0" w:rsidRDefault="00F04487" w:rsidP="00E508BC">
            <w:pPr>
              <w:pStyle w:val="command"/>
            </w:pPr>
            <w:r w:rsidRPr="00B54E08">
              <w:t xml:space="preserve"># </w:t>
            </w:r>
            <w:r w:rsidRPr="00BD40A0">
              <w:t xml:space="preserve">tar </w:t>
            </w:r>
            <w:proofErr w:type="spellStart"/>
            <w:r w:rsidRPr="00BD40A0">
              <w:t>zxvf</w:t>
            </w:r>
            <w:proofErr w:type="spellEnd"/>
            <w:r w:rsidRPr="00BD40A0">
              <w:t xml:space="preserve"> &lt;BACKUP_FILE&gt;  opt/</w:t>
            </w:r>
            <w:proofErr w:type="spellStart"/>
            <w:r w:rsidRPr="00BD40A0">
              <w:t>bpc</w:t>
            </w:r>
            <w:proofErr w:type="spellEnd"/>
            <w:r w:rsidRPr="00BD40A0">
              <w:t>/backup/TARFILE/</w:t>
            </w:r>
            <w:proofErr w:type="spellStart"/>
            <w:r w:rsidRPr="00BD40A0">
              <w:t>PackageVersions</w:t>
            </w:r>
            <w:proofErr w:type="spellEnd"/>
            <w:r w:rsidRPr="00BD40A0">
              <w:t>*</w:t>
            </w:r>
          </w:p>
          <w:p w:rsidR="00F04487" w:rsidRDefault="00F04487" w:rsidP="00E508BC">
            <w:pPr>
              <w:pStyle w:val="command"/>
            </w:pPr>
          </w:p>
          <w:p w:rsidR="00F04487" w:rsidRPr="00BD40A0" w:rsidRDefault="00F04487" w:rsidP="00E508BC">
            <w:pPr>
              <w:pStyle w:val="command"/>
            </w:pPr>
            <w:r w:rsidRPr="00B54E08">
              <w:t xml:space="preserve"># </w:t>
            </w:r>
            <w:proofErr w:type="spellStart"/>
            <w:r w:rsidRPr="00BD40A0">
              <w:t>egrep</w:t>
            </w:r>
            <w:proofErr w:type="spellEnd"/>
            <w:r w:rsidRPr="00BD40A0">
              <w:t xml:space="preserve"> 'BWS|BPC|BWC' /var/tmp/backups/opt/bpc/backup/TARFILE/PackageVersions.&lt;DATE&gt;.txt</w:t>
            </w:r>
          </w:p>
          <w:p w:rsidR="00F04487" w:rsidRDefault="00F04487" w:rsidP="00E508BC">
            <w:pPr>
              <w:pStyle w:val="command"/>
            </w:pPr>
            <w:r>
              <w:t>BPCdraslf-44RELv1-hga00a00012277</w:t>
            </w:r>
          </w:p>
          <w:p w:rsidR="00414A5D" w:rsidRDefault="00F04487">
            <w:pPr>
              <w:pStyle w:val="command"/>
            </w:pPr>
            <w:r>
              <w:lastRenderedPageBreak/>
              <w:t>BPCsnmp-44RELv1-hga00a00012277</w:t>
            </w:r>
          </w:p>
          <w:p w:rsidR="00414A5D" w:rsidRDefault="00F04487">
            <w:pPr>
              <w:pStyle w:val="command"/>
            </w:pPr>
            <w:r>
              <w:t>BPCttdb-44RELv1-hga00a00012277</w:t>
            </w:r>
          </w:p>
          <w:p w:rsidR="00414A5D" w:rsidRDefault="00F04487">
            <w:pPr>
              <w:pStyle w:val="command"/>
            </w:pPr>
            <w:r>
              <w:t>BWCcta-1.3.1-OAM00001396</w:t>
            </w:r>
          </w:p>
          <w:p w:rsidR="00414A5D" w:rsidRDefault="00F04487">
            <w:pPr>
              <w:pStyle w:val="command"/>
            </w:pPr>
            <w:r>
              <w:t>BPCapps-44RELv1-hga00a00012277</w:t>
            </w:r>
            <w:r w:rsidRPr="00B54E08" w:rsidDel="00CE27DF">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lastRenderedPageBreak/>
              <w:pict>
                <v:roundrect id="Rounded Rectangle 10" o:spid="_x0000_s1089" style="position:absolute;margin-left:7.5pt;margin-top:2.9pt;width:14.4pt;height:10.8pt;z-index:25176832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KZOw0Q3AgAAagQAAA4AAAAAAAAAAAAAAAAA&#10;LgIAAGRycy9lMm9Eb2MueG1sUEsBAi0AFAAGAAgAAAAhANPA5t/aAAAABgEAAA8AAAAAAAAAAAAA&#10;AAAAkQQAAGRycy9kb3ducmV2LnhtbFBLBQYAAAAABAAEAPMAAACYBQAAAAA=&#10;"/>
              </w:pict>
            </w:r>
          </w:p>
        </w:tc>
        <w:tc>
          <w:tcPr>
            <w:tcW w:w="8748" w:type="dxa"/>
          </w:tcPr>
          <w:p w:rsidR="00F04487" w:rsidRDefault="00F04487" w:rsidP="00E508BC">
            <w:pPr>
              <w:pStyle w:val="command"/>
            </w:pPr>
          </w:p>
          <w:p w:rsidR="00F04487" w:rsidRDefault="00F04487" w:rsidP="000D1EEE">
            <w:pPr>
              <w:pStyle w:val="output"/>
              <w:jc w:val="left"/>
            </w:pPr>
          </w:p>
        </w:tc>
      </w:tr>
      <w:tr w:rsidR="00F04487" w:rsidRPr="0010665E" w:rsidTr="000D1EEE">
        <w:tc>
          <w:tcPr>
            <w:tcW w:w="828" w:type="dxa"/>
          </w:tcPr>
          <w:p w:rsidR="00F04487" w:rsidRDefault="00CB1FC1" w:rsidP="000D1EEE">
            <w:pPr>
              <w:pStyle w:val="BWSBodyText"/>
              <w:jc w:val="left"/>
            </w:pPr>
            <w:r>
              <w:rPr>
                <w:noProof/>
              </w:rPr>
              <w:pict>
                <v:roundrect id="Rounded Rectangle 252" o:spid="_x0000_s1088" style="position:absolute;margin-left:7.5pt;margin-top:2.9pt;width:14.4pt;height:10.8pt;z-index:25177548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"/>
              </w:pict>
            </w:r>
          </w:p>
        </w:tc>
        <w:tc>
          <w:tcPr>
            <w:tcW w:w="8748" w:type="dxa"/>
          </w:tcPr>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Rounded Rectangle 253" o:spid="_x0000_s1087" style="position:absolute;margin-left:7.5pt;margin-top:2.9pt;width:14.4pt;height:10.8pt;z-index:25177651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Pr/Ak43AgAAawQAAA4AAAAAAAAAAAAAAAAA&#10;LgIAAGRycy9lMm9Eb2MueG1sUEsBAi0AFAAGAAgAAAAhANPA5t/aAAAABgEAAA8AAAAAAAAAAAAA&#10;AAAAkQQAAGRycy9kb3ducmV2LnhtbFBLBQYAAAAABAAEAPMAAACYBQAAAAA=&#10;"/>
              </w:pict>
            </w:r>
          </w:p>
        </w:tc>
        <w:tc>
          <w:tcPr>
            <w:tcW w:w="8748" w:type="dxa"/>
          </w:tcPr>
          <w:p w:rsidR="00F04487" w:rsidRDefault="00F04487" w:rsidP="00E508BC">
            <w:pPr>
              <w:pStyle w:val="command"/>
            </w:pPr>
          </w:p>
          <w:p w:rsidR="00F04487" w:rsidRDefault="00F04487" w:rsidP="000D1EEE">
            <w:pPr>
              <w:pStyle w:val="output"/>
              <w:jc w:val="left"/>
            </w:pPr>
          </w:p>
        </w:tc>
      </w:tr>
    </w:tbl>
    <w:p w:rsidR="00F04487" w:rsidRPr="00256EB2" w:rsidRDefault="00CB1FC1" w:rsidP="00F04487">
      <w:pPr>
        <w:pStyle w:val="BWSBodyText"/>
        <w:tabs>
          <w:tab w:val="left" w:pos="900"/>
        </w:tabs>
      </w:pPr>
      <w:r>
        <w:rPr>
          <w:noProof/>
        </w:rPr>
        <w:pict>
          <v:shape id="_x0000_s1031" type="#_x0000_t136" style="position:absolute;margin-left:33.8pt;margin-top:219.45pt;width:412.4pt;height:247.45pt;rotation:315;z-index:-251518464;mso-position-horizontal-relative:margin;mso-position-vertical-relative:margin" o:allowincell="f" fillcolor="silver" stroked="f">
            <v:fill opacity=".5"/>
            <v:textpath style="font-family:&quot;Calibri&quot;;font-size:1pt" string="DRAFT"/>
            <w10:wrap anchorx="margin" anchory="margin"/>
          </v:shape>
        </w:pict>
      </w:r>
    </w:p>
    <w:p w:rsidR="00F04487" w:rsidRDefault="00F04487" w:rsidP="00F04487">
      <w:pPr>
        <w:pStyle w:val="Heading3"/>
      </w:pPr>
      <w:bookmarkStart w:id="115" w:name="_Toc318709780"/>
      <w:bookmarkStart w:id="116" w:name="_Toc319304067"/>
      <w:r w:rsidRPr="00291885">
        <w:rPr>
          <w:sz w:val="28"/>
        </w:rPr>
        <w:t>Transfer Required Packages to the Server</w:t>
      </w:r>
      <w:bookmarkEnd w:id="115"/>
      <w:bookmarkEnd w:id="116"/>
    </w:p>
    <w:tbl>
      <w:tblPr>
        <w:tblStyle w:val="TableGrid"/>
        <w:tblW w:w="9576" w:type="dxa"/>
        <w:tblInd w:w="-7" w:type="dxa"/>
        <w:tblLayout w:type="fixed"/>
        <w:tblLook w:val="04A0"/>
      </w:tblPr>
      <w:tblGrid>
        <w:gridCol w:w="828"/>
        <w:gridCol w:w="8748"/>
      </w:tblGrid>
      <w:tr w:rsidR="00F04487" w:rsidRPr="00EC2D3A" w:rsidTr="000D1EEE">
        <w:tc>
          <w:tcPr>
            <w:tcW w:w="828" w:type="dxa"/>
          </w:tcPr>
          <w:p w:rsidR="00F04487" w:rsidRDefault="00CB1FC1" w:rsidP="000D1EEE">
            <w:pPr>
              <w:pStyle w:val="BWSBodyText"/>
              <w:jc w:val="left"/>
            </w:pPr>
            <w:r>
              <w:rPr>
                <w:noProof/>
              </w:rPr>
              <w:pict>
                <v:roundrect id="Rounded Rectangle 241" o:spid="_x0000_s1086" style="position:absolute;margin-left:7.5pt;margin-top:2.9pt;width:14.4pt;height:10.8pt;z-index:2517693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DrRgXM6AgAAawQAAA4AAAAAAAAAAAAA&#10;AAAALgIAAGRycy9lMm9Eb2MueG1sUEsBAi0AFAAGAAgAAAAhANPA5t/aAAAABgEAAA8AAAAAAAAA&#10;AAAAAAAAlAQAAGRycy9kb3ducmV2LnhtbFBLBQYAAAAABAAEAPMAAACbBQAAAAA=&#10;"/>
              </w:pict>
            </w:r>
          </w:p>
        </w:tc>
        <w:tc>
          <w:tcPr>
            <w:tcW w:w="8748" w:type="dxa"/>
          </w:tcPr>
          <w:p w:rsidR="00F04487" w:rsidRDefault="00F04487" w:rsidP="000D1EEE">
            <w:pPr>
              <w:pStyle w:val="BWSBodyText"/>
              <w:jc w:val="left"/>
              <w:rPr>
                <w:color w:val="000000"/>
              </w:rPr>
            </w:pPr>
            <w:r>
              <w:t>Create /stage/Amdocs directory as user “</w:t>
            </w:r>
            <w:proofErr w:type="spellStart"/>
            <w:r w:rsidRPr="00CA082C">
              <w:rPr>
                <w:b/>
              </w:rPr>
              <w:t>root</w:t>
            </w:r>
            <w:r>
              <w:t>”on</w:t>
            </w:r>
            <w:proofErr w:type="spellEnd"/>
            <w:r>
              <w:t xml:space="preserve"> the server.</w:t>
            </w:r>
          </w:p>
          <w:p w:rsidR="00F04487" w:rsidRDefault="00F04487" w:rsidP="000D1EEE">
            <w:pPr>
              <w:pStyle w:val="BWSBodyText"/>
              <w:jc w:val="left"/>
            </w:pPr>
          </w:p>
          <w:p w:rsidR="00F04487" w:rsidRPr="00E508BC" w:rsidRDefault="00F04487" w:rsidP="00E508BC">
            <w:pPr>
              <w:pStyle w:val="command"/>
            </w:pPr>
            <w:r w:rsidRPr="00E508BC">
              <w:t xml:space="preserve"> # </w:t>
            </w:r>
            <w:proofErr w:type="spellStart"/>
            <w:r w:rsidRPr="00E508BC">
              <w:t>mkdir</w:t>
            </w:r>
            <w:proofErr w:type="spellEnd"/>
            <w:r w:rsidRPr="00E508BC">
              <w:t xml:space="preserve"> -p /stage/Amdocs</w:t>
            </w:r>
          </w:p>
          <w:p w:rsidR="00F04487" w:rsidRDefault="00F04487" w:rsidP="00E508BC">
            <w:pPr>
              <w:pStyle w:val="command"/>
            </w:pPr>
          </w:p>
          <w:p w:rsidR="00F04487" w:rsidRDefault="00F04487" w:rsidP="000D1EEE">
            <w:pPr>
              <w:pStyle w:val="BWSBodyText"/>
              <w:jc w:val="left"/>
            </w:pPr>
          </w:p>
        </w:tc>
      </w:tr>
      <w:tr w:rsidR="00F04487" w:rsidRPr="00EC2D3A" w:rsidTr="000D1EEE">
        <w:tc>
          <w:tcPr>
            <w:tcW w:w="828" w:type="dxa"/>
          </w:tcPr>
          <w:p w:rsidR="00F04487" w:rsidRDefault="00CB1FC1" w:rsidP="000D1EEE">
            <w:pPr>
              <w:pStyle w:val="BWSBodyText"/>
              <w:jc w:val="left"/>
            </w:pPr>
            <w:r>
              <w:rPr>
                <w:noProof/>
              </w:rPr>
              <w:pict>
                <v:roundrect id="Rounded Rectangle 14" o:spid="_x0000_s1085" style="position:absolute;margin-left:7.5pt;margin-top:2.9pt;width:14.4pt;height:10.8pt;z-index:25177036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AGm9W83AgAAag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FFFFFF"/>
              </w:rPr>
            </w:pPr>
            <w:r>
              <w:t xml:space="preserve">Transfer the Required Packages and GPG-Key to the /stage/Amdocs directory </w:t>
            </w:r>
          </w:p>
          <w:p w:rsidR="00F04487" w:rsidRDefault="00F04487" w:rsidP="000D1EEE">
            <w:pPr>
              <w:pStyle w:val="BWSBodyText"/>
              <w:jc w:val="left"/>
              <w:rPr>
                <w:color w:val="FFFFFF"/>
              </w:rPr>
            </w:pPr>
            <w:r>
              <w:t>(these should be available</w:t>
            </w:r>
            <w:ins w:id="117" w:author="ssciriha" w:date="2012-03-17T14:38:00Z">
              <w:r w:rsidR="00E508BC">
                <w:t xml:space="preserve"> on</w:t>
              </w:r>
            </w:ins>
            <w:r>
              <w:t xml:space="preserve"> </w:t>
            </w:r>
            <w:del w:id="118" w:author="ssciriha" w:date="2012-03-17T14:38:00Z">
              <w:r w:rsidDel="00E508BC">
                <w:delText xml:space="preserve"> </w:delText>
              </w:r>
            </w:del>
            <w:r>
              <w:t>the BMS sever )</w:t>
            </w:r>
          </w:p>
          <w:p w:rsidR="00F04487" w:rsidRDefault="00F04487" w:rsidP="00E508BC">
            <w:pPr>
              <w:pStyle w:val="command"/>
              <w:rPr>
                <w:color w:val="FFFFFF"/>
              </w:rPr>
            </w:pPr>
            <w:del w:id="119" w:author="ssciriha" w:date="2012-03-17T14:37:00Z">
              <w:r w:rsidDel="00E508BC">
                <w:delText>#</w:delText>
              </w:r>
            </w:del>
            <w:r>
              <w:t xml:space="preserve"> </w:t>
            </w:r>
          </w:p>
          <w:p w:rsidR="00E508BC" w:rsidRDefault="00E508BC" w:rsidP="00E508BC">
            <w:pPr>
              <w:pStyle w:val="command"/>
              <w:rPr>
                <w:ins w:id="120" w:author="ssciriha" w:date="2012-03-17T14:37:00Z"/>
              </w:rPr>
            </w:pPr>
          </w:p>
          <w:p w:rsidR="00E508BC" w:rsidRPr="00E508BC" w:rsidRDefault="00CB1FC1" w:rsidP="00E508BC">
            <w:pPr>
              <w:pStyle w:val="command"/>
              <w:rPr>
                <w:ins w:id="121" w:author="ssciriha" w:date="2012-03-17T14:42:00Z"/>
              </w:rPr>
            </w:pPr>
            <w:ins w:id="122" w:author="ssciriha" w:date="2012-03-17T14:44:00Z">
              <w:r w:rsidRPr="00CB1FC1">
                <w:rPr>
                  <w:rPrChange w:id="123" w:author="ssciriha" w:date="2012-03-17T15:17:00Z">
                    <w:rPr>
                      <w:i/>
                    </w:rPr>
                  </w:rPrChange>
                </w:rPr>
                <w:t>**</w:t>
              </w:r>
            </w:ins>
            <w:ins w:id="124" w:author="ssciriha" w:date="2012-03-17T14:38:00Z">
              <w:r w:rsidRPr="00CB1FC1">
                <w:rPr>
                  <w:rPrChange w:id="125" w:author="ssciriha" w:date="2012-03-17T15:17:00Z">
                    <w:rPr>
                      <w:i/>
                    </w:rPr>
                  </w:rPrChange>
                </w:rPr>
                <w:t xml:space="preserve">Transfer the following packages ONLY </w:t>
              </w:r>
              <w:r w:rsidR="00E508BC" w:rsidRPr="00E508BC">
                <w:t>i</w:t>
              </w:r>
            </w:ins>
            <w:ins w:id="126" w:author="ssciriha" w:date="2012-03-17T14:37:00Z">
              <w:r w:rsidR="00E508BC" w:rsidRPr="00E508BC">
                <w:t xml:space="preserve">f node is </w:t>
              </w:r>
            </w:ins>
            <w:ins w:id="127" w:author="ssciriha" w:date="2012-03-17T14:38:00Z">
              <w:r w:rsidR="00E508BC" w:rsidRPr="00E508BC">
                <w:t xml:space="preserve">an </w:t>
              </w:r>
            </w:ins>
            <w:ins w:id="128" w:author="ssciriha" w:date="2012-03-17T14:37:00Z">
              <w:r w:rsidR="00E508BC" w:rsidRPr="00E508BC">
                <w:t>SLF</w:t>
              </w:r>
            </w:ins>
            <w:ins w:id="129" w:author="ssciriha" w:date="2012-03-17T14:38:00Z">
              <w:r w:rsidR="00E508BC" w:rsidRPr="00E508BC">
                <w:t xml:space="preserve"> node</w:t>
              </w:r>
            </w:ins>
            <w:ins w:id="130" w:author="ssciriha" w:date="2012-03-17T14:44:00Z">
              <w:r w:rsidR="00E508BC" w:rsidRPr="00E508BC">
                <w:t>**</w:t>
              </w:r>
            </w:ins>
            <w:ins w:id="131" w:author="ssciriha" w:date="2012-03-17T14:38:00Z">
              <w:r w:rsidR="00E508BC" w:rsidRPr="00E508BC">
                <w:t xml:space="preserve"> </w:t>
              </w:r>
            </w:ins>
            <w:ins w:id="132" w:author="ssciriha" w:date="2012-03-17T14:37:00Z">
              <w:r w:rsidR="00E508BC" w:rsidRPr="00E508BC">
                <w:t xml:space="preserve"> </w:t>
              </w:r>
            </w:ins>
          </w:p>
          <w:p w:rsidR="00E508BC" w:rsidRDefault="00E508BC" w:rsidP="00E508BC">
            <w:pPr>
              <w:pStyle w:val="command"/>
              <w:rPr>
                <w:ins w:id="133" w:author="ssciriha" w:date="2012-03-17T14:37:00Z"/>
              </w:rPr>
            </w:pPr>
          </w:p>
          <w:p w:rsidR="00F04487" w:rsidRPr="00E508BC" w:rsidRDefault="00F04487" w:rsidP="00E508BC">
            <w:pPr>
              <w:pStyle w:val="command"/>
              <w:rPr>
                <w:color w:val="FFFFFF"/>
              </w:rPr>
            </w:pPr>
            <w:r w:rsidRPr="00E508BC">
              <w:t>BPCapps-44RELv1-hga00a00012277.x86_64.rpm</w:t>
            </w:r>
          </w:p>
          <w:p w:rsidR="00F04487" w:rsidRPr="00E508BC" w:rsidRDefault="00F04487" w:rsidP="00E508BC">
            <w:pPr>
              <w:pStyle w:val="command"/>
              <w:rPr>
                <w:color w:val="FFFFFF"/>
              </w:rPr>
            </w:pPr>
            <w:r w:rsidRPr="00E508BC">
              <w:t>BPCdraslf-44RELv1-hga00a00012277.x86_64.rpm</w:t>
            </w:r>
          </w:p>
          <w:p w:rsidR="00414A5D" w:rsidRDefault="00F04487">
            <w:pPr>
              <w:pStyle w:val="command"/>
              <w:rPr>
                <w:color w:val="FFFFFF"/>
              </w:rPr>
            </w:pPr>
            <w:r w:rsidRPr="00E508BC">
              <w:t>BPCsnmp-44RELv1-hga00a00012277.x86_64.rpm</w:t>
            </w:r>
          </w:p>
          <w:p w:rsidR="00414A5D" w:rsidRDefault="00F04487">
            <w:pPr>
              <w:pStyle w:val="command"/>
              <w:rPr>
                <w:color w:val="FFFFFF"/>
              </w:rPr>
            </w:pPr>
            <w:r w:rsidRPr="00E508BC">
              <w:t>BPCttdb-44RELv1-hga00a00012277.x86_64.rpm</w:t>
            </w:r>
          </w:p>
          <w:p w:rsidR="00414A5D" w:rsidRDefault="00F04487">
            <w:pPr>
              <w:pStyle w:val="command"/>
              <w:rPr>
                <w:ins w:id="134" w:author="ssciriha" w:date="2012-03-17T15:07:00Z"/>
              </w:rPr>
            </w:pPr>
            <w:r w:rsidRPr="00E508BC">
              <w:t>BWCcta-1.3.1-OAM00001396.noarch.rpm</w:t>
            </w:r>
          </w:p>
          <w:p w:rsidR="00414A5D" w:rsidRDefault="00E508BC">
            <w:pPr>
              <w:pStyle w:val="command"/>
              <w:rPr>
                <w:color w:val="FFFFFF"/>
              </w:rPr>
            </w:pPr>
            <w:moveToRangeStart w:id="135" w:author="ssciriha" w:date="2012-03-17T15:07:00Z" w:name="move319760182"/>
            <w:moveTo w:id="136" w:author="ssciriha" w:date="2012-03-17T15:07:00Z">
              <w:r w:rsidRPr="00B54E08">
                <w:t>BWS-V2-GPG-KEY</w:t>
              </w:r>
            </w:moveTo>
          </w:p>
          <w:moveToRangeEnd w:id="135"/>
          <w:p w:rsidR="00414A5D" w:rsidRDefault="00414A5D">
            <w:pPr>
              <w:pStyle w:val="command"/>
            </w:pPr>
          </w:p>
          <w:p w:rsidR="00414A5D" w:rsidRDefault="00414A5D">
            <w:pPr>
              <w:pStyle w:val="command"/>
              <w:rPr>
                <w:ins w:id="137" w:author="ssciriha" w:date="2012-03-17T14:42:00Z"/>
              </w:rPr>
            </w:pPr>
          </w:p>
          <w:p w:rsidR="00414A5D" w:rsidRDefault="00E508BC">
            <w:pPr>
              <w:pStyle w:val="command"/>
              <w:rPr>
                <w:ins w:id="138" w:author="ssciriha" w:date="2012-03-17T14:42:00Z"/>
              </w:rPr>
            </w:pPr>
            <w:ins w:id="139" w:author="ssciriha" w:date="2012-03-17T14:44:00Z">
              <w:r>
                <w:t>**The following packages are required</w:t>
              </w:r>
            </w:ins>
            <w:ins w:id="140" w:author="ssciriha" w:date="2012-03-17T15:03:00Z">
              <w:r>
                <w:t xml:space="preserve"> for ALL nodes**</w:t>
              </w:r>
            </w:ins>
            <w:ins w:id="141" w:author="ssciriha" w:date="2012-03-17T14:44:00Z">
              <w:r>
                <w:t xml:space="preserve"> </w:t>
              </w:r>
            </w:ins>
          </w:p>
          <w:p w:rsidR="00414A5D" w:rsidRDefault="00414A5D">
            <w:pPr>
              <w:pStyle w:val="command"/>
              <w:rPr>
                <w:ins w:id="142" w:author="ssciriha" w:date="2012-03-17T14:42:00Z"/>
              </w:rPr>
            </w:pPr>
          </w:p>
          <w:p w:rsidR="00414A5D" w:rsidRDefault="00F04487">
            <w:pPr>
              <w:pStyle w:val="command"/>
              <w:rPr>
                <w:color w:val="FFFFFF"/>
              </w:rPr>
            </w:pPr>
            <w:moveFromRangeStart w:id="143" w:author="ssciriha" w:date="2012-03-17T15:07:00Z" w:name="move319760182"/>
            <w:moveFrom w:id="144" w:author="ssciriha" w:date="2012-03-17T15:07:00Z">
              <w:r w:rsidRPr="00B54E08" w:rsidDel="00E508BC">
                <w:t>BWS-V2-GPG-KEY</w:t>
              </w:r>
            </w:moveFrom>
          </w:p>
          <w:moveFromRangeEnd w:id="143"/>
          <w:p w:rsidR="00414A5D" w:rsidRDefault="00414A5D">
            <w:pPr>
              <w:pStyle w:val="command"/>
              <w:rPr>
                <w:del w:id="145" w:author="ssciriha" w:date="2012-03-17T15:07:00Z"/>
              </w:rPr>
            </w:pPr>
          </w:p>
          <w:p w:rsidR="00414A5D" w:rsidRDefault="00414A5D">
            <w:pPr>
              <w:pStyle w:val="command"/>
              <w:rPr>
                <w:del w:id="146" w:author="ssciriha" w:date="2012-03-17T15:07:00Z"/>
              </w:rPr>
            </w:pPr>
          </w:p>
          <w:p w:rsidR="00F04487" w:rsidRDefault="00F04487" w:rsidP="000D1EEE">
            <w:pPr>
              <w:pStyle w:val="BWSBodyText"/>
              <w:jc w:val="left"/>
            </w:pPr>
            <w:r>
              <w:t xml:space="preserve">The following  </w:t>
            </w:r>
            <w:proofErr w:type="spellStart"/>
            <w:r>
              <w:t>rpms</w:t>
            </w:r>
            <w:proofErr w:type="spellEnd"/>
            <w:r>
              <w:t xml:space="preserve">  are also required:</w:t>
            </w:r>
          </w:p>
          <w:p w:rsidR="00F04487" w:rsidRDefault="00F04487" w:rsidP="00E508BC">
            <w:pPr>
              <w:pStyle w:val="command"/>
            </w:pPr>
          </w:p>
          <w:p w:rsidR="00F04487" w:rsidRDefault="00F04487" w:rsidP="00E508BC">
            <w:pPr>
              <w:pStyle w:val="command"/>
            </w:pPr>
            <w:r>
              <w:t xml:space="preserve">net-snmp-5.3.2.2-14.el5_7.1.x86_64.rpm </w:t>
            </w:r>
          </w:p>
          <w:p w:rsidR="00F04487" w:rsidRDefault="00F04487" w:rsidP="00E508BC">
            <w:pPr>
              <w:pStyle w:val="command"/>
            </w:pPr>
            <w:r>
              <w:t>net-snmp-utils-5.3.2.2-14.el5_7.1.x86_64.rpm</w:t>
            </w:r>
          </w:p>
          <w:p w:rsidR="00F04487" w:rsidRDefault="00F04487" w:rsidP="00E508BC">
            <w:pPr>
              <w:pStyle w:val="command"/>
            </w:pPr>
          </w:p>
          <w:p w:rsidR="00F04487" w:rsidRDefault="00F04487" w:rsidP="00E508BC">
            <w:pPr>
              <w:pStyle w:val="command"/>
            </w:pPr>
          </w:p>
          <w:p w:rsidR="00F04487" w:rsidRDefault="00F04487" w:rsidP="000D1EEE">
            <w:pPr>
              <w:pStyle w:val="BWSBodyText"/>
            </w:pPr>
            <w:r>
              <w:t xml:space="preserve">the </w:t>
            </w:r>
            <w:proofErr w:type="spellStart"/>
            <w:r>
              <w:t>Traffix</w:t>
            </w:r>
            <w:proofErr w:type="spellEnd"/>
            <w:r>
              <w:t xml:space="preserve"> </w:t>
            </w:r>
            <w:proofErr w:type="spellStart"/>
            <w:r>
              <w:t>cdc</w:t>
            </w:r>
            <w:proofErr w:type="spellEnd"/>
            <w:r>
              <w:t xml:space="preserve"> tar file: </w:t>
            </w:r>
          </w:p>
          <w:p w:rsidR="00F04487" w:rsidRDefault="00F04487" w:rsidP="00E508BC">
            <w:pPr>
              <w:pStyle w:val="command"/>
            </w:pPr>
          </w:p>
          <w:p w:rsidR="00F04487" w:rsidRDefault="00F04487" w:rsidP="00E508BC">
            <w:pPr>
              <w:pStyle w:val="command"/>
            </w:pPr>
            <w:r>
              <w:t>sdc-3.3.2.0-36.tar.gz</w:t>
            </w:r>
          </w:p>
          <w:p w:rsidR="00F04487" w:rsidRDefault="00F04487" w:rsidP="00E508BC">
            <w:pPr>
              <w:pStyle w:val="command"/>
            </w:pPr>
          </w:p>
          <w:p w:rsidR="00F04487" w:rsidRDefault="00F04487" w:rsidP="00E508BC">
            <w:pPr>
              <w:pStyle w:val="command"/>
            </w:pPr>
          </w:p>
          <w:p w:rsidR="00F04487" w:rsidRDefault="00F04487" w:rsidP="000D1EEE">
            <w:pPr>
              <w:pStyle w:val="BWSBodyText"/>
              <w:rPr>
                <w:color w:val="FFFFFF"/>
              </w:rPr>
            </w:pPr>
            <w:proofErr w:type="spellStart"/>
            <w:r>
              <w:t>Corosync</w:t>
            </w:r>
            <w:proofErr w:type="spellEnd"/>
            <w:r>
              <w:t xml:space="preserve">/Pacemaker required </w:t>
            </w:r>
            <w:proofErr w:type="spellStart"/>
            <w:r>
              <w:t>rpms</w:t>
            </w:r>
            <w:proofErr w:type="spellEnd"/>
            <w:r>
              <w:t>:</w:t>
            </w:r>
          </w:p>
          <w:p w:rsidR="00F04487" w:rsidRDefault="00F04487" w:rsidP="000D1EEE">
            <w:pPr>
              <w:pStyle w:val="BWSBodyText"/>
            </w:pPr>
          </w:p>
          <w:p w:rsidR="00F04487" w:rsidRPr="00652F17" w:rsidRDefault="00F04487" w:rsidP="000D1EEE">
            <w:pPr>
              <w:pStyle w:val="BWSBodyText"/>
              <w:rPr>
                <w:rFonts w:ascii="Times New Roman" w:hAnsi="Times New Roman" w:cs="Times New Roman"/>
                <w:sz w:val="23"/>
                <w:szCs w:val="23"/>
              </w:rPr>
            </w:pPr>
            <w:r w:rsidRPr="00652F17">
              <w:rPr>
                <w:rFonts w:ascii="Times New Roman" w:eastAsia="Times New Roman" w:hAnsi="Times New Roman" w:cs="Times New Roman"/>
                <w:bCs w:val="0"/>
                <w:sz w:val="23"/>
                <w:szCs w:val="23"/>
                <w:lang w:eastAsia="en-GB"/>
              </w:rPr>
              <w:t>From EPEL (Extra Packages for Enterprise Linux) Repository</w:t>
            </w:r>
            <w:r w:rsidRPr="00143105">
              <w:rPr>
                <w:rFonts w:ascii="Times New Roman" w:eastAsia="Times New Roman" w:hAnsi="Times New Roman" w:cs="Times New Roman"/>
                <w:bCs w:val="0"/>
                <w:sz w:val="23"/>
                <w:szCs w:val="23"/>
                <w:lang w:eastAsia="en-GB"/>
              </w:rPr>
              <w:t>:</w:t>
            </w:r>
          </w:p>
          <w:p w:rsidR="00F04487" w:rsidRDefault="00F04487" w:rsidP="00E508BC">
            <w:pPr>
              <w:pStyle w:val="command"/>
            </w:pPr>
            <w:r>
              <w:t>libesmtp-1.0.4-5.el5.x86_64.rpm</w:t>
            </w:r>
          </w:p>
          <w:p w:rsidR="00F04487" w:rsidRPr="00F2368F" w:rsidRDefault="00F04487" w:rsidP="000D1EEE">
            <w:pPr>
              <w:autoSpaceDE w:val="0"/>
              <w:autoSpaceDN w:val="0"/>
              <w:adjustRightInd w:val="0"/>
              <w:rPr>
                <w:color w:val="000000"/>
                <w:lang w:eastAsia="en-GB" w:bidi="ar-SA"/>
              </w:rPr>
            </w:pPr>
          </w:p>
          <w:p w:rsidR="00F04487" w:rsidRDefault="00F04487" w:rsidP="000D1EEE">
            <w:pPr>
              <w:pStyle w:val="BWSBodyText"/>
            </w:pPr>
            <w:r>
              <w:rPr>
                <w:rFonts w:ascii="Times New Roman" w:eastAsia="Times New Roman" w:hAnsi="Times New Roman" w:cs="Times New Roman"/>
                <w:bCs w:val="0"/>
                <w:sz w:val="23"/>
                <w:szCs w:val="23"/>
                <w:lang w:eastAsia="en-GB"/>
              </w:rPr>
              <w:t>F</w:t>
            </w:r>
            <w:r w:rsidRPr="00F2368F">
              <w:rPr>
                <w:rFonts w:ascii="Times New Roman" w:eastAsia="Times New Roman" w:hAnsi="Times New Roman" w:cs="Times New Roman"/>
                <w:bCs w:val="0"/>
                <w:sz w:val="23"/>
                <w:szCs w:val="23"/>
                <w:lang w:eastAsia="en-GB"/>
              </w:rPr>
              <w:t xml:space="preserve">rom </w:t>
            </w:r>
            <w:proofErr w:type="spellStart"/>
            <w:r w:rsidRPr="00F2368F">
              <w:rPr>
                <w:rFonts w:ascii="Times New Roman" w:eastAsia="Times New Roman" w:hAnsi="Times New Roman" w:cs="Times New Roman"/>
                <w:bCs w:val="0"/>
                <w:sz w:val="23"/>
                <w:szCs w:val="23"/>
                <w:lang w:eastAsia="en-GB"/>
              </w:rPr>
              <w:t>Corosync</w:t>
            </w:r>
            <w:proofErr w:type="spellEnd"/>
            <w:r w:rsidRPr="00F2368F">
              <w:rPr>
                <w:rFonts w:ascii="Times New Roman" w:eastAsia="Times New Roman" w:hAnsi="Times New Roman" w:cs="Times New Roman"/>
                <w:bCs w:val="0"/>
                <w:sz w:val="23"/>
                <w:szCs w:val="23"/>
                <w:lang w:eastAsia="en-GB"/>
              </w:rPr>
              <w:t>/Pacemaker Repositories</w:t>
            </w:r>
            <w:r>
              <w:rPr>
                <w:rFonts w:ascii="Times New Roman" w:eastAsia="Times New Roman" w:hAnsi="Times New Roman" w:cs="Times New Roman"/>
                <w:bCs w:val="0"/>
                <w:sz w:val="23"/>
                <w:szCs w:val="23"/>
                <w:lang w:eastAsia="en-GB"/>
              </w:rPr>
              <w:t>:</w:t>
            </w:r>
          </w:p>
          <w:p w:rsidR="00F04487" w:rsidRDefault="00F04487" w:rsidP="00E508BC">
            <w:pPr>
              <w:pStyle w:val="command"/>
            </w:pPr>
            <w:r>
              <w:t>pacemaker-libs-1.1.5-1.1.el5.x86_64.rpm</w:t>
            </w:r>
          </w:p>
          <w:p w:rsidR="00F04487" w:rsidRDefault="00F04487" w:rsidP="00E508BC">
            <w:pPr>
              <w:pStyle w:val="command"/>
            </w:pPr>
            <w:r>
              <w:t>pacemaker-1.1.5-1.1.el5.x86_64.rpm</w:t>
            </w:r>
          </w:p>
          <w:p w:rsidR="00F04487" w:rsidRDefault="00F04487" w:rsidP="00E508BC">
            <w:pPr>
              <w:pStyle w:val="command"/>
            </w:pPr>
            <w:r>
              <w:t>cluster-glue-libs-1.0.6-1.6.el5.x86_64.rpm</w:t>
            </w:r>
          </w:p>
          <w:p w:rsidR="00F04487" w:rsidRDefault="00F04487" w:rsidP="00E508BC">
            <w:pPr>
              <w:pStyle w:val="command"/>
            </w:pPr>
            <w:r>
              <w:t>corosync-1.2.7-1.1.el5.x86_64.rpmr</w:t>
            </w:r>
          </w:p>
          <w:p w:rsidR="00F04487" w:rsidRDefault="00F04487" w:rsidP="00E508BC">
            <w:pPr>
              <w:pStyle w:val="command"/>
            </w:pPr>
            <w:r>
              <w:t>heartbeat-3.0.3-2.3.el5.x86_64.rpm</w:t>
            </w:r>
          </w:p>
          <w:p w:rsidR="00F04487" w:rsidRDefault="00F04487" w:rsidP="00E508BC">
            <w:pPr>
              <w:pStyle w:val="command"/>
            </w:pPr>
            <w:r>
              <w:t>heartbeat-libs-3.0.3-2.3.el5.x86_64.rpm</w:t>
            </w:r>
          </w:p>
          <w:p w:rsidR="00414A5D" w:rsidRDefault="00F04487">
            <w:pPr>
              <w:pStyle w:val="command"/>
            </w:pPr>
            <w:r>
              <w:t>cluster-glue-1.0.6-1.5.el5.x86_64.rpm</w:t>
            </w:r>
          </w:p>
          <w:p w:rsidR="00414A5D" w:rsidRDefault="00F04487">
            <w:pPr>
              <w:pStyle w:val="command"/>
            </w:pPr>
            <w:r>
              <w:t>resource-agents-1.0.4-1.1.el5.x86_64.rpm</w:t>
            </w:r>
          </w:p>
          <w:p w:rsidR="00414A5D" w:rsidRDefault="00F04487">
            <w:pPr>
              <w:pStyle w:val="command"/>
              <w:rPr>
                <w:ins w:id="147" w:author="ssciriha" w:date="2012-03-17T15:14:00Z"/>
              </w:rPr>
            </w:pPr>
            <w:r>
              <w:t>corosynclib-1.2.7-1.1.el5.x86_64.rpm</w:t>
            </w:r>
          </w:p>
          <w:p w:rsidR="00414A5D" w:rsidRDefault="00414A5D">
            <w:pPr>
              <w:pStyle w:val="command"/>
              <w:rPr>
                <w:ins w:id="148" w:author="ssciriha" w:date="2012-03-17T15:14:00Z"/>
              </w:rPr>
            </w:pPr>
          </w:p>
          <w:p w:rsidR="00414A5D" w:rsidRDefault="00E508BC">
            <w:pPr>
              <w:pStyle w:val="command"/>
              <w:rPr>
                <w:ins w:id="149" w:author="ssciriha" w:date="2012-03-17T15:18:00Z"/>
              </w:rPr>
            </w:pPr>
            <w:ins w:id="150" w:author="ssciriha" w:date="2012-03-17T15:18:00Z">
              <w:r>
                <w:t>**Transfer the following package ONLY if the node is NOT an SLF node**</w:t>
              </w:r>
            </w:ins>
          </w:p>
          <w:p w:rsidR="00414A5D" w:rsidRDefault="00414A5D">
            <w:pPr>
              <w:pStyle w:val="command"/>
              <w:rPr>
                <w:ins w:id="151" w:author="ssciriha" w:date="2012-03-17T15:18:00Z"/>
              </w:rPr>
            </w:pPr>
          </w:p>
          <w:p w:rsidR="00414A5D" w:rsidRDefault="00E508BC">
            <w:pPr>
              <w:pStyle w:val="command"/>
            </w:pPr>
            <w:ins w:id="152" w:author="ssciriha" w:date="2012-03-17T15:18:00Z">
              <w:r w:rsidRPr="00E508BC">
                <w:t>jdk-6u30-linux-x64.bin</w:t>
              </w:r>
            </w:ins>
          </w:p>
          <w:p w:rsidR="00414A5D" w:rsidRDefault="00414A5D">
            <w:pPr>
              <w:pStyle w:val="command"/>
            </w:pPr>
          </w:p>
          <w:p w:rsidR="00F04487" w:rsidRDefault="00F04487" w:rsidP="000D1EEE">
            <w:pPr>
              <w:pStyle w:val="output"/>
              <w:jc w:val="left"/>
            </w:pPr>
          </w:p>
        </w:tc>
      </w:tr>
    </w:tbl>
    <w:p w:rsidR="00F04487" w:rsidRDefault="00F04487" w:rsidP="00F04487">
      <w:pPr>
        <w:pStyle w:val="BodyText"/>
        <w:jc w:val="left"/>
      </w:pPr>
    </w:p>
    <w:p w:rsidR="00F04487" w:rsidRPr="00F539EF" w:rsidRDefault="00F04487" w:rsidP="00F04487">
      <w:pPr>
        <w:pStyle w:val="Heading3"/>
        <w:rPr>
          <w:sz w:val="28"/>
          <w:lang w:val="en-GB"/>
        </w:rPr>
      </w:pPr>
      <w:bookmarkStart w:id="153" w:name="_Toc318709781"/>
      <w:bookmarkStart w:id="154" w:name="_Toc319304068"/>
      <w:r>
        <w:rPr>
          <w:sz w:val="28"/>
          <w:lang w:val="en-CA"/>
        </w:rPr>
        <w:t>Install packages</w:t>
      </w:r>
      <w:bookmarkEnd w:id="153"/>
      <w:bookmarkEnd w:id="154"/>
    </w:p>
    <w:tbl>
      <w:tblPr>
        <w:tblStyle w:val="TableGrid"/>
        <w:tblW w:w="9576" w:type="dxa"/>
        <w:tblInd w:w="-7" w:type="dxa"/>
        <w:tblLayout w:type="fixed"/>
        <w:tblLook w:val="04A0"/>
      </w:tblPr>
      <w:tblGrid>
        <w:gridCol w:w="828"/>
        <w:gridCol w:w="8748"/>
      </w:tblGrid>
      <w:tr w:rsidR="00F04487" w:rsidRPr="00256EB2" w:rsidTr="000D1EEE">
        <w:tc>
          <w:tcPr>
            <w:tcW w:w="828" w:type="dxa"/>
          </w:tcPr>
          <w:p w:rsidR="00F04487" w:rsidRDefault="00CB1FC1" w:rsidP="000D1EEE">
            <w:pPr>
              <w:pStyle w:val="BWSBodyText"/>
              <w:jc w:val="left"/>
            </w:pPr>
            <w:r>
              <w:rPr>
                <w:noProof/>
              </w:rPr>
              <w:pict>
                <v:roundrect id="_x0000_s1084" style="position:absolute;margin-left:7.5pt;margin-top:2.9pt;width:14.4pt;height:10.8pt;z-index:2517713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"/>
              </w:pict>
            </w:r>
          </w:p>
        </w:tc>
        <w:tc>
          <w:tcPr>
            <w:tcW w:w="8748" w:type="dxa"/>
          </w:tcPr>
          <w:p w:rsidR="00E508BC" w:rsidRDefault="00E508BC" w:rsidP="000D1EEE">
            <w:pPr>
              <w:pStyle w:val="BWSBodyText"/>
              <w:jc w:val="left"/>
              <w:rPr>
                <w:ins w:id="155" w:author="ssciriha" w:date="2012-03-17T17:11:00Z"/>
              </w:rPr>
            </w:pPr>
          </w:p>
          <w:p w:rsidR="00E508BC" w:rsidRPr="00E508BC" w:rsidRDefault="00CB1FC1" w:rsidP="00E508BC">
            <w:pPr>
              <w:pStyle w:val="BWSBodyText"/>
              <w:jc w:val="left"/>
              <w:rPr>
                <w:ins w:id="156" w:author="ssciriha" w:date="2012-03-17T17:11:00Z"/>
                <w:b/>
                <w:rPrChange w:id="157" w:author="ssciriha" w:date="2012-03-17T17:11:00Z">
                  <w:rPr>
                    <w:ins w:id="158" w:author="ssciriha" w:date="2012-03-17T17:11:00Z"/>
                    <w:b/>
                    <w:i/>
                  </w:rPr>
                </w:rPrChange>
              </w:rPr>
            </w:pPr>
            <w:ins w:id="159" w:author="ssciriha" w:date="2012-03-17T17:11:00Z">
              <w:r w:rsidRPr="00CB1FC1">
                <w:rPr>
                  <w:b/>
                  <w:rPrChange w:id="160" w:author="ssciriha" w:date="2012-03-17T17:11:00Z">
                    <w:rPr>
                      <w:b/>
                      <w:i/>
                    </w:rPr>
                  </w:rPrChange>
                </w:rPr>
                <w:t>**Perform this step</w:t>
              </w:r>
            </w:ins>
            <w:ins w:id="161" w:author="ssciriha" w:date="2012-03-18T10:59:00Z">
              <w:r w:rsidR="00C11B5B">
                <w:rPr>
                  <w:b/>
                </w:rPr>
                <w:t xml:space="preserve"> (3.18.3)</w:t>
              </w:r>
            </w:ins>
            <w:ins w:id="162" w:author="ssciriha" w:date="2012-03-17T17:11:00Z">
              <w:r w:rsidRPr="00CB1FC1">
                <w:rPr>
                  <w:b/>
                  <w:rPrChange w:id="163" w:author="ssciriha" w:date="2012-03-17T17:11:00Z">
                    <w:rPr>
                      <w:b/>
                      <w:i/>
                    </w:rPr>
                  </w:rPrChange>
                </w:rPr>
                <w:t xml:space="preserve"> ONLY if the node is an SLF node**</w:t>
              </w:r>
            </w:ins>
          </w:p>
          <w:p w:rsidR="00E508BC" w:rsidRDefault="00E508BC" w:rsidP="000D1EEE">
            <w:pPr>
              <w:pStyle w:val="BWSBodyText"/>
              <w:jc w:val="left"/>
              <w:rPr>
                <w:ins w:id="164" w:author="ssciriha" w:date="2012-03-17T17:11:00Z"/>
              </w:rPr>
            </w:pPr>
          </w:p>
          <w:p w:rsidR="00F04487" w:rsidRDefault="00F04487" w:rsidP="000D1EEE">
            <w:pPr>
              <w:pStyle w:val="BWSBodyText"/>
              <w:jc w:val="left"/>
              <w:rPr>
                <w:color w:val="000000"/>
              </w:rPr>
            </w:pPr>
            <w:r>
              <w:t>Import BWS-V2-CGC-KEY</w:t>
            </w:r>
          </w:p>
          <w:p w:rsidR="00F04487" w:rsidRDefault="00F04487" w:rsidP="000D1EEE">
            <w:pPr>
              <w:pStyle w:val="BWSBodyText"/>
              <w:jc w:val="left"/>
              <w:rPr>
                <w:color w:val="000000"/>
              </w:rPr>
            </w:pPr>
            <w:r>
              <w:t xml:space="preserve">  </w:t>
            </w:r>
          </w:p>
          <w:p w:rsidR="00F04487" w:rsidRPr="00BD40A0" w:rsidRDefault="00F04487" w:rsidP="00E508BC">
            <w:pPr>
              <w:pStyle w:val="command"/>
            </w:pPr>
            <w:r w:rsidRPr="00B54E08">
              <w:t xml:space="preserve"># </w:t>
            </w:r>
            <w:r w:rsidRPr="00BD40A0">
              <w:t>rpm --import /stage/Amdocs/BWS-V2-GPG-KEY</w:t>
            </w:r>
          </w:p>
          <w:p w:rsidR="00F04487" w:rsidRDefault="00F04487" w:rsidP="000D1EEE">
            <w:pPr>
              <w:pStyle w:val="BWSBodyText"/>
              <w:jc w:val="left"/>
            </w:pPr>
          </w:p>
          <w:p w:rsidR="00F04487" w:rsidRDefault="00F04487" w:rsidP="000D1EEE">
            <w:pPr>
              <w:pStyle w:val="BWSBodyText"/>
              <w:jc w:val="left"/>
            </w:pPr>
            <w:r>
              <w:t>Install:</w:t>
            </w:r>
          </w:p>
          <w:p w:rsidR="00F04487" w:rsidRDefault="00F04487" w:rsidP="000D1EEE">
            <w:pPr>
              <w:pStyle w:val="BWSBodyText"/>
              <w:jc w:val="left"/>
            </w:pPr>
            <w:r>
              <w:t xml:space="preserve">net-snmp-5.3.2.2-14.el5_7.1.x86_64.rpm </w:t>
            </w:r>
          </w:p>
          <w:p w:rsidR="00F04487" w:rsidRDefault="00F04487" w:rsidP="000D1EEE">
            <w:pPr>
              <w:pStyle w:val="BWSBodyText"/>
              <w:jc w:val="left"/>
            </w:pPr>
            <w:r>
              <w:t>net-snmp-utils-5.3.2.2-14.el5_7.1.x86_64.rpm</w:t>
            </w:r>
          </w:p>
          <w:p w:rsidR="00F04487" w:rsidRDefault="00F04487" w:rsidP="000D1EEE">
            <w:pPr>
              <w:pStyle w:val="BWSBodyText"/>
              <w:jc w:val="left"/>
            </w:pPr>
          </w:p>
          <w:p w:rsidR="00F04487" w:rsidRDefault="00F04487" w:rsidP="00E508BC">
            <w:pPr>
              <w:pStyle w:val="command"/>
            </w:pPr>
            <w:r>
              <w:t xml:space="preserve"># </w:t>
            </w:r>
            <w:r w:rsidRPr="00BD40A0">
              <w:t>yum install net-snmp-5.3.2.2-14.el5_7.1.x86_64.rpm net-snmp-utils-5.3.2.2-14.el5_7.1.x86_64.rpm</w:t>
            </w:r>
          </w:p>
          <w:p w:rsidR="00F04487" w:rsidRDefault="00F04487" w:rsidP="000D1EEE">
            <w:pPr>
              <w:pStyle w:val="BWSBodyText"/>
              <w:jc w:val="left"/>
            </w:pPr>
          </w:p>
          <w:p w:rsidR="00F04487" w:rsidRDefault="00F04487" w:rsidP="000D1EEE">
            <w:pPr>
              <w:pStyle w:val="BWSBodyText"/>
              <w:jc w:val="left"/>
            </w:pPr>
            <w:r>
              <w:t>Use yum to install BWS/BPC/BWC packages:</w:t>
            </w:r>
          </w:p>
          <w:p w:rsidR="00F04487" w:rsidRDefault="00F04487" w:rsidP="000D1EEE">
            <w:pPr>
              <w:pStyle w:val="BWSBodyText"/>
              <w:jc w:val="left"/>
            </w:pPr>
            <w:r>
              <w:t xml:space="preserve"> </w:t>
            </w:r>
          </w:p>
          <w:p w:rsidR="00F04487" w:rsidRPr="00BD40A0" w:rsidRDefault="00F04487" w:rsidP="00E508BC">
            <w:pPr>
              <w:pStyle w:val="command"/>
            </w:pPr>
            <w:r>
              <w:t xml:space="preserve"># </w:t>
            </w:r>
            <w:proofErr w:type="spellStart"/>
            <w:r w:rsidRPr="00BD40A0">
              <w:t>cd</w:t>
            </w:r>
            <w:proofErr w:type="spellEnd"/>
            <w:r w:rsidRPr="00BD40A0">
              <w:t xml:space="preserve"> /stage/Amdocs</w:t>
            </w:r>
          </w:p>
          <w:p w:rsidR="00F04487" w:rsidRPr="00BD40A0" w:rsidRDefault="00F04487" w:rsidP="00E508BC">
            <w:pPr>
              <w:pStyle w:val="command"/>
            </w:pPr>
            <w:r>
              <w:t xml:space="preserve"># </w:t>
            </w:r>
            <w:r w:rsidRPr="00BD40A0">
              <w:t>yum install BPCttdb-44RELv1-hga00a00012277.x86_64.rpm</w:t>
            </w:r>
          </w:p>
          <w:p w:rsidR="00F04487" w:rsidRPr="00BD40A0" w:rsidRDefault="00F04487" w:rsidP="00E508BC">
            <w:pPr>
              <w:pStyle w:val="command"/>
            </w:pPr>
            <w:r>
              <w:t xml:space="preserve"># </w:t>
            </w:r>
            <w:r w:rsidRPr="00BD40A0">
              <w:t>yum install BPCsnmp-44RELv1-hga00a00012277.x86_64.rpm</w:t>
            </w:r>
          </w:p>
          <w:p w:rsidR="00F04487" w:rsidRDefault="00F04487" w:rsidP="00E508BC">
            <w:pPr>
              <w:pStyle w:val="command"/>
            </w:pPr>
          </w:p>
          <w:p w:rsidR="00F04487" w:rsidRDefault="00F04487" w:rsidP="00E508BC">
            <w:pPr>
              <w:pStyle w:val="command"/>
            </w:pPr>
            <w:r>
              <w:t xml:space="preserve"># </w:t>
            </w:r>
            <w:r w:rsidRPr="00BD40A0">
              <w:t>yum install BPCapps-44RELv1-hga00a00012277.x86_64.rpm</w:t>
            </w:r>
          </w:p>
          <w:p w:rsidR="00F04487" w:rsidRDefault="00F04487" w:rsidP="00E508BC">
            <w:pPr>
              <w:pStyle w:val="command"/>
            </w:pPr>
          </w:p>
          <w:p w:rsidR="00414A5D" w:rsidRDefault="00F04487">
            <w:pPr>
              <w:pStyle w:val="command"/>
            </w:pPr>
            <w:r>
              <w:t xml:space="preserve"># </w:t>
            </w:r>
            <w:r w:rsidRPr="00BD40A0">
              <w:t>yum install BPCdraslf-44RELv1-hga00a00012277.x86_64.rpm</w:t>
            </w:r>
          </w:p>
          <w:p w:rsidR="00414A5D" w:rsidRDefault="00414A5D">
            <w:pPr>
              <w:pStyle w:val="command"/>
            </w:pPr>
          </w:p>
          <w:p w:rsidR="00414A5D" w:rsidRDefault="00F04487">
            <w:pPr>
              <w:pStyle w:val="command"/>
            </w:pPr>
            <w:r>
              <w:t xml:space="preserve"># </w:t>
            </w:r>
            <w:r w:rsidRPr="00BD40A0">
              <w:t>yum install BWCcta-1.3.1-OAM00001396.noarch.rpm</w:t>
            </w:r>
          </w:p>
          <w:p w:rsidR="00F04487" w:rsidRDefault="00F04487" w:rsidP="000D1EEE">
            <w:pPr>
              <w:pStyle w:val="BWSBodyText"/>
              <w:jc w:val="left"/>
            </w:pPr>
          </w:p>
        </w:tc>
      </w:tr>
      <w:tr w:rsidR="00F04487" w:rsidRPr="003D536D" w:rsidTr="000D1EEE">
        <w:tc>
          <w:tcPr>
            <w:tcW w:w="828" w:type="dxa"/>
          </w:tcPr>
          <w:p w:rsidR="00F04487" w:rsidRDefault="00CB1FC1" w:rsidP="000D1EEE">
            <w:pPr>
              <w:pStyle w:val="BWSBodyText"/>
              <w:jc w:val="left"/>
            </w:pPr>
            <w:r>
              <w:rPr>
                <w:noProof/>
              </w:rPr>
              <w:pict>
                <v:roundrect id="Rounded Rectangle 247" o:spid="_x0000_s1083" style="position:absolute;margin-left:6.7pt;margin-top:2.9pt;width:14.4pt;height:10.8pt;z-index:25177241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"/>
              </w:pict>
            </w:r>
          </w:p>
        </w:tc>
        <w:tc>
          <w:tcPr>
            <w:tcW w:w="8748" w:type="dxa"/>
          </w:tcPr>
          <w:p w:rsidR="00F04487" w:rsidRDefault="00F04487" w:rsidP="000D1EEE">
            <w:pPr>
              <w:pStyle w:val="BWSBodyText"/>
              <w:jc w:val="left"/>
            </w:pPr>
          </w:p>
          <w:p w:rsidR="00F04487" w:rsidRDefault="00F04487" w:rsidP="000D1EEE">
            <w:pPr>
              <w:pStyle w:val="BWSBodyText"/>
              <w:jc w:val="left"/>
            </w:pPr>
          </w:p>
          <w:p w:rsidR="00F04487" w:rsidRDefault="00F04487" w:rsidP="000D1EEE">
            <w:pPr>
              <w:pStyle w:val="BWSBodyText"/>
              <w:jc w:val="left"/>
            </w:pPr>
          </w:p>
          <w:p w:rsidR="00F04487" w:rsidRDefault="00F04487" w:rsidP="000D1EEE">
            <w:pPr>
              <w:pStyle w:val="BWSBodyText"/>
              <w:jc w:val="left"/>
            </w:pPr>
          </w:p>
          <w:p w:rsidR="00F04487" w:rsidRDefault="00F04487" w:rsidP="000D1EEE">
            <w:pPr>
              <w:pStyle w:val="output"/>
              <w:jc w:val="left"/>
            </w:pPr>
          </w:p>
        </w:tc>
      </w:tr>
    </w:tbl>
    <w:p w:rsidR="00F04487" w:rsidRDefault="00F04487" w:rsidP="00F04487">
      <w:pPr>
        <w:pStyle w:val="BodyText"/>
        <w:jc w:val="left"/>
        <w:rPr>
          <w:lang w:val="en-GB"/>
        </w:rPr>
      </w:pPr>
    </w:p>
    <w:p w:rsidR="00F04487" w:rsidRDefault="00F04487" w:rsidP="00F04487">
      <w:pPr>
        <w:pStyle w:val="BodyText"/>
        <w:jc w:val="left"/>
        <w:rPr>
          <w:lang w:val="en-GB"/>
        </w:rPr>
      </w:pPr>
    </w:p>
    <w:p w:rsidR="00F04487" w:rsidRPr="0010665E" w:rsidRDefault="00F04487" w:rsidP="00F04487">
      <w:pPr>
        <w:pStyle w:val="Heading3"/>
        <w:rPr>
          <w:sz w:val="28"/>
          <w:lang w:val="en-GB"/>
        </w:rPr>
      </w:pPr>
      <w:bookmarkStart w:id="165" w:name="_Toc318709782"/>
      <w:bookmarkStart w:id="166" w:name="_Toc319304069"/>
      <w:r>
        <w:rPr>
          <w:sz w:val="28"/>
          <w:lang w:val="en-CA"/>
        </w:rPr>
        <w:t xml:space="preserve">Restore backed-up opt </w:t>
      </w:r>
      <w:proofErr w:type="gramStart"/>
      <w:r>
        <w:rPr>
          <w:sz w:val="28"/>
          <w:lang w:val="en-CA"/>
        </w:rPr>
        <w:t xml:space="preserve">directory  </w:t>
      </w:r>
      <w:proofErr w:type="spellStart"/>
      <w:r>
        <w:rPr>
          <w:sz w:val="28"/>
          <w:lang w:val="en-CA"/>
        </w:rPr>
        <w:t>config</w:t>
      </w:r>
      <w:proofErr w:type="spellEnd"/>
      <w:proofErr w:type="gramEnd"/>
      <w:r>
        <w:rPr>
          <w:sz w:val="28"/>
          <w:lang w:val="en-CA"/>
        </w:rPr>
        <w:t xml:space="preserve"> files</w:t>
      </w:r>
      <w:bookmarkEnd w:id="165"/>
      <w:bookmarkEnd w:id="166"/>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Pr="0010665E" w:rsidRDefault="00CB1FC1" w:rsidP="000D1EEE">
            <w:pPr>
              <w:pStyle w:val="BWSBodyText"/>
              <w:jc w:val="left"/>
            </w:pPr>
            <w:r>
              <w:rPr>
                <w:noProof/>
              </w:rPr>
              <w:pict>
                <v:roundrect id="_x0000_s1082" style="position:absolute;margin-left:7.5pt;margin-top:2.9pt;width:14.4pt;height:10.8pt;z-index:2517857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"/>
              </w:pict>
            </w:r>
          </w:p>
        </w:tc>
        <w:tc>
          <w:tcPr>
            <w:tcW w:w="8748" w:type="dxa"/>
          </w:tcPr>
          <w:p w:rsidR="00F04487" w:rsidRDefault="00F04487" w:rsidP="000D1EEE">
            <w:pPr>
              <w:pStyle w:val="BWSBodyText"/>
              <w:jc w:val="left"/>
              <w:rPr>
                <w:color w:val="000000"/>
              </w:rPr>
            </w:pPr>
            <w:r>
              <w:t xml:space="preserve">Backup archive files are located </w:t>
            </w:r>
            <w:r w:rsidRPr="0010665E">
              <w:t xml:space="preserve"> </w:t>
            </w:r>
            <w:r>
              <w:t xml:space="preserve">in  </w:t>
            </w:r>
            <w:r w:rsidRPr="0010665E">
              <w:t>/</w:t>
            </w:r>
            <w:proofErr w:type="spellStart"/>
            <w:r>
              <w:t>var</w:t>
            </w:r>
            <w:proofErr w:type="spellEnd"/>
            <w:r>
              <w:t>/</w:t>
            </w:r>
            <w:proofErr w:type="spellStart"/>
            <w:r>
              <w:t>tmp</w:t>
            </w:r>
            <w:proofErr w:type="spellEnd"/>
            <w:r w:rsidRPr="0010665E">
              <w:t xml:space="preserve">/backups </w:t>
            </w:r>
          </w:p>
          <w:p w:rsidR="00F04487" w:rsidRDefault="00F04487" w:rsidP="00E508BC">
            <w:pPr>
              <w:pStyle w:val="command"/>
            </w:pPr>
          </w:p>
          <w:p w:rsidR="00F04487" w:rsidRDefault="00F04487" w:rsidP="00E508BC">
            <w:pPr>
              <w:pStyle w:val="command"/>
            </w:pPr>
          </w:p>
          <w:p w:rsidR="00F04487" w:rsidRPr="0010665E" w:rsidRDefault="00F04487" w:rsidP="00E508BC">
            <w:pPr>
              <w:pStyle w:val="command"/>
            </w:pPr>
          </w:p>
        </w:tc>
      </w:tr>
      <w:tr w:rsidR="00F04487" w:rsidRPr="0010665E" w:rsidTr="000D1EEE">
        <w:tc>
          <w:tcPr>
            <w:tcW w:w="828" w:type="dxa"/>
          </w:tcPr>
          <w:p w:rsidR="00F04487" w:rsidRPr="0010665E" w:rsidRDefault="00CB1FC1" w:rsidP="000D1EEE">
            <w:pPr>
              <w:pStyle w:val="BWSBodyText"/>
              <w:jc w:val="left"/>
            </w:pPr>
            <w:r>
              <w:rPr>
                <w:noProof/>
              </w:rPr>
              <w:pict>
                <v:roundrect id="_x0000_s1081" style="position:absolute;margin-left:7.5pt;margin-top:2.9pt;width:14.4pt;height:10.8pt;z-index:25178675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"/>
              </w:pict>
            </w:r>
          </w:p>
        </w:tc>
        <w:tc>
          <w:tcPr>
            <w:tcW w:w="8748" w:type="dxa"/>
          </w:tcPr>
          <w:p w:rsidR="00F04487" w:rsidRPr="00E91ACF" w:rsidRDefault="00F04487" w:rsidP="00E508BC">
            <w:pPr>
              <w:pStyle w:val="command"/>
              <w:rPr>
                <w:rFonts w:eastAsiaTheme="majorEastAsia"/>
              </w:rPr>
            </w:pPr>
            <w:r w:rsidRPr="00E91ACF">
              <w:rPr>
                <w:rFonts w:eastAsiaTheme="majorEastAsia"/>
              </w:rPr>
              <w:t xml:space="preserve">Change to / directory and restore </w:t>
            </w:r>
            <w:r>
              <w:rPr>
                <w:rFonts w:eastAsiaTheme="majorEastAsia"/>
              </w:rPr>
              <w:t xml:space="preserve">opt </w:t>
            </w:r>
            <w:r w:rsidRPr="00E91ACF">
              <w:rPr>
                <w:rFonts w:eastAsiaTheme="majorEastAsia"/>
              </w:rPr>
              <w:t xml:space="preserve"> files :</w:t>
            </w:r>
          </w:p>
          <w:p w:rsidR="00F04487" w:rsidRDefault="00F04487" w:rsidP="00E508BC">
            <w:pPr>
              <w:pStyle w:val="command"/>
            </w:pPr>
          </w:p>
          <w:p w:rsidR="00F04487" w:rsidRPr="0010665E" w:rsidRDefault="00F04487" w:rsidP="00E508BC">
            <w:pPr>
              <w:pStyle w:val="command"/>
            </w:pPr>
            <w:r w:rsidRPr="00B54E08">
              <w:t xml:space="preserve"># </w:t>
            </w:r>
            <w:proofErr w:type="spellStart"/>
            <w:r w:rsidRPr="00BD40A0">
              <w:t>cd</w:t>
            </w:r>
            <w:proofErr w:type="spellEnd"/>
            <w:r w:rsidRPr="00BD40A0">
              <w:t xml:space="preserve"> /</w:t>
            </w:r>
          </w:p>
          <w:p w:rsidR="00F04487" w:rsidRPr="00B54E08" w:rsidRDefault="00F04487" w:rsidP="00E508BC">
            <w:pPr>
              <w:pStyle w:val="command"/>
            </w:pPr>
            <w:r w:rsidRPr="00B54E08">
              <w:t xml:space="preserve"># </w:t>
            </w:r>
            <w:r w:rsidRPr="00BD40A0">
              <w:t xml:space="preserve">tar </w:t>
            </w:r>
            <w:proofErr w:type="spellStart"/>
            <w:r w:rsidRPr="00BD40A0">
              <w:t>zxvf</w:t>
            </w:r>
            <w:proofErr w:type="spellEnd"/>
            <w:r w:rsidRPr="00BD40A0">
              <w:t xml:space="preserve"> /</w:t>
            </w:r>
            <w:proofErr w:type="spellStart"/>
            <w:r w:rsidRPr="00BD40A0">
              <w:t>var</w:t>
            </w:r>
            <w:proofErr w:type="spellEnd"/>
            <w:r w:rsidRPr="00BD40A0">
              <w:t>/</w:t>
            </w:r>
            <w:proofErr w:type="spellStart"/>
            <w:r w:rsidRPr="00BD40A0">
              <w:t>tmp</w:t>
            </w:r>
            <w:proofErr w:type="spellEnd"/>
            <w:r w:rsidRPr="00BD40A0">
              <w:t>/backups/&lt;BACKUP_FILE&gt;  opt</w:t>
            </w:r>
          </w:p>
          <w:p w:rsidR="00F04487" w:rsidRDefault="00F04487" w:rsidP="00E508BC">
            <w:pPr>
              <w:pStyle w:val="command"/>
              <w:rPr>
                <w:ins w:id="167" w:author="ssciriha" w:date="2012-03-17T17:14:00Z"/>
              </w:rPr>
            </w:pPr>
          </w:p>
          <w:p w:rsidR="00E508BC" w:rsidRPr="00E508BC" w:rsidRDefault="00E508BC" w:rsidP="00E508BC">
            <w:pPr>
              <w:pStyle w:val="BWSBodyText"/>
              <w:jc w:val="left"/>
              <w:rPr>
                <w:ins w:id="168" w:author="ssciriha" w:date="2012-03-17T17:14:00Z"/>
                <w:b/>
              </w:rPr>
            </w:pPr>
            <w:ins w:id="169" w:author="ssciriha" w:date="2012-03-17T17:14:00Z">
              <w:r w:rsidRPr="00E508BC">
                <w:rPr>
                  <w:b/>
                </w:rPr>
                <w:t>**</w:t>
              </w:r>
            </w:ins>
            <w:ins w:id="170" w:author="ssciriha" w:date="2012-03-17T17:17:00Z">
              <w:r>
                <w:rPr>
                  <w:b/>
                </w:rPr>
                <w:t>Skip</w:t>
              </w:r>
            </w:ins>
            <w:ins w:id="171" w:author="ssciriha" w:date="2012-03-17T17:14:00Z">
              <w:r>
                <w:rPr>
                  <w:b/>
                </w:rPr>
                <w:t xml:space="preserve"> th</w:t>
              </w:r>
            </w:ins>
            <w:ins w:id="172" w:author="ssciriha" w:date="2012-03-17T17:17:00Z">
              <w:r>
                <w:rPr>
                  <w:b/>
                </w:rPr>
                <w:t xml:space="preserve">e following </w:t>
              </w:r>
            </w:ins>
            <w:ins w:id="173" w:author="ssciriha" w:date="2012-03-17T17:14:00Z">
              <w:r>
                <w:rPr>
                  <w:b/>
                </w:rPr>
                <w:t>step</w:t>
              </w:r>
              <w:r w:rsidRPr="00E508BC">
                <w:rPr>
                  <w:b/>
                </w:rPr>
                <w:t xml:space="preserve"> if the node is </w:t>
              </w:r>
            </w:ins>
            <w:ins w:id="174" w:author="ssciriha" w:date="2012-03-17T17:17:00Z">
              <w:r>
                <w:rPr>
                  <w:b/>
                </w:rPr>
                <w:t xml:space="preserve">NOT </w:t>
              </w:r>
            </w:ins>
            <w:ins w:id="175" w:author="ssciriha" w:date="2012-03-17T17:14:00Z">
              <w:r w:rsidRPr="00E508BC">
                <w:rPr>
                  <w:b/>
                </w:rPr>
                <w:t>an SLF node**</w:t>
              </w:r>
            </w:ins>
          </w:p>
          <w:p w:rsidR="00E508BC" w:rsidRDefault="00E508BC" w:rsidP="00E508BC">
            <w:pPr>
              <w:pStyle w:val="command"/>
            </w:pPr>
          </w:p>
          <w:p w:rsidR="00F04487" w:rsidRDefault="00F04487" w:rsidP="00E508BC">
            <w:pPr>
              <w:pStyle w:val="command"/>
              <w:rPr>
                <w:rFonts w:eastAsiaTheme="majorEastAsia"/>
              </w:rPr>
            </w:pPr>
          </w:p>
          <w:p w:rsidR="00F04487" w:rsidRPr="00BD40A0" w:rsidRDefault="00F04487" w:rsidP="00E508BC">
            <w:pPr>
              <w:pStyle w:val="command"/>
              <w:rPr>
                <w:rFonts w:eastAsiaTheme="majorEastAsia"/>
              </w:rPr>
            </w:pPr>
            <w:r w:rsidRPr="00BD40A0">
              <w:rPr>
                <w:rFonts w:eastAsiaTheme="majorEastAsia"/>
              </w:rPr>
              <w:t>Remove the restores /opt/</w:t>
            </w:r>
            <w:proofErr w:type="spellStart"/>
            <w:r w:rsidRPr="00BD40A0">
              <w:rPr>
                <w:rFonts w:eastAsiaTheme="majorEastAsia"/>
              </w:rPr>
              <w:t>bpc</w:t>
            </w:r>
            <w:proofErr w:type="spellEnd"/>
            <w:r w:rsidRPr="00BD40A0">
              <w:rPr>
                <w:rFonts w:eastAsiaTheme="majorEastAsia"/>
              </w:rPr>
              <w:t>/is/DRASLF/</w:t>
            </w:r>
            <w:proofErr w:type="spellStart"/>
            <w:r w:rsidRPr="00BD40A0">
              <w:rPr>
                <w:rFonts w:eastAsiaTheme="majorEastAsia"/>
              </w:rPr>
              <w:t>config</w:t>
            </w:r>
            <w:proofErr w:type="spellEnd"/>
            <w:r w:rsidRPr="00BD40A0">
              <w:rPr>
                <w:rFonts w:eastAsiaTheme="majorEastAsia"/>
              </w:rPr>
              <w:t>/dra-slf-config.xml to allow recreation of DRASLF instance:</w:t>
            </w:r>
          </w:p>
          <w:p w:rsidR="00414A5D" w:rsidRDefault="00414A5D">
            <w:pPr>
              <w:pStyle w:val="command"/>
            </w:pPr>
          </w:p>
          <w:p w:rsidR="00414A5D" w:rsidRDefault="00F04487">
            <w:pPr>
              <w:pStyle w:val="command"/>
              <w:rPr>
                <w:color w:val="FFFFFF"/>
              </w:rPr>
            </w:pPr>
            <w:r>
              <w:t xml:space="preserve"># </w:t>
            </w:r>
            <w:r w:rsidRPr="00BD40A0">
              <w:t>\</w:t>
            </w:r>
            <w:proofErr w:type="spellStart"/>
            <w:r w:rsidRPr="00BD40A0">
              <w:t>rm</w:t>
            </w:r>
            <w:proofErr w:type="spellEnd"/>
            <w:r w:rsidRPr="00BD40A0">
              <w:t xml:space="preserve"> –r /opt/</w:t>
            </w:r>
            <w:proofErr w:type="spellStart"/>
            <w:r w:rsidRPr="00BD40A0">
              <w:t>bpc</w:t>
            </w:r>
            <w:proofErr w:type="spellEnd"/>
            <w:r w:rsidRPr="00BD40A0">
              <w:t>/is/DRASLF</w:t>
            </w:r>
          </w:p>
          <w:p w:rsidR="00414A5D" w:rsidRDefault="00414A5D">
            <w:pPr>
              <w:pStyle w:val="command"/>
            </w:pPr>
          </w:p>
          <w:p w:rsidR="00F04487" w:rsidRPr="0010665E" w:rsidRDefault="00F04487" w:rsidP="000D1EEE">
            <w:pPr>
              <w:pStyle w:val="output"/>
              <w:jc w:val="left"/>
            </w:pPr>
          </w:p>
        </w:tc>
      </w:tr>
    </w:tbl>
    <w:p w:rsidR="00F04487" w:rsidRDefault="00F04487" w:rsidP="00F04487">
      <w:pPr>
        <w:pStyle w:val="BodyText"/>
        <w:jc w:val="left"/>
        <w:rPr>
          <w:lang w:val="en-GB"/>
        </w:rPr>
      </w:pPr>
    </w:p>
    <w:p w:rsidR="00F04487" w:rsidRDefault="00F04487" w:rsidP="00F04487">
      <w:pPr>
        <w:pStyle w:val="BodyText"/>
        <w:jc w:val="left"/>
        <w:rPr>
          <w:lang w:val="en-GB"/>
        </w:rPr>
      </w:pPr>
    </w:p>
    <w:p w:rsidR="00F04487" w:rsidRDefault="00F04487" w:rsidP="00F04487">
      <w:pPr>
        <w:pStyle w:val="BodyText"/>
        <w:jc w:val="left"/>
        <w:rPr>
          <w:lang w:val="en-GB"/>
        </w:rPr>
      </w:pPr>
    </w:p>
    <w:p w:rsidR="00F04487" w:rsidRPr="003F09C7" w:rsidRDefault="00F04487" w:rsidP="00F04487">
      <w:pPr>
        <w:pStyle w:val="Heading3"/>
        <w:rPr>
          <w:sz w:val="28"/>
          <w:lang w:val="en-GB"/>
        </w:rPr>
      </w:pPr>
      <w:bookmarkStart w:id="176" w:name="_Toc318709783"/>
      <w:bookmarkStart w:id="177" w:name="_Toc319304070"/>
      <w:r>
        <w:rPr>
          <w:sz w:val="28"/>
          <w:lang w:val="en-CA"/>
        </w:rPr>
        <w:t xml:space="preserve">Re-create </w:t>
      </w:r>
      <w:proofErr w:type="spellStart"/>
      <w:r>
        <w:rPr>
          <w:sz w:val="28"/>
          <w:lang w:val="en-CA"/>
        </w:rPr>
        <w:t>TimesTen</w:t>
      </w:r>
      <w:proofErr w:type="spellEnd"/>
      <w:r>
        <w:rPr>
          <w:sz w:val="28"/>
          <w:lang w:val="en-CA"/>
        </w:rPr>
        <w:t xml:space="preserve"> Instance and replication</w:t>
      </w:r>
      <w:bookmarkEnd w:id="176"/>
      <w:bookmarkEnd w:id="177"/>
    </w:p>
    <w:tbl>
      <w:tblPr>
        <w:tblStyle w:val="TableGrid"/>
        <w:tblW w:w="9576" w:type="dxa"/>
        <w:tblInd w:w="-7" w:type="dxa"/>
        <w:tblLayout w:type="fixed"/>
        <w:tblLook w:val="04A0"/>
      </w:tblPr>
      <w:tblGrid>
        <w:gridCol w:w="828"/>
        <w:gridCol w:w="8748"/>
      </w:tblGrid>
      <w:tr w:rsidR="00F04487" w:rsidRPr="003F09C7" w:rsidTr="000D1EEE">
        <w:tc>
          <w:tcPr>
            <w:tcW w:w="828" w:type="dxa"/>
          </w:tcPr>
          <w:p w:rsidR="00F04487" w:rsidRPr="003F09C7" w:rsidRDefault="00CB1FC1" w:rsidP="000D1EEE">
            <w:pPr>
              <w:pStyle w:val="BWSBodyText"/>
              <w:jc w:val="left"/>
            </w:pPr>
            <w:r>
              <w:rPr>
                <w:noProof/>
              </w:rPr>
              <w:pict>
                <v:roundrect id="Rounded Rectangle 250" o:spid="_x0000_s1080" style="position:absolute;margin-left:7.5pt;margin-top:2.9pt;width:14.4pt;height:10.8pt;z-index:2517734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"/>
              </w:pict>
            </w:r>
          </w:p>
        </w:tc>
        <w:tc>
          <w:tcPr>
            <w:tcW w:w="8748" w:type="dxa"/>
          </w:tcPr>
          <w:p w:rsidR="00E508BC" w:rsidRPr="00E508BC" w:rsidRDefault="00E508BC" w:rsidP="00E508BC">
            <w:pPr>
              <w:pStyle w:val="BWSBodyText"/>
              <w:jc w:val="left"/>
              <w:rPr>
                <w:ins w:id="178" w:author="ssciriha" w:date="2012-03-17T17:17:00Z"/>
                <w:b/>
              </w:rPr>
            </w:pPr>
            <w:ins w:id="179" w:author="ssciriha" w:date="2012-03-17T17:17:00Z">
              <w:r w:rsidRPr="00E508BC">
                <w:rPr>
                  <w:b/>
                </w:rPr>
                <w:t>**Perform this step</w:t>
              </w:r>
            </w:ins>
            <w:ins w:id="180" w:author="ssciriha" w:date="2012-03-17T17:18:00Z">
              <w:r>
                <w:rPr>
                  <w:b/>
                </w:rPr>
                <w:t xml:space="preserve"> (3.18.5)</w:t>
              </w:r>
            </w:ins>
            <w:ins w:id="181" w:author="ssciriha" w:date="2012-03-17T17:17:00Z">
              <w:r w:rsidRPr="00E508BC">
                <w:rPr>
                  <w:b/>
                </w:rPr>
                <w:t xml:space="preserve"> ONLY if the node is an SLF node**</w:t>
              </w:r>
            </w:ins>
          </w:p>
          <w:p w:rsidR="00E508BC" w:rsidRDefault="00E508BC" w:rsidP="000D1EEE">
            <w:pPr>
              <w:pStyle w:val="BWSBodyText"/>
              <w:jc w:val="left"/>
              <w:rPr>
                <w:ins w:id="182" w:author="ssciriha" w:date="2012-03-17T17:17:00Z"/>
              </w:rPr>
            </w:pPr>
          </w:p>
          <w:p w:rsidR="00F04487" w:rsidRDefault="00F04487" w:rsidP="000D1EEE">
            <w:pPr>
              <w:pStyle w:val="BWSBodyText"/>
              <w:jc w:val="left"/>
              <w:rPr>
                <w:color w:val="000000"/>
              </w:rPr>
            </w:pPr>
            <w:r>
              <w:t xml:space="preserve">As </w:t>
            </w:r>
            <w:proofErr w:type="spellStart"/>
            <w:r>
              <w:t>bpc</w:t>
            </w:r>
            <w:proofErr w:type="spellEnd"/>
            <w:r>
              <w:t xml:space="preserve"> user:</w:t>
            </w:r>
            <w:r w:rsidRPr="0010665E">
              <w:t xml:space="preserve"> </w:t>
            </w:r>
          </w:p>
          <w:p w:rsidR="00F04487" w:rsidRDefault="00F04487" w:rsidP="000D1EEE">
            <w:pPr>
              <w:pStyle w:val="BWSBodyText"/>
              <w:jc w:val="left"/>
            </w:pPr>
          </w:p>
        </w:tc>
      </w:tr>
      <w:tr w:rsidR="00F04487" w:rsidRPr="003F09C7" w:rsidTr="000D1EEE">
        <w:tc>
          <w:tcPr>
            <w:tcW w:w="828" w:type="dxa"/>
          </w:tcPr>
          <w:p w:rsidR="00F04487" w:rsidRPr="003F09C7" w:rsidRDefault="00CB1FC1" w:rsidP="000D1EEE">
            <w:pPr>
              <w:pStyle w:val="BWSBodyText"/>
              <w:jc w:val="left"/>
            </w:pPr>
            <w:r>
              <w:rPr>
                <w:noProof/>
              </w:rPr>
              <w:pict>
                <v:roundrect id="Rounded Rectangle 251" o:spid="_x0000_s1079" style="position:absolute;margin-left:7.5pt;margin-top:2.9pt;width:14.4pt;height:10.8pt;z-index:25177446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"/>
              </w:pict>
            </w:r>
          </w:p>
        </w:tc>
        <w:tc>
          <w:tcPr>
            <w:tcW w:w="8748" w:type="dxa"/>
          </w:tcPr>
          <w:p w:rsidR="00F04487" w:rsidRDefault="00F04487" w:rsidP="00E508BC">
            <w:pPr>
              <w:pStyle w:val="command"/>
              <w:rPr>
                <w:rFonts w:eastAsiaTheme="majorEastAsia"/>
              </w:rPr>
            </w:pPr>
          </w:p>
          <w:p w:rsidR="00F04487" w:rsidRPr="00BD40A0" w:rsidRDefault="00F04487" w:rsidP="00E508BC">
            <w:pPr>
              <w:pStyle w:val="command"/>
              <w:rPr>
                <w:rFonts w:eastAsiaTheme="majorEastAsia"/>
              </w:rPr>
            </w:pPr>
            <w:r w:rsidRPr="00BD40A0">
              <w:rPr>
                <w:rFonts w:eastAsiaTheme="majorEastAsia"/>
              </w:rPr>
              <w:t xml:space="preserve">Get size of </w:t>
            </w:r>
            <w:proofErr w:type="spellStart"/>
            <w:r w:rsidRPr="00BD40A0">
              <w:rPr>
                <w:rFonts w:eastAsiaTheme="majorEastAsia"/>
              </w:rPr>
              <w:t>datastore</w:t>
            </w:r>
            <w:proofErr w:type="spellEnd"/>
            <w:r w:rsidRPr="00BD40A0">
              <w:rPr>
                <w:rFonts w:eastAsiaTheme="majorEastAsia"/>
              </w:rPr>
              <w:t xml:space="preserve"> from backup  </w:t>
            </w:r>
            <w:proofErr w:type="spellStart"/>
            <w:r w:rsidRPr="00BD40A0">
              <w:rPr>
                <w:rFonts w:eastAsiaTheme="majorEastAsia"/>
              </w:rPr>
              <w:t>tt</w:t>
            </w:r>
            <w:proofErr w:type="spellEnd"/>
            <w:r w:rsidRPr="00BD40A0">
              <w:rPr>
                <w:rFonts w:eastAsiaTheme="majorEastAsia"/>
              </w:rPr>
              <w:t xml:space="preserve">  </w:t>
            </w:r>
            <w:proofErr w:type="spellStart"/>
            <w:r w:rsidRPr="00BD40A0">
              <w:rPr>
                <w:rFonts w:eastAsiaTheme="majorEastAsia"/>
              </w:rPr>
              <w:t>parmdb</w:t>
            </w:r>
            <w:proofErr w:type="spellEnd"/>
            <w:r w:rsidRPr="00BD40A0">
              <w:rPr>
                <w:rFonts w:eastAsiaTheme="majorEastAsia"/>
              </w:rPr>
              <w:t xml:space="preserve"> file: </w:t>
            </w:r>
          </w:p>
          <w:p w:rsidR="00F04487" w:rsidRDefault="00F04487" w:rsidP="00E508BC">
            <w:pPr>
              <w:pStyle w:val="command"/>
              <w:rPr>
                <w:rFonts w:eastAsiaTheme="majorEastAsia"/>
              </w:rPr>
            </w:pPr>
          </w:p>
          <w:p w:rsidR="00F04487" w:rsidRPr="00BD40A0" w:rsidRDefault="00F04487" w:rsidP="00E508BC">
            <w:pPr>
              <w:pStyle w:val="command"/>
            </w:pPr>
            <w:r w:rsidRPr="00291885">
              <w:t xml:space="preserve">$ </w:t>
            </w:r>
            <w:proofErr w:type="spellStart"/>
            <w:r w:rsidRPr="00BD40A0">
              <w:t>grep</w:t>
            </w:r>
            <w:proofErr w:type="spellEnd"/>
            <w:r w:rsidRPr="00BD40A0">
              <w:t xml:space="preserve"> TT_PERM_SIZE /opt/bpc/backup/TARFILE/BPCttdb-44RELv1-hga00a00012277.TimesTen.parmdb</w:t>
            </w:r>
          </w:p>
          <w:p w:rsidR="00F04487" w:rsidRDefault="00F04487" w:rsidP="00E508BC">
            <w:pPr>
              <w:pStyle w:val="command"/>
              <w:rPr>
                <w:rFonts w:eastAsiaTheme="majorEastAsia"/>
              </w:rPr>
            </w:pPr>
            <w:proofErr w:type="spellStart"/>
            <w:r>
              <w:t>parmdb_publish</w:t>
            </w:r>
            <w:proofErr w:type="spellEnd"/>
            <w:r>
              <w:t xml:space="preserve"> TT_PERM_SIZE "10000"</w:t>
            </w:r>
            <w:r w:rsidRPr="00291885" w:rsidDel="00FB38A1">
              <w:t xml:space="preserve"> </w:t>
            </w:r>
          </w:p>
          <w:p w:rsidR="00F04487" w:rsidRDefault="00F04487" w:rsidP="00E508BC">
            <w:pPr>
              <w:pStyle w:val="command"/>
              <w:rPr>
                <w:rFonts w:eastAsiaTheme="majorEastAsia"/>
              </w:rPr>
            </w:pPr>
          </w:p>
          <w:p w:rsidR="00414A5D" w:rsidRDefault="00F04487">
            <w:pPr>
              <w:pStyle w:val="command"/>
              <w:rPr>
                <w:rFonts w:eastAsiaTheme="majorEastAsia"/>
                <w:caps/>
                <w:color w:val="0092DD"/>
              </w:rPr>
              <w:pPrChange w:id="183" w:author="ssciriha" w:date="2012-03-17T15:17:00Z">
                <w:pPr>
                  <w:pStyle w:val="command"/>
                  <w:numPr>
                    <w:numId w:val="7"/>
                  </w:numPr>
                  <w:tabs>
                    <w:tab w:val="num" w:pos="2268"/>
                  </w:tabs>
                  <w:spacing w:before="240" w:after="800"/>
                  <w:ind w:left="2268" w:hanging="2268"/>
                  <w:jc w:val="left"/>
                </w:pPr>
              </w:pPrChange>
            </w:pPr>
            <w:r w:rsidRPr="00BD40A0">
              <w:rPr>
                <w:rFonts w:eastAsiaTheme="majorEastAsia"/>
              </w:rPr>
              <w:t xml:space="preserve">Get blade </w:t>
            </w:r>
            <w:proofErr w:type="spellStart"/>
            <w:r w:rsidRPr="00BD40A0">
              <w:rPr>
                <w:rFonts w:eastAsiaTheme="majorEastAsia"/>
              </w:rPr>
              <w:t>dsn</w:t>
            </w:r>
            <w:proofErr w:type="spellEnd"/>
            <w:r w:rsidRPr="00BD40A0">
              <w:rPr>
                <w:rFonts w:eastAsiaTheme="majorEastAsia"/>
              </w:rPr>
              <w:t xml:space="preserve"> from backup </w:t>
            </w:r>
            <w:proofErr w:type="spellStart"/>
            <w:r w:rsidRPr="00BD40A0">
              <w:rPr>
                <w:rFonts w:eastAsiaTheme="majorEastAsia"/>
              </w:rPr>
              <w:t>tt</w:t>
            </w:r>
            <w:proofErr w:type="spellEnd"/>
            <w:r w:rsidRPr="00BD40A0">
              <w:rPr>
                <w:rFonts w:eastAsiaTheme="majorEastAsia"/>
              </w:rPr>
              <w:t xml:space="preserve"> </w:t>
            </w:r>
            <w:proofErr w:type="spellStart"/>
            <w:r w:rsidRPr="00BD40A0">
              <w:rPr>
                <w:rFonts w:eastAsiaTheme="majorEastAsia"/>
              </w:rPr>
              <w:t>parmdb</w:t>
            </w:r>
            <w:proofErr w:type="spellEnd"/>
            <w:r w:rsidRPr="00BD40A0">
              <w:rPr>
                <w:rFonts w:eastAsiaTheme="majorEastAsia"/>
              </w:rPr>
              <w:t xml:space="preserve"> file: </w:t>
            </w:r>
          </w:p>
          <w:p w:rsidR="00414A5D" w:rsidRDefault="00414A5D">
            <w:pPr>
              <w:pStyle w:val="command"/>
            </w:pPr>
          </w:p>
          <w:p w:rsidR="00414A5D" w:rsidRDefault="00F04487">
            <w:pPr>
              <w:pStyle w:val="command"/>
            </w:pPr>
            <w:r w:rsidRPr="0010665E">
              <w:t xml:space="preserve">$ </w:t>
            </w:r>
            <w:proofErr w:type="spellStart"/>
            <w:r w:rsidRPr="00BD40A0">
              <w:t>grep</w:t>
            </w:r>
            <w:proofErr w:type="spellEnd"/>
            <w:r w:rsidRPr="00BD40A0">
              <w:t xml:space="preserve"> TT_INSTANCE_NAME /opt/bpc/backup/TARFILE/BPCttdb-44RELv1-hga00a00012277.TimesTen.parmdb</w:t>
            </w:r>
          </w:p>
          <w:p w:rsidR="00414A5D" w:rsidRDefault="00F04487">
            <w:pPr>
              <w:pStyle w:val="command"/>
              <w:rPr>
                <w:rFonts w:ascii="Verdana" w:eastAsiaTheme="majorEastAsia" w:hAnsi="Verdana" w:cstheme="majorBidi"/>
                <w:bCs/>
              </w:rPr>
            </w:pPr>
            <w:proofErr w:type="spellStart"/>
            <w:r>
              <w:t>parmdb_publish</w:t>
            </w:r>
            <w:proofErr w:type="spellEnd"/>
            <w:r>
              <w:t xml:space="preserve"> TT_INSTANCE_NAME "bpckanlinux5445"</w:t>
            </w:r>
          </w:p>
          <w:p w:rsidR="00414A5D" w:rsidRDefault="00414A5D">
            <w:pPr>
              <w:pStyle w:val="command"/>
              <w:rPr>
                <w:rFonts w:eastAsiaTheme="majorEastAsia"/>
              </w:rPr>
            </w:pPr>
          </w:p>
          <w:p w:rsidR="00414A5D" w:rsidRDefault="00F04487">
            <w:pPr>
              <w:pStyle w:val="command"/>
            </w:pPr>
            <w:r w:rsidRPr="00BD40A0">
              <w:rPr>
                <w:rFonts w:ascii="Verdana" w:eastAsiaTheme="majorEastAsia" w:hAnsi="Verdana" w:cstheme="majorBidi"/>
                <w:bCs/>
                <w:szCs w:val="24"/>
                <w:lang w:eastAsia="en-US"/>
              </w:rPr>
              <w:t xml:space="preserve">Re-create the </w:t>
            </w:r>
            <w:proofErr w:type="spellStart"/>
            <w:r w:rsidRPr="00BD40A0">
              <w:rPr>
                <w:rFonts w:ascii="Verdana" w:eastAsiaTheme="majorEastAsia" w:hAnsi="Verdana" w:cstheme="majorBidi"/>
                <w:bCs/>
                <w:szCs w:val="24"/>
                <w:lang w:eastAsia="en-US"/>
              </w:rPr>
              <w:t>TimesTen</w:t>
            </w:r>
            <w:proofErr w:type="spellEnd"/>
            <w:r w:rsidRPr="00BD40A0">
              <w:rPr>
                <w:rFonts w:ascii="Verdana" w:eastAsiaTheme="majorEastAsia" w:hAnsi="Verdana" w:cstheme="majorBidi"/>
                <w:bCs/>
                <w:szCs w:val="24"/>
                <w:lang w:eastAsia="en-US"/>
              </w:rPr>
              <w:t xml:space="preserve"> instance:</w:t>
            </w:r>
            <w:r w:rsidRPr="00810E85">
              <w:br/>
            </w:r>
            <w:r w:rsidRPr="00810E85">
              <w:br/>
            </w:r>
            <w:r>
              <w:t>$</w:t>
            </w:r>
            <w:r w:rsidRPr="00810E85">
              <w:t xml:space="preserve"> </w:t>
            </w:r>
            <w:proofErr w:type="spellStart"/>
            <w:r w:rsidRPr="00BD40A0">
              <w:t>restorecnfg</w:t>
            </w:r>
            <w:proofErr w:type="spellEnd"/>
            <w:r w:rsidRPr="00BD40A0">
              <w:t xml:space="preserve"> </w:t>
            </w:r>
            <w:proofErr w:type="spellStart"/>
            <w:r w:rsidRPr="00BD40A0">
              <w:t>TimesTen</w:t>
            </w:r>
            <w:proofErr w:type="spellEnd"/>
            <w:r w:rsidRPr="00BD40A0">
              <w:t xml:space="preserve"> </w:t>
            </w:r>
            <w:proofErr w:type="spellStart"/>
            <w:r w:rsidRPr="00BD40A0">
              <w:t>BPCttdb</w:t>
            </w:r>
            <w:proofErr w:type="spellEnd"/>
            <w:r w:rsidRPr="00BD40A0">
              <w:t>_&lt;REL_DATE&gt; /opt/bpc/backup/TARFILE/BPCttdb-44RELv1-hga00a00012277.TimesTen.parmdb</w:t>
            </w:r>
            <w:r w:rsidRPr="00810E85">
              <w:br/>
            </w:r>
          </w:p>
          <w:p w:rsidR="00414A5D" w:rsidRDefault="00414A5D">
            <w:pPr>
              <w:pStyle w:val="command"/>
            </w:pPr>
          </w:p>
          <w:p w:rsidR="00414A5D" w:rsidRDefault="00F04487">
            <w:pPr>
              <w:pStyle w:val="command"/>
              <w:rPr>
                <w:rFonts w:eastAsiaTheme="majorEastAsia"/>
              </w:rPr>
            </w:pPr>
            <w:r w:rsidRPr="00291885">
              <w:rPr>
                <w:rFonts w:eastAsiaTheme="majorEastAsia"/>
              </w:rPr>
              <w:t xml:space="preserve">During restore it will ask you for </w:t>
            </w:r>
            <w:r>
              <w:rPr>
                <w:rFonts w:eastAsiaTheme="majorEastAsia"/>
              </w:rPr>
              <w:t xml:space="preserve">the </w:t>
            </w:r>
            <w:proofErr w:type="spellStart"/>
            <w:r w:rsidRPr="00291885">
              <w:rPr>
                <w:rFonts w:eastAsiaTheme="majorEastAsia"/>
              </w:rPr>
              <w:t>datastore</w:t>
            </w:r>
            <w:proofErr w:type="spellEnd"/>
            <w:r w:rsidRPr="00291885">
              <w:rPr>
                <w:rFonts w:eastAsiaTheme="majorEastAsia"/>
              </w:rPr>
              <w:t xml:space="preserve"> size</w:t>
            </w:r>
            <w:r>
              <w:rPr>
                <w:rFonts w:eastAsiaTheme="majorEastAsia"/>
              </w:rPr>
              <w:t xml:space="preserve"> select size to match from previous output command.</w:t>
            </w:r>
          </w:p>
          <w:p w:rsidR="00414A5D" w:rsidRDefault="00414A5D">
            <w:pPr>
              <w:pStyle w:val="command"/>
            </w:pPr>
          </w:p>
          <w:p w:rsidR="00414A5D" w:rsidRDefault="00F04487">
            <w:pPr>
              <w:pStyle w:val="command"/>
            </w:pPr>
            <w:r w:rsidRPr="00291885">
              <w:t xml:space="preserve">Please choose the size of this </w:t>
            </w:r>
            <w:proofErr w:type="spellStart"/>
            <w:r w:rsidRPr="00291885">
              <w:t>datastore</w:t>
            </w:r>
            <w:proofErr w:type="spellEnd"/>
            <w:r w:rsidRPr="00291885">
              <w:t xml:space="preserve"> (in megabytes)</w:t>
            </w:r>
          </w:p>
          <w:p w:rsidR="00414A5D" w:rsidRDefault="00F04487">
            <w:pPr>
              <w:pStyle w:val="command"/>
            </w:pPr>
            <w:r w:rsidRPr="00291885">
              <w:t>1) 512</w:t>
            </w:r>
          </w:p>
          <w:p w:rsidR="00414A5D" w:rsidRDefault="00F04487">
            <w:pPr>
              <w:pStyle w:val="command"/>
            </w:pPr>
            <w:r w:rsidRPr="00291885">
              <w:t>2) 1024</w:t>
            </w:r>
          </w:p>
          <w:p w:rsidR="00414A5D" w:rsidRDefault="00F04487">
            <w:pPr>
              <w:pStyle w:val="command"/>
            </w:pPr>
            <w:r w:rsidRPr="00291885">
              <w:t>3) 2048</w:t>
            </w:r>
          </w:p>
          <w:p w:rsidR="00414A5D" w:rsidRDefault="00F04487">
            <w:pPr>
              <w:pStyle w:val="command"/>
            </w:pPr>
            <w:r w:rsidRPr="00291885">
              <w:t>4) 4096</w:t>
            </w:r>
          </w:p>
          <w:p w:rsidR="00414A5D" w:rsidRDefault="00F04487">
            <w:pPr>
              <w:pStyle w:val="command"/>
            </w:pPr>
            <w:r w:rsidRPr="00291885">
              <w:t>5) 10000</w:t>
            </w:r>
          </w:p>
          <w:p w:rsidR="00414A5D" w:rsidRDefault="00F04487">
            <w:pPr>
              <w:pStyle w:val="command"/>
            </w:pPr>
            <w:r w:rsidRPr="00291885">
              <w:t>6) 20000</w:t>
            </w:r>
          </w:p>
          <w:p w:rsidR="00414A5D" w:rsidRDefault="00F04487">
            <w:pPr>
              <w:pStyle w:val="command"/>
            </w:pPr>
            <w:r w:rsidRPr="00291885">
              <w:t xml:space="preserve">#? </w:t>
            </w:r>
            <w:r w:rsidRPr="00BD40A0">
              <w:rPr>
                <w:color w:val="0070C0"/>
              </w:rPr>
              <w:t>5</w:t>
            </w:r>
          </w:p>
          <w:p w:rsidR="00414A5D" w:rsidRDefault="00414A5D">
            <w:pPr>
              <w:pStyle w:val="command"/>
            </w:pPr>
          </w:p>
          <w:p w:rsidR="00414A5D" w:rsidRDefault="00F04487">
            <w:pPr>
              <w:pStyle w:val="command"/>
            </w:pPr>
            <w:r w:rsidRPr="00291885">
              <w:t>Generating Configuration.</w:t>
            </w:r>
          </w:p>
          <w:p w:rsidR="00414A5D" w:rsidRDefault="00F04487">
            <w:pPr>
              <w:pStyle w:val="command"/>
            </w:pPr>
            <w:r w:rsidRPr="00291885">
              <w:t>Installing the database; this may take a few minutes...</w:t>
            </w:r>
          </w:p>
          <w:p w:rsidR="00414A5D" w:rsidRDefault="00414A5D">
            <w:pPr>
              <w:pStyle w:val="command"/>
            </w:pPr>
          </w:p>
          <w:p w:rsidR="00414A5D" w:rsidRDefault="00414A5D">
            <w:pPr>
              <w:pStyle w:val="command"/>
            </w:pPr>
          </w:p>
          <w:p w:rsidR="00414A5D" w:rsidRDefault="00414A5D">
            <w:pPr>
              <w:pStyle w:val="command"/>
              <w:rPr>
                <w:rFonts w:eastAsiaTheme="majorEastAsia"/>
              </w:rPr>
            </w:pPr>
          </w:p>
          <w:p w:rsidR="00414A5D" w:rsidRDefault="00F04487">
            <w:pPr>
              <w:pStyle w:val="command"/>
              <w:rPr>
                <w:rFonts w:eastAsiaTheme="majorEastAsia"/>
              </w:rPr>
            </w:pPr>
            <w:r w:rsidRPr="00291885">
              <w:rPr>
                <w:rFonts w:eastAsiaTheme="majorEastAsia"/>
              </w:rPr>
              <w:t>run /opt/</w:t>
            </w:r>
            <w:proofErr w:type="spellStart"/>
            <w:r w:rsidRPr="00291885">
              <w:rPr>
                <w:rFonts w:eastAsiaTheme="majorEastAsia"/>
              </w:rPr>
              <w:t>bpc</w:t>
            </w:r>
            <w:proofErr w:type="spellEnd"/>
            <w:r w:rsidRPr="00291885">
              <w:rPr>
                <w:rFonts w:eastAsiaTheme="majorEastAsia"/>
              </w:rPr>
              <w:t>/</w:t>
            </w:r>
            <w:proofErr w:type="spellStart"/>
            <w:r w:rsidRPr="00291885">
              <w:rPr>
                <w:rFonts w:eastAsiaTheme="majorEastAsia"/>
              </w:rPr>
              <w:t>rootbin</w:t>
            </w:r>
            <w:proofErr w:type="spellEnd"/>
            <w:r w:rsidRPr="00291885">
              <w:rPr>
                <w:rFonts w:eastAsiaTheme="majorEastAsia"/>
              </w:rPr>
              <w:t>/</w:t>
            </w:r>
            <w:proofErr w:type="spellStart"/>
            <w:r w:rsidRPr="00291885">
              <w:rPr>
                <w:rFonts w:eastAsiaTheme="majorEastAsia"/>
              </w:rPr>
              <w:t>TimesTen_setup</w:t>
            </w:r>
            <w:proofErr w:type="spellEnd"/>
            <w:r w:rsidRPr="00291885">
              <w:rPr>
                <w:rFonts w:eastAsiaTheme="majorEastAsia"/>
              </w:rPr>
              <w:t xml:space="preserve"> as root to complete the installation</w:t>
            </w:r>
            <w:r>
              <w:rPr>
                <w:rFonts w:eastAsiaTheme="majorEastAsia"/>
              </w:rPr>
              <w:t>:</w:t>
            </w:r>
          </w:p>
          <w:p w:rsidR="00414A5D" w:rsidRDefault="00414A5D">
            <w:pPr>
              <w:pStyle w:val="command"/>
              <w:rPr>
                <w:rFonts w:eastAsiaTheme="majorEastAsia"/>
              </w:rPr>
            </w:pPr>
          </w:p>
          <w:p w:rsidR="00414A5D" w:rsidRDefault="00F04487">
            <w:pPr>
              <w:pStyle w:val="command"/>
            </w:pPr>
            <w:r>
              <w:t xml:space="preserve"># </w:t>
            </w:r>
            <w:r w:rsidRPr="00BD40A0">
              <w:t>/opt/</w:t>
            </w:r>
            <w:proofErr w:type="spellStart"/>
            <w:r w:rsidRPr="00BD40A0">
              <w:t>bpc</w:t>
            </w:r>
            <w:proofErr w:type="spellEnd"/>
            <w:r w:rsidRPr="00BD40A0">
              <w:t>/</w:t>
            </w:r>
            <w:proofErr w:type="spellStart"/>
            <w:r w:rsidRPr="00BD40A0">
              <w:t>rootbin</w:t>
            </w:r>
            <w:proofErr w:type="spellEnd"/>
            <w:r w:rsidRPr="00BD40A0">
              <w:t>/</w:t>
            </w:r>
            <w:proofErr w:type="spellStart"/>
            <w:r w:rsidRPr="00BD40A0">
              <w:t>TimesTen_setup</w:t>
            </w:r>
            <w:proofErr w:type="spellEnd"/>
          </w:p>
          <w:p w:rsidR="00414A5D" w:rsidRDefault="00414A5D">
            <w:pPr>
              <w:pStyle w:val="command"/>
              <w:pPrChange w:id="184" w:author="ssciriha" w:date="2012-03-17T15:17:00Z">
                <w:pPr>
                  <w:pStyle w:val="command"/>
                  <w:jc w:val="left"/>
                </w:pPr>
              </w:pPrChange>
            </w:pPr>
          </w:p>
          <w:p w:rsidR="00414A5D" w:rsidRDefault="00414A5D">
            <w:pPr>
              <w:pStyle w:val="command"/>
              <w:pPrChange w:id="185" w:author="ssciriha" w:date="2012-03-17T15:17:00Z">
                <w:pPr>
                  <w:pStyle w:val="command"/>
                  <w:jc w:val="left"/>
                </w:pPr>
              </w:pPrChange>
            </w:pPr>
          </w:p>
          <w:p w:rsidR="00414A5D" w:rsidRDefault="00414A5D">
            <w:pPr>
              <w:pStyle w:val="command"/>
              <w:pPrChange w:id="186" w:author="ssciriha" w:date="2012-03-17T15:17:00Z">
                <w:pPr>
                  <w:pStyle w:val="command"/>
                  <w:jc w:val="left"/>
                </w:pPr>
              </w:pPrChange>
            </w:pPr>
          </w:p>
          <w:p w:rsidR="00414A5D" w:rsidRDefault="00F04487">
            <w:pPr>
              <w:pStyle w:val="command"/>
              <w:rPr>
                <w:rFonts w:eastAsiaTheme="majorEastAsia"/>
              </w:rPr>
              <w:pPrChange w:id="187" w:author="ssciriha" w:date="2012-03-17T15:17:00Z">
                <w:pPr>
                  <w:pStyle w:val="command"/>
                  <w:jc w:val="left"/>
                </w:pPr>
              </w:pPrChange>
            </w:pPr>
            <w:r w:rsidRPr="00291885">
              <w:rPr>
                <w:rFonts w:eastAsiaTheme="majorEastAsia"/>
              </w:rPr>
              <w:t xml:space="preserve">Re-enable </w:t>
            </w:r>
            <w:proofErr w:type="spellStart"/>
            <w:r w:rsidRPr="00291885">
              <w:rPr>
                <w:rFonts w:eastAsiaTheme="majorEastAsia"/>
              </w:rPr>
              <w:t>TimesTen</w:t>
            </w:r>
            <w:proofErr w:type="spellEnd"/>
            <w:r w:rsidRPr="00291885">
              <w:rPr>
                <w:rFonts w:eastAsiaTheme="majorEastAsia"/>
              </w:rPr>
              <w:t xml:space="preserve"> replication</w:t>
            </w:r>
            <w:r>
              <w:rPr>
                <w:rFonts w:eastAsiaTheme="majorEastAsia"/>
              </w:rPr>
              <w:t>:</w:t>
            </w:r>
          </w:p>
          <w:p w:rsidR="00414A5D" w:rsidRDefault="00F04487">
            <w:pPr>
              <w:pStyle w:val="command"/>
              <w:pPrChange w:id="188" w:author="ssciriha" w:date="2012-03-17T15:17:00Z">
                <w:pPr>
                  <w:pStyle w:val="command"/>
                  <w:jc w:val="left"/>
                </w:pPr>
              </w:pPrChange>
            </w:pPr>
            <w:r w:rsidRPr="00810E85">
              <w:br/>
            </w:r>
            <w:r>
              <w:t xml:space="preserve">$ </w:t>
            </w:r>
            <w:r w:rsidRPr="00BD40A0">
              <w:t>vi /opt/</w:t>
            </w:r>
            <w:proofErr w:type="spellStart"/>
            <w:r w:rsidRPr="00BD40A0">
              <w:t>bpc</w:t>
            </w:r>
            <w:proofErr w:type="spellEnd"/>
            <w:r w:rsidRPr="00BD40A0">
              <w:t>/is/</w:t>
            </w:r>
            <w:proofErr w:type="spellStart"/>
            <w:r w:rsidRPr="00BD40A0">
              <w:t>TimesTen</w:t>
            </w:r>
            <w:proofErr w:type="spellEnd"/>
            <w:r w:rsidRPr="00BD40A0">
              <w:t>/bpckanlinux5445/info/sys.odbc.ini</w:t>
            </w:r>
          </w:p>
          <w:p w:rsidR="00414A5D" w:rsidRDefault="00414A5D">
            <w:pPr>
              <w:pStyle w:val="command"/>
              <w:pPrChange w:id="189" w:author="ssciriha" w:date="2012-03-17T15:17:00Z">
                <w:pPr>
                  <w:pStyle w:val="command"/>
                  <w:jc w:val="left"/>
                </w:pPr>
              </w:pPrChange>
            </w:pPr>
          </w:p>
          <w:p w:rsidR="00414A5D" w:rsidRDefault="00F04487">
            <w:pPr>
              <w:pStyle w:val="command"/>
              <w:pPrChange w:id="190" w:author="ssciriha" w:date="2012-03-17T15:17:00Z">
                <w:pPr>
                  <w:pStyle w:val="command"/>
                  <w:jc w:val="left"/>
                </w:pPr>
              </w:pPrChange>
            </w:pPr>
            <w:r w:rsidRPr="00810E85">
              <w:br/>
            </w:r>
            <w:r>
              <w:t>$</w:t>
            </w:r>
            <w:r w:rsidRPr="00810E85">
              <w:t xml:space="preserve"> </w:t>
            </w:r>
            <w:r w:rsidRPr="00BD40A0">
              <w:t>vi /opt/</w:t>
            </w:r>
            <w:proofErr w:type="spellStart"/>
            <w:r w:rsidRPr="00BD40A0">
              <w:t>bpc</w:t>
            </w:r>
            <w:proofErr w:type="spellEnd"/>
            <w:r w:rsidRPr="00BD40A0">
              <w:t>/is/</w:t>
            </w:r>
            <w:proofErr w:type="spellStart"/>
            <w:r w:rsidRPr="00BD40A0">
              <w:t>TimesTen</w:t>
            </w:r>
            <w:proofErr w:type="spellEnd"/>
            <w:r w:rsidRPr="00BD40A0">
              <w:t xml:space="preserve">/&lt;new blade </w:t>
            </w:r>
            <w:proofErr w:type="spellStart"/>
            <w:r w:rsidRPr="00BD40A0">
              <w:t>dsn</w:t>
            </w:r>
            <w:proofErr w:type="spellEnd"/>
            <w:r w:rsidRPr="00BD40A0">
              <w:t>&gt;/info/sys.odbc.ini</w:t>
            </w:r>
            <w:r w:rsidRPr="00BD40A0">
              <w:tab/>
            </w:r>
          </w:p>
          <w:p w:rsidR="00414A5D" w:rsidRDefault="00F04487">
            <w:pPr>
              <w:pStyle w:val="command"/>
              <w:pPrChange w:id="191" w:author="ssciriha" w:date="2012-03-17T15:17:00Z">
                <w:pPr>
                  <w:pStyle w:val="command"/>
                  <w:jc w:val="left"/>
                </w:pPr>
              </w:pPrChange>
            </w:pPr>
            <w:r w:rsidRPr="00810E85">
              <w:tab/>
              <w:t xml:space="preserve">CHANGE </w:t>
            </w:r>
            <w:proofErr w:type="spellStart"/>
            <w:r w:rsidRPr="00810E85">
              <w:t>AutoCreate</w:t>
            </w:r>
            <w:proofErr w:type="spellEnd"/>
            <w:r w:rsidRPr="00810E85">
              <w:t xml:space="preserve">=1 =&gt; </w:t>
            </w:r>
            <w:proofErr w:type="spellStart"/>
            <w:r w:rsidRPr="00810E85">
              <w:t>AutoCreate</w:t>
            </w:r>
            <w:proofErr w:type="spellEnd"/>
            <w:r w:rsidRPr="00810E85">
              <w:t>=0</w:t>
            </w:r>
            <w:r w:rsidRPr="00810E85">
              <w:br/>
            </w:r>
            <w:r>
              <w:t>$</w:t>
            </w:r>
            <w:r w:rsidRPr="00810E85">
              <w:t xml:space="preserve"> </w:t>
            </w:r>
            <w:proofErr w:type="spellStart"/>
            <w:r w:rsidRPr="00BD40A0">
              <w:t>ttAdmin</w:t>
            </w:r>
            <w:proofErr w:type="spellEnd"/>
            <w:r w:rsidRPr="00BD40A0">
              <w:t xml:space="preserve"> &lt;new blade </w:t>
            </w:r>
            <w:proofErr w:type="spellStart"/>
            <w:r w:rsidRPr="00BD40A0">
              <w:t>dsn</w:t>
            </w:r>
            <w:proofErr w:type="spellEnd"/>
            <w:r w:rsidRPr="00BD40A0">
              <w:t>&gt;</w:t>
            </w:r>
            <w:r w:rsidRPr="00810E85">
              <w:br/>
            </w:r>
            <w:r>
              <w:t>$</w:t>
            </w:r>
            <w:r w:rsidRPr="00810E85">
              <w:t xml:space="preserve"> </w:t>
            </w:r>
            <w:proofErr w:type="spellStart"/>
            <w:r w:rsidRPr="00BD40A0">
              <w:t>ttAdmin</w:t>
            </w:r>
            <w:proofErr w:type="spellEnd"/>
            <w:r w:rsidRPr="00BD40A0">
              <w:t xml:space="preserve"> -</w:t>
            </w:r>
            <w:proofErr w:type="spellStart"/>
            <w:r w:rsidRPr="00BD40A0">
              <w:t>ramPolicy</w:t>
            </w:r>
            <w:proofErr w:type="spellEnd"/>
            <w:r w:rsidRPr="00BD40A0">
              <w:t xml:space="preserve"> </w:t>
            </w:r>
            <w:proofErr w:type="spellStart"/>
            <w:r w:rsidRPr="00BD40A0">
              <w:t>inuse</w:t>
            </w:r>
            <w:proofErr w:type="spellEnd"/>
            <w:r w:rsidRPr="00BD40A0">
              <w:t xml:space="preserve"> &lt;new blade </w:t>
            </w:r>
            <w:proofErr w:type="spellStart"/>
            <w:r w:rsidRPr="00BD40A0">
              <w:t>dsn</w:t>
            </w:r>
            <w:proofErr w:type="spellEnd"/>
            <w:r w:rsidRPr="00BD40A0">
              <w:t>&gt;</w:t>
            </w:r>
            <w:r w:rsidRPr="00BD40A0">
              <w:br/>
            </w:r>
            <w:r>
              <w:t>$</w:t>
            </w:r>
            <w:r w:rsidRPr="00810E85">
              <w:t xml:space="preserve"> </w:t>
            </w:r>
            <w:proofErr w:type="spellStart"/>
            <w:r w:rsidRPr="00BD40A0">
              <w:t>ttAdmin</w:t>
            </w:r>
            <w:proofErr w:type="spellEnd"/>
            <w:r w:rsidRPr="00BD40A0">
              <w:t xml:space="preserve"> -</w:t>
            </w:r>
            <w:proofErr w:type="spellStart"/>
            <w:r w:rsidRPr="00BD40A0">
              <w:t>repPolicy</w:t>
            </w:r>
            <w:proofErr w:type="spellEnd"/>
            <w:r w:rsidRPr="00BD40A0">
              <w:t xml:space="preserve"> manual &lt;new blade </w:t>
            </w:r>
            <w:proofErr w:type="spellStart"/>
            <w:r w:rsidRPr="00BD40A0">
              <w:t>dsn</w:t>
            </w:r>
            <w:proofErr w:type="spellEnd"/>
            <w:r w:rsidRPr="00BD40A0">
              <w:t>&gt;</w:t>
            </w:r>
            <w:r w:rsidRPr="00BD40A0">
              <w:br/>
            </w:r>
            <w:r>
              <w:t>$</w:t>
            </w:r>
            <w:r w:rsidRPr="00810E85">
              <w:t xml:space="preserve"> </w:t>
            </w:r>
            <w:proofErr w:type="spellStart"/>
            <w:r w:rsidRPr="00BD40A0">
              <w:t>ttAdmin</w:t>
            </w:r>
            <w:proofErr w:type="spellEnd"/>
            <w:r w:rsidRPr="00BD40A0">
              <w:t xml:space="preserve"> -</w:t>
            </w:r>
            <w:proofErr w:type="spellStart"/>
            <w:r w:rsidRPr="00BD40A0">
              <w:t>repStop</w:t>
            </w:r>
            <w:proofErr w:type="spellEnd"/>
            <w:r w:rsidRPr="00BD40A0">
              <w:t xml:space="preserve"> &lt;new blade </w:t>
            </w:r>
            <w:proofErr w:type="spellStart"/>
            <w:r w:rsidRPr="00BD40A0">
              <w:t>dsn</w:t>
            </w:r>
            <w:proofErr w:type="spellEnd"/>
            <w:r w:rsidRPr="00BD40A0">
              <w:t>&gt;</w:t>
            </w:r>
            <w:r w:rsidRPr="00BD40A0">
              <w:br/>
            </w:r>
            <w:r>
              <w:t>$</w:t>
            </w:r>
            <w:r w:rsidRPr="00810E85">
              <w:t xml:space="preserve"> </w:t>
            </w:r>
            <w:proofErr w:type="spellStart"/>
            <w:r w:rsidRPr="00BD40A0">
              <w:t>ttAdmin</w:t>
            </w:r>
            <w:proofErr w:type="spellEnd"/>
            <w:r w:rsidRPr="00BD40A0">
              <w:t xml:space="preserve"> -</w:t>
            </w:r>
            <w:proofErr w:type="spellStart"/>
            <w:r w:rsidRPr="00BD40A0">
              <w:t>ramUnload</w:t>
            </w:r>
            <w:proofErr w:type="spellEnd"/>
            <w:r w:rsidRPr="00BD40A0">
              <w:t xml:space="preserve"> &lt;new blade </w:t>
            </w:r>
            <w:proofErr w:type="spellStart"/>
            <w:r w:rsidRPr="00BD40A0">
              <w:t>dsn</w:t>
            </w:r>
            <w:proofErr w:type="spellEnd"/>
            <w:r w:rsidRPr="00BD40A0">
              <w:t>&gt;</w:t>
            </w:r>
            <w:r w:rsidRPr="00BD40A0">
              <w:br/>
            </w:r>
            <w:r>
              <w:t>$</w:t>
            </w:r>
            <w:r w:rsidRPr="00810E85">
              <w:t xml:space="preserve"> </w:t>
            </w:r>
            <w:proofErr w:type="spellStart"/>
            <w:r w:rsidRPr="00BD40A0">
              <w:t>ttDestroy</w:t>
            </w:r>
            <w:proofErr w:type="spellEnd"/>
            <w:r w:rsidRPr="00BD40A0">
              <w:t xml:space="preserve"> -wait &lt;new blade </w:t>
            </w:r>
            <w:proofErr w:type="spellStart"/>
            <w:r w:rsidRPr="00BD40A0">
              <w:t>dsn</w:t>
            </w:r>
            <w:proofErr w:type="spellEnd"/>
            <w:r w:rsidRPr="00BD40A0">
              <w:t>&gt;</w:t>
            </w:r>
            <w:r w:rsidRPr="00BD40A0">
              <w:br/>
            </w:r>
            <w:r w:rsidRPr="00810E85">
              <w:br/>
            </w:r>
            <w:r>
              <w:t>$</w:t>
            </w:r>
            <w:r w:rsidRPr="00810E85">
              <w:t xml:space="preserve"> </w:t>
            </w:r>
            <w:proofErr w:type="spellStart"/>
            <w:r w:rsidRPr="00BD40A0">
              <w:t>ttRepAdmin</w:t>
            </w:r>
            <w:proofErr w:type="spellEnd"/>
            <w:r w:rsidRPr="00BD40A0">
              <w:t xml:space="preserve"> -</w:t>
            </w:r>
            <w:proofErr w:type="spellStart"/>
            <w:r w:rsidRPr="00BD40A0">
              <w:t>dsn</w:t>
            </w:r>
            <w:proofErr w:type="spellEnd"/>
            <w:r w:rsidRPr="00BD40A0">
              <w:t xml:space="preserve"> &lt;new blade </w:t>
            </w:r>
            <w:proofErr w:type="spellStart"/>
            <w:r w:rsidRPr="00BD40A0">
              <w:t>dsn</w:t>
            </w:r>
            <w:proofErr w:type="spellEnd"/>
            <w:r w:rsidRPr="00BD40A0">
              <w:t xml:space="preserve">&gt; duplicate -from &lt;existing  blade </w:t>
            </w:r>
            <w:proofErr w:type="spellStart"/>
            <w:r w:rsidRPr="00BD40A0">
              <w:t>dsn</w:t>
            </w:r>
            <w:proofErr w:type="spellEnd"/>
            <w:r w:rsidRPr="00BD40A0">
              <w:t>&gt; -host &lt;existing blade hostname&gt; -</w:t>
            </w:r>
            <w:proofErr w:type="spellStart"/>
            <w:r w:rsidRPr="00BD40A0">
              <w:t>localhost</w:t>
            </w:r>
            <w:proofErr w:type="spellEnd"/>
            <w:r w:rsidRPr="00BD40A0">
              <w:t xml:space="preserve"> &lt;new blade hostname&gt;</w:t>
            </w:r>
            <w:r w:rsidRPr="00810E85">
              <w:br/>
            </w:r>
          </w:p>
          <w:p w:rsidR="00414A5D" w:rsidRDefault="00414A5D">
            <w:pPr>
              <w:pStyle w:val="command"/>
              <w:pPrChange w:id="192" w:author="ssciriha" w:date="2012-03-17T15:17:00Z">
                <w:pPr>
                  <w:pStyle w:val="command"/>
                  <w:jc w:val="left"/>
                </w:pPr>
              </w:pPrChange>
            </w:pPr>
          </w:p>
          <w:p w:rsidR="00414A5D" w:rsidRDefault="00F04487">
            <w:pPr>
              <w:pStyle w:val="command"/>
              <w:pPrChange w:id="193" w:author="ssciriha" w:date="2012-03-17T15:17:00Z">
                <w:pPr>
                  <w:pStyle w:val="command"/>
                  <w:jc w:val="left"/>
                </w:pPr>
              </w:pPrChange>
            </w:pPr>
            <w:r w:rsidRPr="00810E85">
              <w:br/>
            </w:r>
            <w:r>
              <w:t>$</w:t>
            </w:r>
            <w:r w:rsidRPr="00810E85">
              <w:t xml:space="preserve"> </w:t>
            </w:r>
            <w:proofErr w:type="spellStart"/>
            <w:r w:rsidRPr="00BD40A0">
              <w:t>ttAdmin</w:t>
            </w:r>
            <w:proofErr w:type="spellEnd"/>
            <w:r w:rsidRPr="00BD40A0">
              <w:t xml:space="preserve"> -</w:t>
            </w:r>
            <w:proofErr w:type="spellStart"/>
            <w:r w:rsidRPr="00BD40A0">
              <w:t>ramPolicy</w:t>
            </w:r>
            <w:proofErr w:type="spellEnd"/>
            <w:r w:rsidRPr="00BD40A0">
              <w:t xml:space="preserve"> always &lt;new blade </w:t>
            </w:r>
            <w:proofErr w:type="spellStart"/>
            <w:r w:rsidRPr="00BD40A0">
              <w:t>dsn</w:t>
            </w:r>
            <w:proofErr w:type="spellEnd"/>
            <w:r w:rsidRPr="00BD40A0">
              <w:t>&gt;</w:t>
            </w:r>
            <w:r w:rsidRPr="00810E85">
              <w:br/>
            </w:r>
            <w:r>
              <w:t>$</w:t>
            </w:r>
            <w:r w:rsidRPr="00810E85">
              <w:t xml:space="preserve"> </w:t>
            </w:r>
            <w:proofErr w:type="spellStart"/>
            <w:r w:rsidRPr="00BD40A0">
              <w:t>ttAdmin</w:t>
            </w:r>
            <w:proofErr w:type="spellEnd"/>
            <w:r w:rsidRPr="00BD40A0">
              <w:t xml:space="preserve"> -</w:t>
            </w:r>
            <w:proofErr w:type="spellStart"/>
            <w:r w:rsidRPr="00BD40A0">
              <w:t>repPolicy</w:t>
            </w:r>
            <w:proofErr w:type="spellEnd"/>
            <w:r w:rsidRPr="00BD40A0">
              <w:t xml:space="preserve"> always &lt;new blade </w:t>
            </w:r>
            <w:proofErr w:type="spellStart"/>
            <w:r w:rsidRPr="00BD40A0">
              <w:t>dsn</w:t>
            </w:r>
            <w:proofErr w:type="spellEnd"/>
            <w:r w:rsidRPr="00BD40A0">
              <w:t>&gt;</w:t>
            </w:r>
            <w:r w:rsidRPr="00BD40A0">
              <w:br/>
            </w:r>
            <w:r>
              <w:t>$</w:t>
            </w:r>
            <w:r w:rsidRPr="00810E85">
              <w:t xml:space="preserve"> </w:t>
            </w:r>
            <w:proofErr w:type="spellStart"/>
            <w:r w:rsidRPr="00BD40A0">
              <w:t>ttrepadmin</w:t>
            </w:r>
            <w:proofErr w:type="spellEnd"/>
            <w:r w:rsidRPr="00BD40A0">
              <w:t xml:space="preserve"> -</w:t>
            </w:r>
            <w:proofErr w:type="spellStart"/>
            <w:r w:rsidRPr="00BD40A0">
              <w:t>showStatus</w:t>
            </w:r>
            <w:proofErr w:type="spellEnd"/>
            <w:r w:rsidRPr="00BD40A0">
              <w:t xml:space="preserve"> &lt;new blade </w:t>
            </w:r>
            <w:proofErr w:type="spellStart"/>
            <w:r w:rsidRPr="00BD40A0">
              <w:t>dsn</w:t>
            </w:r>
            <w:proofErr w:type="spellEnd"/>
            <w:r w:rsidRPr="00BD40A0">
              <w:t>&gt;</w:t>
            </w:r>
            <w:r w:rsidRPr="00BD40A0">
              <w:br/>
            </w:r>
            <w:r>
              <w:lastRenderedPageBreak/>
              <w:t>$</w:t>
            </w:r>
            <w:r w:rsidRPr="00810E85">
              <w:t xml:space="preserve"> </w:t>
            </w:r>
            <w:r w:rsidRPr="00BD40A0">
              <w:t>vi /opt/</w:t>
            </w:r>
            <w:proofErr w:type="spellStart"/>
            <w:r w:rsidRPr="00BD40A0">
              <w:t>bpc</w:t>
            </w:r>
            <w:proofErr w:type="spellEnd"/>
            <w:r w:rsidRPr="00BD40A0">
              <w:t>/is/</w:t>
            </w:r>
            <w:proofErr w:type="spellStart"/>
            <w:r w:rsidRPr="00BD40A0">
              <w:t>TimesTen</w:t>
            </w:r>
            <w:proofErr w:type="spellEnd"/>
            <w:r w:rsidRPr="00BD40A0">
              <w:t>/</w:t>
            </w:r>
            <w:r w:rsidRPr="00E91ACF">
              <w:t>bpckanlinux5445</w:t>
            </w:r>
            <w:r w:rsidRPr="00BD40A0">
              <w:t>/info/sys.odbc.ini</w:t>
            </w:r>
            <w:r w:rsidRPr="00BD40A0">
              <w:br/>
            </w:r>
            <w:r w:rsidRPr="00BD40A0">
              <w:tab/>
              <w:t xml:space="preserve">CHANGE </w:t>
            </w:r>
            <w:proofErr w:type="spellStart"/>
            <w:r w:rsidRPr="00BD40A0">
              <w:t>AutoCreate</w:t>
            </w:r>
            <w:proofErr w:type="spellEnd"/>
            <w:r w:rsidRPr="00BD40A0">
              <w:t xml:space="preserve">=0 =&gt; </w:t>
            </w:r>
            <w:proofErr w:type="spellStart"/>
            <w:r w:rsidRPr="00BD40A0">
              <w:t>AutoCreate</w:t>
            </w:r>
            <w:proofErr w:type="spellEnd"/>
            <w:r w:rsidRPr="00BD40A0">
              <w:t>=1</w:t>
            </w:r>
            <w:r w:rsidRPr="00BD40A0">
              <w:br/>
            </w:r>
            <w:r w:rsidRPr="00810E85">
              <w:br/>
              <w:t>NOTE -</w:t>
            </w:r>
            <w:r w:rsidRPr="00810E85">
              <w:br/>
            </w:r>
            <w:r w:rsidRPr="00810E85">
              <w:tab/>
              <w:t>&lt;new blade hostname&gt; = Host</w:t>
            </w:r>
            <w:r w:rsidRPr="00291885">
              <w:t>name of the new server</w:t>
            </w:r>
            <w:r w:rsidRPr="00291885">
              <w:br/>
            </w:r>
            <w:r w:rsidRPr="00291885">
              <w:tab/>
              <w:t xml:space="preserve">&lt;new blade </w:t>
            </w:r>
            <w:proofErr w:type="spellStart"/>
            <w:r w:rsidRPr="00291885">
              <w:t>dsn</w:t>
            </w:r>
            <w:proofErr w:type="spellEnd"/>
            <w:r w:rsidRPr="00291885">
              <w:t xml:space="preserve">&gt; = The new </w:t>
            </w:r>
            <w:proofErr w:type="spellStart"/>
            <w:r w:rsidRPr="00291885">
              <w:t>TimesTen</w:t>
            </w:r>
            <w:proofErr w:type="spellEnd"/>
            <w:r w:rsidRPr="00291885">
              <w:t xml:space="preserve"> Instance DSN name</w:t>
            </w:r>
            <w:r w:rsidRPr="00291885">
              <w:br/>
            </w:r>
            <w:r w:rsidRPr="00291885">
              <w:tab/>
              <w:t>&lt;existing blade hostname&gt; = Hostname of the other server</w:t>
            </w:r>
            <w:r w:rsidRPr="00291885">
              <w:br/>
            </w:r>
            <w:r w:rsidRPr="00291885">
              <w:tab/>
              <w:t xml:space="preserve">&lt;existing  blade </w:t>
            </w:r>
            <w:proofErr w:type="spellStart"/>
            <w:r w:rsidRPr="00291885">
              <w:t>dsn</w:t>
            </w:r>
            <w:proofErr w:type="spellEnd"/>
            <w:r w:rsidRPr="00291885">
              <w:t xml:space="preserve">&gt; = </w:t>
            </w:r>
            <w:proofErr w:type="spellStart"/>
            <w:r w:rsidRPr="00291885">
              <w:t>TimesTen</w:t>
            </w:r>
            <w:proofErr w:type="spellEnd"/>
            <w:r w:rsidRPr="00291885">
              <w:t xml:space="preserve"> DSN name of other server</w:t>
            </w:r>
            <w:r w:rsidRPr="00291885">
              <w:br/>
            </w:r>
          </w:p>
          <w:p w:rsidR="00414A5D" w:rsidRDefault="00414A5D">
            <w:pPr>
              <w:pStyle w:val="command"/>
              <w:pPrChange w:id="194" w:author="ssciriha" w:date="2012-03-17T15:17:00Z">
                <w:pPr>
                  <w:pStyle w:val="command"/>
                  <w:jc w:val="left"/>
                </w:pPr>
              </w:pPrChange>
            </w:pPr>
          </w:p>
          <w:p w:rsidR="00F04487" w:rsidRPr="003F09C7" w:rsidRDefault="00F04487" w:rsidP="000D1EEE">
            <w:pPr>
              <w:pStyle w:val="BWSBodyText"/>
              <w:jc w:val="left"/>
            </w:pPr>
          </w:p>
          <w:p w:rsidR="00F04487" w:rsidRPr="003F09C7" w:rsidRDefault="00F04487" w:rsidP="000D1EEE">
            <w:pPr>
              <w:pStyle w:val="output"/>
              <w:jc w:val="left"/>
            </w:pPr>
          </w:p>
        </w:tc>
      </w:tr>
    </w:tbl>
    <w:p w:rsidR="00F04487" w:rsidRDefault="00F04487" w:rsidP="00F04487">
      <w:pPr>
        <w:pStyle w:val="BodyText"/>
        <w:rPr>
          <w:lang w:val="en-GB"/>
        </w:rPr>
      </w:pPr>
    </w:p>
    <w:p w:rsidR="00F04487" w:rsidRPr="00BD40A0" w:rsidRDefault="00F04487" w:rsidP="00F04487">
      <w:pPr>
        <w:pStyle w:val="BodyText"/>
        <w:rPr>
          <w:lang w:val="en-GB"/>
        </w:rPr>
      </w:pPr>
    </w:p>
    <w:p w:rsidR="00F04487" w:rsidRPr="0010665E" w:rsidRDefault="00F04487" w:rsidP="00F04487">
      <w:pPr>
        <w:pStyle w:val="Heading3"/>
        <w:rPr>
          <w:sz w:val="28"/>
          <w:lang w:val="en-GB"/>
        </w:rPr>
      </w:pPr>
      <w:bookmarkStart w:id="195" w:name="_Toc318709784"/>
      <w:bookmarkStart w:id="196" w:name="_Toc319304071"/>
      <w:r>
        <w:rPr>
          <w:sz w:val="28"/>
          <w:lang w:val="en-CA"/>
        </w:rPr>
        <w:t>Re-create the SNMP instance:</w:t>
      </w:r>
      <w:bookmarkEnd w:id="195"/>
      <w:bookmarkEnd w:id="196"/>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Rounded Rectangle 270" o:spid="_x0000_s1078" style="position:absolute;margin-left:7.5pt;margin-top:2.9pt;width:14.4pt;height:10.8pt;z-index:2517795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"/>
              </w:pict>
            </w:r>
          </w:p>
        </w:tc>
        <w:tc>
          <w:tcPr>
            <w:tcW w:w="8748" w:type="dxa"/>
          </w:tcPr>
          <w:p w:rsidR="00414A5D" w:rsidRDefault="00414A5D" w:rsidP="000D1EEE">
            <w:pPr>
              <w:pStyle w:val="BWSBodyText"/>
              <w:jc w:val="left"/>
              <w:rPr>
                <w:ins w:id="197" w:author="ssciriha" w:date="2012-03-17T17:29:00Z"/>
              </w:rPr>
            </w:pPr>
          </w:p>
          <w:p w:rsidR="00414A5D" w:rsidRPr="00E508BC" w:rsidRDefault="00414A5D" w:rsidP="00414A5D">
            <w:pPr>
              <w:pStyle w:val="BWSBodyText"/>
              <w:jc w:val="left"/>
              <w:rPr>
                <w:ins w:id="198" w:author="ssciriha" w:date="2012-03-17T17:29:00Z"/>
                <w:b/>
              </w:rPr>
            </w:pPr>
            <w:ins w:id="199" w:author="ssciriha" w:date="2012-03-17T17:29:00Z">
              <w:r w:rsidRPr="00E508BC">
                <w:rPr>
                  <w:b/>
                </w:rPr>
                <w:t>**Perform this step</w:t>
              </w:r>
              <w:r>
                <w:rPr>
                  <w:b/>
                </w:rPr>
                <w:t xml:space="preserve"> (3.18.6)</w:t>
              </w:r>
              <w:r w:rsidRPr="00E508BC">
                <w:rPr>
                  <w:b/>
                </w:rPr>
                <w:t xml:space="preserve"> ONLY if the node is an SLF node**</w:t>
              </w:r>
            </w:ins>
          </w:p>
          <w:p w:rsidR="00414A5D" w:rsidRDefault="00414A5D" w:rsidP="000D1EEE">
            <w:pPr>
              <w:pStyle w:val="BWSBodyText"/>
              <w:jc w:val="left"/>
              <w:rPr>
                <w:ins w:id="200" w:author="ssciriha" w:date="2012-03-17T17:29:00Z"/>
              </w:rPr>
            </w:pPr>
          </w:p>
          <w:p w:rsidR="00F04487" w:rsidRDefault="00F04487" w:rsidP="000D1EEE">
            <w:pPr>
              <w:pStyle w:val="BWSBodyText"/>
              <w:jc w:val="left"/>
              <w:rPr>
                <w:color w:val="000000"/>
              </w:rPr>
            </w:pPr>
            <w:r>
              <w:t xml:space="preserve">As </w:t>
            </w:r>
            <w:proofErr w:type="spellStart"/>
            <w:r>
              <w:t>bpc</w:t>
            </w:r>
            <w:proofErr w:type="spellEnd"/>
            <w:r>
              <w:t xml:space="preserve">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Rounded Rectangle 271" o:spid="_x0000_s1077" style="position:absolute;margin-left:7.5pt;margin-top:2.9pt;width:14.4pt;height:10.8pt;z-index:25178060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"/>
              </w:pict>
            </w:r>
          </w:p>
        </w:tc>
        <w:tc>
          <w:tcPr>
            <w:tcW w:w="8748" w:type="dxa"/>
          </w:tcPr>
          <w:p w:rsidR="00F04487" w:rsidRDefault="00F04487" w:rsidP="000D1EEE">
            <w:pPr>
              <w:pStyle w:val="BWSBodyText"/>
              <w:jc w:val="left"/>
            </w:pPr>
          </w:p>
          <w:p w:rsidR="00F04487" w:rsidRPr="0010665E" w:rsidRDefault="00F04487" w:rsidP="00E508BC">
            <w:pPr>
              <w:pStyle w:val="command"/>
              <w:rPr>
                <w:color w:val="FFFFFF"/>
              </w:rPr>
            </w:pPr>
            <w:r>
              <w:t xml:space="preserve">$ </w:t>
            </w:r>
            <w:proofErr w:type="spellStart"/>
            <w:r w:rsidRPr="00BD40A0">
              <w:t>restorecnfg</w:t>
            </w:r>
            <w:proofErr w:type="spellEnd"/>
            <w:r w:rsidRPr="00BD40A0">
              <w:t xml:space="preserve"> SNMP </w:t>
            </w:r>
            <w:proofErr w:type="spellStart"/>
            <w:r w:rsidRPr="00BD40A0">
              <w:t>BPCsnmp</w:t>
            </w:r>
            <w:proofErr w:type="spellEnd"/>
            <w:r w:rsidRPr="00BD40A0">
              <w:t>-&lt;REL_DATE&gt; /opt/</w:t>
            </w:r>
            <w:proofErr w:type="spellStart"/>
            <w:r w:rsidRPr="00BD40A0">
              <w:t>bpc</w:t>
            </w:r>
            <w:proofErr w:type="spellEnd"/>
            <w:r w:rsidRPr="00BD40A0">
              <w:t>/backup/TARFILE/</w:t>
            </w:r>
            <w:proofErr w:type="spellStart"/>
            <w:r w:rsidRPr="00BD40A0">
              <w:t>BPCsnmp</w:t>
            </w:r>
            <w:proofErr w:type="spellEnd"/>
            <w:r w:rsidRPr="00BD40A0">
              <w:t>_&lt;REL_DATE&gt;.</w:t>
            </w:r>
            <w:proofErr w:type="spellStart"/>
            <w:r w:rsidRPr="00BD40A0">
              <w:t>SNMP.parmdb</w:t>
            </w:r>
            <w:proofErr w:type="spellEnd"/>
            <w:r w:rsidRPr="0010665E">
              <w:br/>
            </w:r>
          </w:p>
          <w:p w:rsidR="00F04487" w:rsidRDefault="00F04487" w:rsidP="00E508BC">
            <w:pPr>
              <w:pStyle w:val="command"/>
            </w:pPr>
            <w:r w:rsidRPr="0010665E">
              <w:t xml:space="preserve"> </w:t>
            </w:r>
          </w:p>
          <w:p w:rsidR="00F04487" w:rsidRDefault="00F04487" w:rsidP="000D1EEE">
            <w:pPr>
              <w:pStyle w:val="BWSBodyText"/>
              <w:jc w:val="left"/>
              <w:rPr>
                <w:color w:val="000000"/>
              </w:rPr>
            </w:pPr>
            <w:r w:rsidRPr="007D2533">
              <w:t>run /opt/</w:t>
            </w:r>
            <w:proofErr w:type="spellStart"/>
            <w:r w:rsidRPr="007D2533">
              <w:t>bpc</w:t>
            </w:r>
            <w:proofErr w:type="spellEnd"/>
            <w:r w:rsidRPr="007D2533">
              <w:t>/</w:t>
            </w:r>
            <w:proofErr w:type="spellStart"/>
            <w:r w:rsidRPr="007D2533">
              <w:t>rootbin</w:t>
            </w:r>
            <w:proofErr w:type="spellEnd"/>
            <w:r w:rsidRPr="007D2533">
              <w:t>/</w:t>
            </w:r>
            <w:proofErr w:type="spellStart"/>
            <w:r w:rsidRPr="007D2533">
              <w:t>BPCsnmp</w:t>
            </w:r>
            <w:proofErr w:type="spellEnd"/>
            <w:r w:rsidRPr="007D2533">
              <w:t>/</w:t>
            </w:r>
            <w:proofErr w:type="spellStart"/>
            <w:r w:rsidRPr="007D2533">
              <w:t>SNMP_sma_setup</w:t>
            </w:r>
            <w:proofErr w:type="spellEnd"/>
            <w:r>
              <w:t xml:space="preserve"> as root </w:t>
            </w:r>
            <w:r w:rsidRPr="007D2533">
              <w:t>to complete the installation</w:t>
            </w:r>
            <w:r>
              <w:t xml:space="preserve"> unless root password was supplied in previous command:</w:t>
            </w:r>
          </w:p>
          <w:p w:rsidR="00F04487" w:rsidRDefault="00F04487" w:rsidP="00E508BC">
            <w:pPr>
              <w:pStyle w:val="command"/>
            </w:pPr>
          </w:p>
          <w:p w:rsidR="00F04487" w:rsidRPr="00BD40A0" w:rsidRDefault="00F04487" w:rsidP="00E508BC">
            <w:pPr>
              <w:pStyle w:val="command"/>
            </w:pPr>
            <w:r w:rsidRPr="007D2533">
              <w:t xml:space="preserve"># </w:t>
            </w:r>
            <w:r w:rsidRPr="00BD40A0">
              <w:t>/opt/</w:t>
            </w:r>
            <w:proofErr w:type="spellStart"/>
            <w:r w:rsidRPr="00BD40A0">
              <w:t>bpc</w:t>
            </w:r>
            <w:proofErr w:type="spellEnd"/>
            <w:r w:rsidRPr="00BD40A0">
              <w:t>/</w:t>
            </w:r>
            <w:proofErr w:type="spellStart"/>
            <w:r w:rsidRPr="00BD40A0">
              <w:t>rootbin</w:t>
            </w:r>
            <w:proofErr w:type="spellEnd"/>
            <w:r w:rsidRPr="00BD40A0">
              <w:t>/</w:t>
            </w:r>
            <w:proofErr w:type="spellStart"/>
            <w:r w:rsidRPr="00BD40A0">
              <w:t>BPCsnmp</w:t>
            </w:r>
            <w:proofErr w:type="spellEnd"/>
            <w:r w:rsidRPr="00BD40A0">
              <w:t>/</w:t>
            </w:r>
            <w:proofErr w:type="spellStart"/>
            <w:r w:rsidRPr="00BD40A0">
              <w:t>SNMP_sma_setup</w:t>
            </w:r>
            <w:proofErr w:type="spellEnd"/>
          </w:p>
          <w:p w:rsidR="00F04487" w:rsidRDefault="00F04487" w:rsidP="00E508BC">
            <w:pPr>
              <w:pStyle w:val="command"/>
            </w:pPr>
          </w:p>
          <w:p w:rsidR="00F04487" w:rsidRDefault="00F04487" w:rsidP="000D1EEE">
            <w:pPr>
              <w:pStyle w:val="BWSBodyText"/>
            </w:pPr>
          </w:p>
        </w:tc>
      </w:tr>
    </w:tbl>
    <w:p w:rsidR="00F04487" w:rsidRDefault="00F04487" w:rsidP="00F04487">
      <w:pPr>
        <w:pStyle w:val="BodyText"/>
        <w:jc w:val="left"/>
        <w:rPr>
          <w:lang w:val="en-CA"/>
        </w:rPr>
      </w:pPr>
    </w:p>
    <w:p w:rsidR="00F04487" w:rsidRPr="0010665E" w:rsidRDefault="00F04487" w:rsidP="00F04487">
      <w:pPr>
        <w:pStyle w:val="Heading3"/>
        <w:rPr>
          <w:sz w:val="28"/>
          <w:lang w:val="en-GB"/>
        </w:rPr>
      </w:pPr>
      <w:bookmarkStart w:id="201" w:name="_Toc318709785"/>
      <w:bookmarkStart w:id="202" w:name="_Toc319304072"/>
      <w:r>
        <w:rPr>
          <w:sz w:val="28"/>
          <w:lang w:val="en-CA"/>
        </w:rPr>
        <w:t>Re-create the SLF Instance</w:t>
      </w:r>
      <w:bookmarkEnd w:id="201"/>
      <w:bookmarkEnd w:id="202"/>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Rounded Rectangle 260" o:spid="_x0000_s1076" style="position:absolute;margin-left:7.5pt;margin-top:2.9pt;width:14.4pt;height:10.8pt;z-index:2517775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OrL1TE3AgAAawQAAA4AAAAAAAAAAAAAAAAA&#10;LgIAAGRycy9lMm9Eb2MueG1sUEsBAi0AFAAGAAgAAAAhANPA5t/aAAAABgEAAA8AAAAAAAAAAAAA&#10;AAAAkQQAAGRycy9kb3ducmV2LnhtbFBLBQYAAAAABAAEAPMAAACYBQAAAAA=&#10;"/>
              </w:pict>
            </w:r>
          </w:p>
        </w:tc>
        <w:tc>
          <w:tcPr>
            <w:tcW w:w="8748" w:type="dxa"/>
          </w:tcPr>
          <w:p w:rsidR="00414A5D" w:rsidRPr="00E508BC" w:rsidRDefault="00414A5D" w:rsidP="00414A5D">
            <w:pPr>
              <w:pStyle w:val="BWSBodyText"/>
              <w:jc w:val="left"/>
              <w:rPr>
                <w:ins w:id="203" w:author="ssciriha" w:date="2012-03-17T17:29:00Z"/>
                <w:b/>
              </w:rPr>
            </w:pPr>
            <w:ins w:id="204" w:author="ssciriha" w:date="2012-03-17T17:29:00Z">
              <w:r w:rsidRPr="00E508BC">
                <w:rPr>
                  <w:b/>
                </w:rPr>
                <w:t>**Perform this step</w:t>
              </w:r>
              <w:r>
                <w:rPr>
                  <w:b/>
                </w:rPr>
                <w:t xml:space="preserve"> (3.18.7)</w:t>
              </w:r>
              <w:r w:rsidRPr="00E508BC">
                <w:rPr>
                  <w:b/>
                </w:rPr>
                <w:t xml:space="preserve"> ONLY if the node is an SLF node**</w:t>
              </w:r>
            </w:ins>
          </w:p>
          <w:p w:rsidR="00414A5D" w:rsidRDefault="00414A5D" w:rsidP="000D1EEE">
            <w:pPr>
              <w:pStyle w:val="BWSBodyText"/>
              <w:jc w:val="left"/>
              <w:rPr>
                <w:ins w:id="205" w:author="ssciriha" w:date="2012-03-17T17:29:00Z"/>
              </w:rPr>
            </w:pPr>
          </w:p>
          <w:p w:rsidR="00414A5D" w:rsidRDefault="00414A5D" w:rsidP="000D1EEE">
            <w:pPr>
              <w:pStyle w:val="BWSBodyText"/>
              <w:jc w:val="left"/>
              <w:rPr>
                <w:ins w:id="206" w:author="ssciriha" w:date="2012-03-17T17:29:00Z"/>
              </w:rPr>
            </w:pPr>
          </w:p>
          <w:p w:rsidR="00F04487" w:rsidRDefault="00F04487" w:rsidP="000D1EEE">
            <w:pPr>
              <w:pStyle w:val="BWSBodyText"/>
              <w:jc w:val="left"/>
              <w:rPr>
                <w:color w:val="000000"/>
              </w:rPr>
            </w:pPr>
            <w:r>
              <w:t xml:space="preserve">As </w:t>
            </w:r>
            <w:proofErr w:type="spellStart"/>
            <w:r>
              <w:t>bpc</w:t>
            </w:r>
            <w:proofErr w:type="spellEnd"/>
            <w:r>
              <w:t xml:space="preserve">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Rounded Rectangle 261" o:spid="_x0000_s1075" style="position:absolute;margin-left:7.5pt;margin-top:2.9pt;width:14.4pt;height:10.8pt;z-index:25177856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NVv/iI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pPr>
          </w:p>
          <w:p w:rsidR="00F04487" w:rsidRDefault="00F04487" w:rsidP="00E508BC">
            <w:pPr>
              <w:pStyle w:val="command"/>
            </w:pPr>
          </w:p>
          <w:p w:rsidR="00F04487" w:rsidRPr="0010665E" w:rsidRDefault="00F04487" w:rsidP="00E508BC">
            <w:pPr>
              <w:pStyle w:val="command"/>
            </w:pPr>
            <w:r>
              <w:t xml:space="preserve">$ </w:t>
            </w:r>
            <w:proofErr w:type="spellStart"/>
            <w:r w:rsidRPr="00CD7151">
              <w:t>restorecnfg</w:t>
            </w:r>
            <w:proofErr w:type="spellEnd"/>
            <w:r w:rsidRPr="00CD7151">
              <w:t xml:space="preserve"> SLF BPCapps-44RELv1-hga00a00012277 /opt/bpc/backup/TARFILE/BPCapps-44RELv1-hga00a00012277.SLF.parmdb</w:t>
            </w:r>
          </w:p>
          <w:p w:rsidR="00F04487" w:rsidRDefault="00F04487" w:rsidP="00E508BC">
            <w:pPr>
              <w:pStyle w:val="command"/>
            </w:pPr>
          </w:p>
          <w:p w:rsidR="00F04487" w:rsidRDefault="00F04487" w:rsidP="00E508BC">
            <w:pPr>
              <w:pStyle w:val="command"/>
            </w:pPr>
          </w:p>
          <w:p w:rsidR="00F04487" w:rsidRDefault="00F04487" w:rsidP="000D1EEE">
            <w:pPr>
              <w:pStyle w:val="BWSBodyText"/>
              <w:jc w:val="left"/>
            </w:pPr>
            <w:r w:rsidRPr="00B166A4">
              <w:t>run /opt/</w:t>
            </w:r>
            <w:proofErr w:type="spellStart"/>
            <w:r w:rsidRPr="00B166A4">
              <w:t>bpc</w:t>
            </w:r>
            <w:proofErr w:type="spellEnd"/>
            <w:r w:rsidRPr="00B166A4">
              <w:t>/</w:t>
            </w:r>
            <w:proofErr w:type="spellStart"/>
            <w:r w:rsidRPr="00B166A4">
              <w:t>rootbin</w:t>
            </w:r>
            <w:proofErr w:type="spellEnd"/>
            <w:r w:rsidRPr="00B166A4">
              <w:t>/</w:t>
            </w:r>
            <w:proofErr w:type="spellStart"/>
            <w:r w:rsidRPr="00B166A4">
              <w:t>PCRF_setup</w:t>
            </w:r>
            <w:proofErr w:type="spellEnd"/>
            <w:r w:rsidRPr="00B166A4">
              <w:t xml:space="preserve"> as root to complete the installation</w:t>
            </w:r>
          </w:p>
          <w:p w:rsidR="00F04487" w:rsidRDefault="00F04487" w:rsidP="000D1EEE">
            <w:pPr>
              <w:pStyle w:val="BWSBodyText"/>
              <w:jc w:val="left"/>
            </w:pPr>
          </w:p>
          <w:p w:rsidR="00F04487" w:rsidRPr="00BD40A0" w:rsidRDefault="00F04487" w:rsidP="00E508BC">
            <w:pPr>
              <w:pStyle w:val="command"/>
            </w:pPr>
            <w:r>
              <w:t xml:space="preserve"># </w:t>
            </w:r>
            <w:r w:rsidRPr="00BD40A0">
              <w:t>/opt/</w:t>
            </w:r>
            <w:proofErr w:type="spellStart"/>
            <w:r w:rsidRPr="00BD40A0">
              <w:t>bpc</w:t>
            </w:r>
            <w:proofErr w:type="spellEnd"/>
            <w:r w:rsidRPr="00BD40A0">
              <w:t>/</w:t>
            </w:r>
            <w:proofErr w:type="spellStart"/>
            <w:r w:rsidRPr="00BD40A0">
              <w:t>rootbin</w:t>
            </w:r>
            <w:proofErr w:type="spellEnd"/>
            <w:r w:rsidRPr="00BD40A0">
              <w:t>/</w:t>
            </w:r>
            <w:proofErr w:type="spellStart"/>
            <w:r w:rsidRPr="00BD40A0">
              <w:t>PCRF_setup</w:t>
            </w:r>
            <w:proofErr w:type="spellEnd"/>
          </w:p>
          <w:p w:rsidR="00F04487" w:rsidRDefault="00F04487" w:rsidP="00E508BC">
            <w:pPr>
              <w:pStyle w:val="command"/>
            </w:pPr>
          </w:p>
        </w:tc>
      </w:tr>
    </w:tbl>
    <w:p w:rsidR="00F04487" w:rsidRDefault="00F04487" w:rsidP="00F04487">
      <w:pPr>
        <w:pStyle w:val="BodyText"/>
        <w:jc w:val="left"/>
        <w:rPr>
          <w:lang w:val="en-CA"/>
        </w:rPr>
      </w:pPr>
    </w:p>
    <w:p w:rsidR="00F04487" w:rsidRPr="0010665E" w:rsidRDefault="00F04487" w:rsidP="00F04487">
      <w:pPr>
        <w:pStyle w:val="Heading3"/>
        <w:rPr>
          <w:sz w:val="28"/>
          <w:lang w:val="en-GB"/>
        </w:rPr>
      </w:pPr>
      <w:bookmarkStart w:id="207" w:name="_Toc318709786"/>
      <w:bookmarkStart w:id="208" w:name="_Toc319304073"/>
      <w:r>
        <w:rPr>
          <w:sz w:val="28"/>
          <w:lang w:val="en-CA"/>
        </w:rPr>
        <w:t>Re-create the DRASLF Instance</w:t>
      </w:r>
      <w:bookmarkEnd w:id="207"/>
      <w:bookmarkEnd w:id="208"/>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74" style="position:absolute;margin-left:7.5pt;margin-top:2.9pt;width:14.4pt;height:10.8pt;z-index:2517877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EOsXFc3AgAAawQAAA4AAAAAAAAAAAAAAAAA&#10;LgIAAGRycy9lMm9Eb2MueG1sUEsBAi0AFAAGAAgAAAAhANPA5t/aAAAABgEAAA8AAAAAAAAAAAAA&#10;AAAAkQQAAGRycy9kb3ducmV2LnhtbFBLBQYAAAAABAAEAPMAAACYBQAAAAA=&#10;"/>
              </w:pict>
            </w:r>
          </w:p>
        </w:tc>
        <w:tc>
          <w:tcPr>
            <w:tcW w:w="8748" w:type="dxa"/>
          </w:tcPr>
          <w:p w:rsidR="00414A5D" w:rsidRPr="00E508BC" w:rsidRDefault="00414A5D" w:rsidP="00414A5D">
            <w:pPr>
              <w:pStyle w:val="BWSBodyText"/>
              <w:jc w:val="left"/>
              <w:rPr>
                <w:ins w:id="209" w:author="ssciriha" w:date="2012-03-17T17:30:00Z"/>
                <w:b/>
              </w:rPr>
            </w:pPr>
            <w:ins w:id="210" w:author="ssciriha" w:date="2012-03-17T17:30:00Z">
              <w:r w:rsidRPr="00E508BC">
                <w:rPr>
                  <w:b/>
                </w:rPr>
                <w:t>**Perform this step</w:t>
              </w:r>
              <w:r>
                <w:rPr>
                  <w:b/>
                </w:rPr>
                <w:t xml:space="preserve"> (3.18.8)</w:t>
              </w:r>
              <w:r w:rsidRPr="00E508BC">
                <w:rPr>
                  <w:b/>
                </w:rPr>
                <w:t xml:space="preserve"> ONLY if the node is an SLF node**</w:t>
              </w:r>
            </w:ins>
          </w:p>
          <w:p w:rsidR="00414A5D" w:rsidRDefault="00414A5D" w:rsidP="000D1EEE">
            <w:pPr>
              <w:pStyle w:val="BWSBodyText"/>
              <w:jc w:val="left"/>
              <w:rPr>
                <w:ins w:id="211" w:author="ssciriha" w:date="2012-03-17T17:30:00Z"/>
              </w:rPr>
            </w:pPr>
          </w:p>
          <w:p w:rsidR="00414A5D" w:rsidRDefault="00414A5D" w:rsidP="000D1EEE">
            <w:pPr>
              <w:pStyle w:val="BWSBodyText"/>
              <w:jc w:val="left"/>
              <w:rPr>
                <w:ins w:id="212" w:author="ssciriha" w:date="2012-03-17T17:30:00Z"/>
              </w:rPr>
            </w:pPr>
          </w:p>
          <w:p w:rsidR="00F04487" w:rsidRDefault="00F04487" w:rsidP="000D1EEE">
            <w:pPr>
              <w:pStyle w:val="BWSBodyText"/>
              <w:jc w:val="left"/>
              <w:rPr>
                <w:color w:val="000000"/>
              </w:rPr>
            </w:pPr>
            <w:r>
              <w:t xml:space="preserve">As </w:t>
            </w:r>
            <w:proofErr w:type="spellStart"/>
            <w:r>
              <w:t>bpc</w:t>
            </w:r>
            <w:proofErr w:type="spellEnd"/>
            <w:r>
              <w:t xml:space="preserve">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73" style="position:absolute;margin-left:7.5pt;margin-top:2.9pt;width:14.4pt;height:10.8pt;z-index:25178880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ICkSMk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pPr>
          </w:p>
          <w:p w:rsidR="00F04487" w:rsidRPr="0010665E" w:rsidRDefault="00F04487" w:rsidP="00E508BC">
            <w:pPr>
              <w:pStyle w:val="command"/>
            </w:pPr>
            <w:r>
              <w:t xml:space="preserve">$ </w:t>
            </w:r>
            <w:proofErr w:type="spellStart"/>
            <w:r w:rsidRPr="007B3BC0">
              <w:t>restorecnfg</w:t>
            </w:r>
            <w:proofErr w:type="spellEnd"/>
            <w:r w:rsidRPr="007B3BC0">
              <w:t xml:space="preserve"> DRASLF BPCdraslf-44RELv1-hga00a00012277 /opt/bpc/backup/TARFILE/BPCdraslf-44RELv1-hga00a00012277.DRASLF.parmdb</w:t>
            </w:r>
          </w:p>
          <w:p w:rsidR="00F04487" w:rsidRDefault="00F04487" w:rsidP="00E508BC">
            <w:pPr>
              <w:pStyle w:val="command"/>
            </w:pPr>
          </w:p>
          <w:p w:rsidR="00F04487" w:rsidRDefault="00F04487" w:rsidP="00E508BC">
            <w:pPr>
              <w:pStyle w:val="command"/>
            </w:pPr>
          </w:p>
        </w:tc>
      </w:tr>
    </w:tbl>
    <w:p w:rsidR="00F04487" w:rsidRDefault="00F04487" w:rsidP="00F04487">
      <w:pPr>
        <w:pStyle w:val="BodyText"/>
        <w:jc w:val="left"/>
        <w:rPr>
          <w:lang w:val="en-CA"/>
        </w:rPr>
      </w:pPr>
    </w:p>
    <w:p w:rsidR="00F04487" w:rsidRDefault="00F04487" w:rsidP="00F04487">
      <w:pPr>
        <w:pStyle w:val="Heading3"/>
        <w:rPr>
          <w:lang w:val="en-CA"/>
        </w:rPr>
      </w:pPr>
      <w:bookmarkStart w:id="213" w:name="_Toc318709787"/>
      <w:bookmarkStart w:id="214" w:name="_Toc319304074"/>
      <w:r>
        <w:rPr>
          <w:lang w:val="en-CA"/>
        </w:rPr>
        <w:t>Verify SLF</w:t>
      </w:r>
      <w:bookmarkEnd w:id="213"/>
      <w:bookmarkEnd w:id="214"/>
      <w:r w:rsidRPr="00380E7C">
        <w:rPr>
          <w:lang w:val="en-CA"/>
        </w:rPr>
        <w:t xml:space="preserve"> </w:t>
      </w:r>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72" style="position:absolute;margin-left:7.5pt;margin-top:2.9pt;width:14.4pt;height:10.8pt;z-index:2517816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"/>
              </w:pict>
            </w:r>
          </w:p>
        </w:tc>
        <w:tc>
          <w:tcPr>
            <w:tcW w:w="8748" w:type="dxa"/>
          </w:tcPr>
          <w:p w:rsidR="00414A5D" w:rsidRDefault="00414A5D" w:rsidP="000D1EEE">
            <w:pPr>
              <w:pStyle w:val="BWSBodyText"/>
              <w:jc w:val="left"/>
              <w:rPr>
                <w:ins w:id="215" w:author="ssciriha" w:date="2012-03-17T17:30:00Z"/>
              </w:rPr>
            </w:pPr>
          </w:p>
          <w:p w:rsidR="00414A5D" w:rsidRPr="00E508BC" w:rsidRDefault="00414A5D" w:rsidP="00414A5D">
            <w:pPr>
              <w:pStyle w:val="BWSBodyText"/>
              <w:jc w:val="left"/>
              <w:rPr>
                <w:ins w:id="216" w:author="ssciriha" w:date="2012-03-17T17:30:00Z"/>
                <w:b/>
              </w:rPr>
            </w:pPr>
            <w:ins w:id="217" w:author="ssciriha" w:date="2012-03-17T17:30:00Z">
              <w:r w:rsidRPr="00E508BC">
                <w:rPr>
                  <w:b/>
                </w:rPr>
                <w:t>**Perform this step</w:t>
              </w:r>
              <w:r>
                <w:rPr>
                  <w:b/>
                </w:rPr>
                <w:t xml:space="preserve"> (3.18.9)</w:t>
              </w:r>
              <w:r w:rsidRPr="00E508BC">
                <w:rPr>
                  <w:b/>
                </w:rPr>
                <w:t xml:space="preserve"> ONLY if the node is an SLF node**</w:t>
              </w:r>
            </w:ins>
          </w:p>
          <w:p w:rsidR="00414A5D" w:rsidRDefault="00414A5D" w:rsidP="000D1EEE">
            <w:pPr>
              <w:pStyle w:val="BWSBodyText"/>
              <w:jc w:val="left"/>
              <w:rPr>
                <w:ins w:id="218" w:author="ssciriha" w:date="2012-03-17T17:30:00Z"/>
              </w:rPr>
            </w:pPr>
          </w:p>
          <w:p w:rsidR="00F04487" w:rsidRDefault="00F04487" w:rsidP="000D1EEE">
            <w:pPr>
              <w:pStyle w:val="BWSBodyText"/>
              <w:jc w:val="left"/>
              <w:rPr>
                <w:color w:val="000000"/>
              </w:rPr>
            </w:pPr>
            <w:r>
              <w:t xml:space="preserve">As </w:t>
            </w:r>
            <w:proofErr w:type="spellStart"/>
            <w:r>
              <w:t>bpcuser</w:t>
            </w:r>
            <w:proofErr w:type="spellEnd"/>
            <w:r>
              <w:t>:</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71" style="position:absolute;margin-left:7.5pt;margin-top:2.9pt;width:14.4pt;height:10.8pt;z-index:25178265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"/>
              </w:pict>
            </w:r>
          </w:p>
        </w:tc>
        <w:tc>
          <w:tcPr>
            <w:tcW w:w="8748" w:type="dxa"/>
          </w:tcPr>
          <w:p w:rsidR="00F04487" w:rsidRDefault="00F04487" w:rsidP="00E508BC">
            <w:pPr>
              <w:pStyle w:val="command"/>
            </w:pPr>
            <w:r w:rsidRPr="0010665E">
              <w:br/>
            </w:r>
          </w:p>
          <w:p w:rsidR="00F04487" w:rsidRDefault="00F04487" w:rsidP="00E508BC">
            <w:pPr>
              <w:pStyle w:val="command"/>
            </w:pPr>
          </w:p>
          <w:p w:rsidR="00F04487" w:rsidRPr="00BD40A0" w:rsidRDefault="00F04487" w:rsidP="00E508BC">
            <w:pPr>
              <w:pStyle w:val="command"/>
            </w:pPr>
            <w:r w:rsidRPr="00502384">
              <w:t xml:space="preserve">-sh-3.2$ </w:t>
            </w:r>
            <w:proofErr w:type="spellStart"/>
            <w:r w:rsidRPr="00BD40A0">
              <w:t>ttrepadmin</w:t>
            </w:r>
            <w:proofErr w:type="spellEnd"/>
            <w:r w:rsidRPr="00BD40A0">
              <w:t xml:space="preserve"> -</w:t>
            </w:r>
            <w:proofErr w:type="spellStart"/>
            <w:r w:rsidRPr="00BD40A0">
              <w:t>showStatus</w:t>
            </w:r>
            <w:proofErr w:type="spellEnd"/>
            <w:r w:rsidRPr="00BD40A0">
              <w:t xml:space="preserve"> bpckanlinux5437</w:t>
            </w:r>
          </w:p>
          <w:p w:rsidR="00F04487" w:rsidRDefault="00F04487" w:rsidP="00E508BC">
            <w:pPr>
              <w:pStyle w:val="command"/>
            </w:pPr>
          </w:p>
          <w:p w:rsidR="00F04487" w:rsidRDefault="00F04487" w:rsidP="00E508BC">
            <w:pPr>
              <w:pStyle w:val="command"/>
            </w:pPr>
            <w:r>
              <w:t>Replication Agent Status as of: 2012-02-29 22:23:07</w:t>
            </w:r>
          </w:p>
          <w:p w:rsidR="00F04487" w:rsidRDefault="00F04487" w:rsidP="00E508BC">
            <w:pPr>
              <w:pStyle w:val="command"/>
            </w:pPr>
          </w:p>
          <w:p w:rsidR="00414A5D" w:rsidRDefault="00F04487">
            <w:pPr>
              <w:pStyle w:val="command"/>
              <w:pPrChange w:id="219" w:author="ssciriha" w:date="2012-03-17T15:17:00Z">
                <w:pPr>
                  <w:pStyle w:val="command"/>
                  <w:pBdr>
                    <w:top w:val="single" w:sz="4" w:space="7" w:color="0092DD"/>
                  </w:pBdr>
                  <w:spacing w:before="360"/>
                  <w:jc w:val="left"/>
                </w:pPr>
              </w:pPrChange>
            </w:pPr>
            <w:r>
              <w:t>DSN                         : bpckanlinux5437</w:t>
            </w:r>
          </w:p>
          <w:p w:rsidR="00414A5D" w:rsidRDefault="00F04487">
            <w:pPr>
              <w:pStyle w:val="command"/>
              <w:pPrChange w:id="220" w:author="ssciriha" w:date="2012-03-17T15:17:00Z">
                <w:pPr>
                  <w:pStyle w:val="command"/>
                  <w:pBdr>
                    <w:top w:val="single" w:sz="4" w:space="7" w:color="0092DD"/>
                  </w:pBdr>
                  <w:spacing w:before="360"/>
                  <w:jc w:val="left"/>
                </w:pPr>
              </w:pPrChange>
            </w:pPr>
            <w:r>
              <w:t>Process ID                  : 6668 (Started)</w:t>
            </w:r>
          </w:p>
          <w:p w:rsidR="00414A5D" w:rsidRDefault="00F04487">
            <w:pPr>
              <w:pStyle w:val="command"/>
              <w:pPrChange w:id="221" w:author="ssciriha" w:date="2012-03-17T15:17:00Z">
                <w:pPr>
                  <w:pStyle w:val="command"/>
                  <w:pBdr>
                    <w:top w:val="single" w:sz="4" w:space="7" w:color="0092DD"/>
                  </w:pBdr>
                  <w:spacing w:before="360"/>
                  <w:jc w:val="left"/>
                </w:pPr>
              </w:pPrChange>
            </w:pPr>
            <w:r>
              <w:t>Replication Agent Policy    : always</w:t>
            </w:r>
          </w:p>
          <w:p w:rsidR="00414A5D" w:rsidRDefault="00F04487">
            <w:pPr>
              <w:pStyle w:val="command"/>
              <w:pPrChange w:id="222" w:author="ssciriha" w:date="2012-03-17T15:17:00Z">
                <w:pPr>
                  <w:pStyle w:val="command"/>
                  <w:pBdr>
                    <w:top w:val="single" w:sz="4" w:space="7" w:color="0092DD"/>
                  </w:pBdr>
                  <w:spacing w:before="360"/>
                  <w:jc w:val="left"/>
                </w:pPr>
              </w:pPrChange>
            </w:pPr>
            <w:r>
              <w:t>Host                        : KANLINUX5437</w:t>
            </w:r>
          </w:p>
          <w:p w:rsidR="00414A5D" w:rsidRDefault="00F04487">
            <w:pPr>
              <w:pStyle w:val="command"/>
              <w:pPrChange w:id="223" w:author="ssciriha" w:date="2012-03-17T15:17:00Z">
                <w:pPr>
                  <w:pStyle w:val="command"/>
                  <w:pBdr>
                    <w:top w:val="single" w:sz="4" w:space="7" w:color="0092DD"/>
                  </w:pBdr>
                  <w:spacing w:before="360"/>
                  <w:jc w:val="left"/>
                </w:pPr>
              </w:pPrChange>
            </w:pPr>
            <w:proofErr w:type="spellStart"/>
            <w:r>
              <w:t>RepListener</w:t>
            </w:r>
            <w:proofErr w:type="spellEnd"/>
            <w:r>
              <w:t xml:space="preserve"> Port            : 17015</w:t>
            </w:r>
          </w:p>
          <w:p w:rsidR="00414A5D" w:rsidRDefault="00F04487">
            <w:pPr>
              <w:pStyle w:val="command"/>
              <w:pPrChange w:id="224" w:author="ssciriha" w:date="2012-03-17T15:17:00Z">
                <w:pPr>
                  <w:pStyle w:val="command"/>
                  <w:pBdr>
                    <w:top w:val="single" w:sz="4" w:space="7" w:color="0092DD"/>
                  </w:pBdr>
                  <w:spacing w:before="360"/>
                  <w:jc w:val="left"/>
                </w:pPr>
              </w:pPrChange>
            </w:pPr>
            <w:r>
              <w:t>Last write LSN              : 0.20236928</w:t>
            </w:r>
          </w:p>
          <w:p w:rsidR="00414A5D" w:rsidRDefault="00F04487">
            <w:pPr>
              <w:pStyle w:val="command"/>
              <w:pPrChange w:id="225" w:author="ssciriha" w:date="2012-03-17T15:17:00Z">
                <w:pPr>
                  <w:pStyle w:val="command"/>
                  <w:pBdr>
                    <w:top w:val="single" w:sz="4" w:space="7" w:color="0092DD"/>
                  </w:pBdr>
                  <w:spacing w:before="360"/>
                  <w:jc w:val="left"/>
                </w:pPr>
              </w:pPrChange>
            </w:pPr>
            <w:r>
              <w:t>Last LSN forced to disk     : 0.20236928</w:t>
            </w:r>
          </w:p>
          <w:p w:rsidR="00414A5D" w:rsidRDefault="00F04487">
            <w:pPr>
              <w:pStyle w:val="command"/>
              <w:pPrChange w:id="226" w:author="ssciriha" w:date="2012-03-17T15:17:00Z">
                <w:pPr>
                  <w:pStyle w:val="command"/>
                  <w:pBdr>
                    <w:top w:val="single" w:sz="4" w:space="7" w:color="0092DD"/>
                  </w:pBdr>
                  <w:spacing w:before="360"/>
                  <w:jc w:val="left"/>
                </w:pPr>
              </w:pPrChange>
            </w:pPr>
            <w:r>
              <w:t>Replication hold LSN        : 0.20232440</w:t>
            </w:r>
          </w:p>
          <w:p w:rsidR="00414A5D" w:rsidRDefault="00414A5D">
            <w:pPr>
              <w:pStyle w:val="command"/>
            </w:pPr>
          </w:p>
          <w:p w:rsidR="00414A5D" w:rsidRDefault="00F04487">
            <w:pPr>
              <w:pStyle w:val="command"/>
            </w:pPr>
            <w:r>
              <w:t>Replication Peers:</w:t>
            </w:r>
          </w:p>
          <w:p w:rsidR="00414A5D" w:rsidRDefault="00F04487">
            <w:pPr>
              <w:pStyle w:val="command"/>
            </w:pPr>
            <w:r>
              <w:t xml:space="preserve">   Name                     : BPCKANLINUX5445</w:t>
            </w:r>
          </w:p>
          <w:p w:rsidR="00414A5D" w:rsidRDefault="00F04487">
            <w:pPr>
              <w:pStyle w:val="command"/>
            </w:pPr>
            <w:r>
              <w:t xml:space="preserve">   Host                     : KANLINUX5445</w:t>
            </w:r>
          </w:p>
          <w:p w:rsidR="00414A5D" w:rsidRDefault="00F04487">
            <w:pPr>
              <w:pStyle w:val="command"/>
            </w:pPr>
            <w:r>
              <w:t xml:space="preserve">   Port                     : 17015  (Connected)</w:t>
            </w:r>
          </w:p>
          <w:p w:rsidR="00414A5D" w:rsidRDefault="00F04487">
            <w:pPr>
              <w:pStyle w:val="command"/>
            </w:pPr>
            <w:r>
              <w:t xml:space="preserve">   Replication State        : STARTED</w:t>
            </w:r>
          </w:p>
          <w:p w:rsidR="00414A5D" w:rsidRDefault="00F04487">
            <w:pPr>
              <w:pStyle w:val="command"/>
            </w:pPr>
            <w:r>
              <w:lastRenderedPageBreak/>
              <w:t xml:space="preserve">   Communication Protocol   : 24</w:t>
            </w:r>
          </w:p>
          <w:p w:rsidR="00414A5D" w:rsidRDefault="00414A5D">
            <w:pPr>
              <w:pStyle w:val="command"/>
            </w:pPr>
          </w:p>
          <w:p w:rsidR="00414A5D" w:rsidRDefault="00F04487">
            <w:pPr>
              <w:pStyle w:val="command"/>
            </w:pPr>
            <w:r>
              <w:t>TRANSMITTER thread(s):</w:t>
            </w:r>
          </w:p>
          <w:p w:rsidR="00414A5D" w:rsidRDefault="00F04487">
            <w:pPr>
              <w:pStyle w:val="command"/>
            </w:pPr>
            <w:r>
              <w:t xml:space="preserve"> For                     : BPCKANLINUX5445</w:t>
            </w:r>
          </w:p>
          <w:p w:rsidR="00414A5D" w:rsidRDefault="00F04487">
            <w:pPr>
              <w:pStyle w:val="command"/>
            </w:pPr>
            <w:r>
              <w:t xml:space="preserve">   Start/Restart count   : 3</w:t>
            </w:r>
          </w:p>
          <w:p w:rsidR="00414A5D" w:rsidRDefault="00F04487">
            <w:pPr>
              <w:pStyle w:val="command"/>
            </w:pPr>
            <w:r>
              <w:t xml:space="preserve">   Send LSN              : 0.20235208</w:t>
            </w:r>
          </w:p>
          <w:p w:rsidR="00414A5D" w:rsidRDefault="00F04487">
            <w:pPr>
              <w:pStyle w:val="command"/>
            </w:pPr>
            <w:r>
              <w:t xml:space="preserve">   Transactions sent     : 12</w:t>
            </w:r>
          </w:p>
          <w:p w:rsidR="00414A5D" w:rsidRDefault="00F04487">
            <w:pPr>
              <w:pStyle w:val="command"/>
            </w:pPr>
            <w:r>
              <w:t xml:space="preserve">   Total packets sent    : 7034</w:t>
            </w:r>
          </w:p>
          <w:p w:rsidR="00414A5D" w:rsidRDefault="00F04487">
            <w:pPr>
              <w:pStyle w:val="command"/>
            </w:pPr>
            <w:r>
              <w:t xml:space="preserve">   Tick packets sent     : 7010</w:t>
            </w:r>
          </w:p>
          <w:p w:rsidR="00414A5D" w:rsidRDefault="00F04487">
            <w:pPr>
              <w:pStyle w:val="command"/>
            </w:pPr>
            <w:r>
              <w:t xml:space="preserve">   MIN sent packet size  : 64</w:t>
            </w:r>
          </w:p>
          <w:p w:rsidR="00414A5D" w:rsidRDefault="00F04487">
            <w:pPr>
              <w:pStyle w:val="command"/>
            </w:pPr>
            <w:r>
              <w:t xml:space="preserve">   MAX sent packet size  : 1710</w:t>
            </w:r>
          </w:p>
          <w:p w:rsidR="00414A5D" w:rsidRDefault="00F04487">
            <w:pPr>
              <w:pStyle w:val="command"/>
            </w:pPr>
            <w:r>
              <w:t xml:space="preserve">   AVG sent packet size  : 65</w:t>
            </w:r>
          </w:p>
          <w:p w:rsidR="00414A5D" w:rsidRDefault="00F04487">
            <w:pPr>
              <w:pStyle w:val="command"/>
            </w:pPr>
            <w:r>
              <w:t xml:space="preserve">   Last packet sent at   : 22:23:01</w:t>
            </w:r>
          </w:p>
          <w:p w:rsidR="00414A5D" w:rsidRDefault="00F04487">
            <w:pPr>
              <w:pStyle w:val="command"/>
            </w:pPr>
            <w:r>
              <w:t xml:space="preserve">   Total Packets received: 7032</w:t>
            </w:r>
          </w:p>
          <w:p w:rsidR="00414A5D" w:rsidRDefault="00F04487">
            <w:pPr>
              <w:pStyle w:val="command"/>
            </w:pPr>
            <w:r>
              <w:t xml:space="preserve">   MIN rcvd packet size  : 64</w:t>
            </w:r>
          </w:p>
          <w:p w:rsidR="00414A5D" w:rsidRDefault="00F04487">
            <w:pPr>
              <w:pStyle w:val="command"/>
            </w:pPr>
            <w:r>
              <w:t xml:space="preserve">   MAX rcvd packet size  : 120</w:t>
            </w:r>
          </w:p>
          <w:p w:rsidR="00414A5D" w:rsidRDefault="00F04487">
            <w:pPr>
              <w:pStyle w:val="command"/>
            </w:pPr>
            <w:r>
              <w:t xml:space="preserve">   AVG rcvd packet size  : 119</w:t>
            </w:r>
          </w:p>
          <w:p w:rsidR="00414A5D" w:rsidRDefault="00F04487">
            <w:pPr>
              <w:pStyle w:val="command"/>
            </w:pPr>
            <w:r>
              <w:t xml:space="preserve">   Last packet </w:t>
            </w:r>
            <w:proofErr w:type="spellStart"/>
            <w:r>
              <w:t>rcvd'd</w:t>
            </w:r>
            <w:proofErr w:type="spellEnd"/>
            <w:r>
              <w:t xml:space="preserve"> at : 22:23:01</w:t>
            </w:r>
          </w:p>
          <w:p w:rsidR="00414A5D" w:rsidRDefault="00F04487">
            <w:pPr>
              <w:pStyle w:val="command"/>
            </w:pPr>
            <w:r>
              <w:t xml:space="preserve">   Most recent errors (max 5):</w:t>
            </w:r>
          </w:p>
          <w:p w:rsidR="00414A5D" w:rsidRDefault="00F04487">
            <w:pPr>
              <w:pStyle w:val="command"/>
              <w:pPrChange w:id="227" w:author="ssciriha" w:date="2012-03-17T15:17:00Z">
                <w:pPr>
                  <w:pStyle w:val="command"/>
                  <w:jc w:val="left"/>
                </w:pPr>
              </w:pPrChange>
            </w:pPr>
            <w:r>
              <w:t xml:space="preserve">     TT16032 in </w:t>
            </w:r>
            <w:proofErr w:type="spellStart"/>
            <w:r>
              <w:t>transmitter.c</w:t>
            </w:r>
            <w:proofErr w:type="spellEnd"/>
            <w:r>
              <w:t xml:space="preserve"> (line 1412) at 21:50:34 on 02-29-2012</w:t>
            </w:r>
          </w:p>
          <w:p w:rsidR="00414A5D" w:rsidRDefault="00F04487">
            <w:pPr>
              <w:pStyle w:val="command"/>
              <w:pPrChange w:id="228" w:author="ssciriha" w:date="2012-03-17T15:17:00Z">
                <w:pPr>
                  <w:pStyle w:val="command"/>
                  <w:jc w:val="left"/>
                </w:pPr>
              </w:pPrChange>
            </w:pPr>
            <w:r>
              <w:t xml:space="preserve">     TT16032 in </w:t>
            </w:r>
            <w:proofErr w:type="spellStart"/>
            <w:r>
              <w:t>transmitter.c</w:t>
            </w:r>
            <w:proofErr w:type="spellEnd"/>
            <w:r>
              <w:t xml:space="preserve"> (line 1412) at 21:50:42 on 02-29-2012</w:t>
            </w:r>
          </w:p>
          <w:p w:rsidR="00414A5D" w:rsidRDefault="00F04487">
            <w:pPr>
              <w:pStyle w:val="command"/>
              <w:pPrChange w:id="229" w:author="ssciriha" w:date="2012-03-17T15:17:00Z">
                <w:pPr>
                  <w:pStyle w:val="command"/>
                  <w:jc w:val="left"/>
                </w:pPr>
              </w:pPrChange>
            </w:pPr>
            <w:r>
              <w:t xml:space="preserve">     TT16032 in </w:t>
            </w:r>
            <w:proofErr w:type="spellStart"/>
            <w:r>
              <w:t>transmitter.c</w:t>
            </w:r>
            <w:proofErr w:type="spellEnd"/>
            <w:r>
              <w:t xml:space="preserve"> (line 1412) at 21:50:50 on 02-29-2012</w:t>
            </w:r>
          </w:p>
          <w:p w:rsidR="00414A5D" w:rsidRDefault="00F04487">
            <w:pPr>
              <w:pStyle w:val="command"/>
              <w:pPrChange w:id="230" w:author="ssciriha" w:date="2012-03-17T15:17:00Z">
                <w:pPr>
                  <w:pStyle w:val="command"/>
                  <w:jc w:val="left"/>
                </w:pPr>
              </w:pPrChange>
            </w:pPr>
            <w:r>
              <w:t xml:space="preserve">     TT16032 in </w:t>
            </w:r>
            <w:proofErr w:type="spellStart"/>
            <w:r>
              <w:t>transmitter.c</w:t>
            </w:r>
            <w:proofErr w:type="spellEnd"/>
            <w:r>
              <w:t xml:space="preserve"> (line 1412) at 21:51:06 on 02-29-2012</w:t>
            </w:r>
          </w:p>
          <w:p w:rsidR="00414A5D" w:rsidRDefault="00F04487">
            <w:pPr>
              <w:pStyle w:val="command"/>
              <w:pPrChange w:id="231" w:author="ssciriha" w:date="2012-03-17T15:17:00Z">
                <w:pPr>
                  <w:pStyle w:val="command"/>
                  <w:jc w:val="left"/>
                </w:pPr>
              </w:pPrChange>
            </w:pPr>
            <w:r>
              <w:t xml:space="preserve">     TT16032 in </w:t>
            </w:r>
            <w:proofErr w:type="spellStart"/>
            <w:r>
              <w:t>transmitter.c</w:t>
            </w:r>
            <w:proofErr w:type="spellEnd"/>
            <w:r>
              <w:t xml:space="preserve"> (line 1412) at 21:54:10 on 02-29-2012</w:t>
            </w:r>
          </w:p>
          <w:p w:rsidR="00414A5D" w:rsidRDefault="00414A5D">
            <w:pPr>
              <w:pStyle w:val="command"/>
              <w:pPrChange w:id="232" w:author="ssciriha" w:date="2012-03-17T15:17:00Z">
                <w:pPr>
                  <w:pStyle w:val="command"/>
                  <w:jc w:val="left"/>
                </w:pPr>
              </w:pPrChange>
            </w:pPr>
          </w:p>
          <w:p w:rsidR="00414A5D" w:rsidRDefault="00F04487">
            <w:pPr>
              <w:pStyle w:val="command"/>
              <w:pPrChange w:id="233" w:author="ssciriha" w:date="2012-03-17T15:17:00Z">
                <w:pPr>
                  <w:pStyle w:val="command"/>
                  <w:jc w:val="left"/>
                </w:pPr>
              </w:pPrChange>
            </w:pPr>
            <w:r>
              <w:t>RECEIVER thread(s):</w:t>
            </w:r>
          </w:p>
          <w:p w:rsidR="00414A5D" w:rsidRDefault="00F04487">
            <w:pPr>
              <w:pStyle w:val="command"/>
              <w:pPrChange w:id="234" w:author="ssciriha" w:date="2012-03-17T15:17:00Z">
                <w:pPr>
                  <w:pStyle w:val="command"/>
                  <w:jc w:val="left"/>
                </w:pPr>
              </w:pPrChange>
            </w:pPr>
            <w:r>
              <w:t xml:space="preserve"> For                     : BPCKANLINUX5445</w:t>
            </w:r>
          </w:p>
          <w:p w:rsidR="00414A5D" w:rsidRDefault="00F04487">
            <w:pPr>
              <w:pStyle w:val="command"/>
              <w:pPrChange w:id="235" w:author="ssciriha" w:date="2012-03-17T15:17:00Z">
                <w:pPr>
                  <w:pStyle w:val="command"/>
                  <w:jc w:val="left"/>
                </w:pPr>
              </w:pPrChange>
            </w:pPr>
            <w:r>
              <w:t xml:space="preserve">   Start/Restart count   : 1</w:t>
            </w:r>
          </w:p>
          <w:p w:rsidR="00414A5D" w:rsidRDefault="00F04487">
            <w:pPr>
              <w:pStyle w:val="command"/>
              <w:pPrChange w:id="236" w:author="ssciriha" w:date="2012-03-17T15:17:00Z">
                <w:pPr>
                  <w:pStyle w:val="command"/>
                  <w:jc w:val="left"/>
                </w:pPr>
              </w:pPrChange>
            </w:pPr>
            <w:r>
              <w:t xml:space="preserve">   Transactions received : 0</w:t>
            </w:r>
          </w:p>
          <w:p w:rsidR="00414A5D" w:rsidRDefault="00F04487">
            <w:pPr>
              <w:pStyle w:val="command"/>
              <w:pPrChange w:id="237" w:author="ssciriha" w:date="2012-03-17T15:17:00Z">
                <w:pPr>
                  <w:pStyle w:val="command"/>
                  <w:jc w:val="left"/>
                </w:pPr>
              </w:pPrChange>
            </w:pPr>
            <w:r>
              <w:t xml:space="preserve">   Total packets sent    : 206</w:t>
            </w:r>
          </w:p>
          <w:p w:rsidR="00414A5D" w:rsidRDefault="00F04487">
            <w:pPr>
              <w:pStyle w:val="command"/>
              <w:pPrChange w:id="238" w:author="ssciriha" w:date="2012-03-17T15:17:00Z">
                <w:pPr>
                  <w:pStyle w:val="command"/>
                  <w:jc w:val="left"/>
                </w:pPr>
              </w:pPrChange>
            </w:pPr>
            <w:r>
              <w:t xml:space="preserve">   Tick packets sent     : 0</w:t>
            </w:r>
          </w:p>
          <w:p w:rsidR="00414A5D" w:rsidRDefault="00F04487">
            <w:pPr>
              <w:pStyle w:val="command"/>
              <w:pPrChange w:id="239" w:author="ssciriha" w:date="2012-03-17T15:17:00Z">
                <w:pPr>
                  <w:pStyle w:val="command"/>
                  <w:jc w:val="left"/>
                </w:pPr>
              </w:pPrChange>
            </w:pPr>
            <w:r>
              <w:t xml:space="preserve">   MIN sent packet size  : 64</w:t>
            </w:r>
          </w:p>
          <w:p w:rsidR="00414A5D" w:rsidRDefault="00F04487">
            <w:pPr>
              <w:pStyle w:val="command"/>
              <w:pPrChange w:id="240" w:author="ssciriha" w:date="2012-03-17T15:17:00Z">
                <w:pPr>
                  <w:pStyle w:val="command"/>
                  <w:jc w:val="left"/>
                </w:pPr>
              </w:pPrChange>
            </w:pPr>
            <w:r>
              <w:t xml:space="preserve">   MAX sent packet size  : 120</w:t>
            </w:r>
          </w:p>
          <w:p w:rsidR="00414A5D" w:rsidRDefault="00F04487">
            <w:pPr>
              <w:pStyle w:val="command"/>
              <w:pPrChange w:id="241" w:author="ssciriha" w:date="2012-03-17T15:17:00Z">
                <w:pPr>
                  <w:pStyle w:val="command"/>
                  <w:jc w:val="left"/>
                </w:pPr>
              </w:pPrChange>
            </w:pPr>
            <w:r>
              <w:t xml:space="preserve">   AVG sent packet size  : 118</w:t>
            </w:r>
          </w:p>
          <w:p w:rsidR="00414A5D" w:rsidRDefault="00F04487">
            <w:pPr>
              <w:pStyle w:val="command"/>
              <w:pPrChange w:id="242" w:author="ssciriha" w:date="2012-03-17T15:17:00Z">
                <w:pPr>
                  <w:pStyle w:val="command"/>
                  <w:jc w:val="left"/>
                </w:pPr>
              </w:pPrChange>
            </w:pPr>
            <w:r>
              <w:t xml:space="preserve">   Last packet sent at   : 22:23:02</w:t>
            </w:r>
          </w:p>
          <w:p w:rsidR="00414A5D" w:rsidRDefault="00F04487">
            <w:pPr>
              <w:pStyle w:val="command"/>
              <w:pPrChange w:id="243" w:author="ssciriha" w:date="2012-03-17T15:17:00Z">
                <w:pPr>
                  <w:pStyle w:val="command"/>
                  <w:jc w:val="left"/>
                </w:pPr>
              </w:pPrChange>
            </w:pPr>
            <w:r>
              <w:t xml:space="preserve">   Total Packets received: 206</w:t>
            </w:r>
          </w:p>
          <w:p w:rsidR="00414A5D" w:rsidRDefault="00F04487">
            <w:pPr>
              <w:pStyle w:val="command"/>
              <w:pPrChange w:id="244" w:author="ssciriha" w:date="2012-03-17T15:17:00Z">
                <w:pPr>
                  <w:pStyle w:val="command"/>
                  <w:jc w:val="left"/>
                </w:pPr>
              </w:pPrChange>
            </w:pPr>
            <w:r>
              <w:t xml:space="preserve">   MIN rcvd packet size  : 64</w:t>
            </w:r>
          </w:p>
          <w:p w:rsidR="00414A5D" w:rsidRDefault="00F04487">
            <w:pPr>
              <w:pStyle w:val="command"/>
              <w:pPrChange w:id="245" w:author="ssciriha" w:date="2012-03-17T15:17:00Z">
                <w:pPr>
                  <w:pStyle w:val="command"/>
                  <w:jc w:val="left"/>
                </w:pPr>
              </w:pPrChange>
            </w:pPr>
            <w:r>
              <w:t xml:space="preserve">   MAX rcvd packet size  : 154</w:t>
            </w:r>
          </w:p>
          <w:p w:rsidR="00414A5D" w:rsidRDefault="00F04487">
            <w:pPr>
              <w:pStyle w:val="command"/>
              <w:pPrChange w:id="246" w:author="ssciriha" w:date="2012-03-17T15:17:00Z">
                <w:pPr>
                  <w:pStyle w:val="command"/>
                  <w:jc w:val="left"/>
                </w:pPr>
              </w:pPrChange>
            </w:pPr>
            <w:r>
              <w:t xml:space="preserve">   AVG rcvd packet size  : 64</w:t>
            </w:r>
          </w:p>
          <w:p w:rsidR="00414A5D" w:rsidRDefault="00F04487">
            <w:pPr>
              <w:pStyle w:val="command"/>
              <w:pPrChange w:id="247" w:author="ssciriha" w:date="2012-03-17T15:17:00Z">
                <w:pPr>
                  <w:pStyle w:val="command"/>
                  <w:jc w:val="left"/>
                </w:pPr>
              </w:pPrChange>
            </w:pPr>
            <w:r>
              <w:t xml:space="preserve">   Last packet </w:t>
            </w:r>
            <w:proofErr w:type="spellStart"/>
            <w:r>
              <w:t>rcvd'd</w:t>
            </w:r>
            <w:proofErr w:type="spellEnd"/>
            <w:r>
              <w:t xml:space="preserve"> at : 22:23:02</w:t>
            </w:r>
          </w:p>
          <w:p w:rsidR="00414A5D" w:rsidRDefault="00414A5D">
            <w:pPr>
              <w:pStyle w:val="command"/>
              <w:pPrChange w:id="248" w:author="ssciriha" w:date="2012-03-17T15:17:00Z">
                <w:pPr>
                  <w:pStyle w:val="command"/>
                  <w:jc w:val="left"/>
                </w:pPr>
              </w:pPrChange>
            </w:pPr>
          </w:p>
          <w:p w:rsidR="00414A5D" w:rsidRDefault="00414A5D">
            <w:pPr>
              <w:pStyle w:val="command"/>
              <w:pPrChange w:id="249" w:author="ssciriha" w:date="2012-03-17T15:17:00Z">
                <w:pPr>
                  <w:pStyle w:val="command"/>
                  <w:jc w:val="left"/>
                </w:pPr>
              </w:pPrChange>
            </w:pPr>
          </w:p>
          <w:p w:rsidR="00414A5D" w:rsidRDefault="00F04487">
            <w:pPr>
              <w:pStyle w:val="command"/>
              <w:pPrChange w:id="250" w:author="ssciriha" w:date="2012-03-17T15:17:00Z">
                <w:pPr>
                  <w:pStyle w:val="command"/>
                  <w:jc w:val="left"/>
                </w:pPr>
              </w:pPrChange>
            </w:pPr>
            <w:r>
              <w:t xml:space="preserve">-sh-3.2$ </w:t>
            </w:r>
            <w:proofErr w:type="spellStart"/>
            <w:r w:rsidRPr="00BD40A0">
              <w:t>ttRepAdmin</w:t>
            </w:r>
            <w:proofErr w:type="spellEnd"/>
            <w:r w:rsidRPr="00BD40A0">
              <w:t xml:space="preserve"> -</w:t>
            </w:r>
            <w:proofErr w:type="spellStart"/>
            <w:r w:rsidRPr="00BD40A0">
              <w:t>dsn</w:t>
            </w:r>
            <w:proofErr w:type="spellEnd"/>
            <w:r w:rsidRPr="00BD40A0">
              <w:t xml:space="preserve"> bpckanlinux5437 -receiver list</w:t>
            </w:r>
          </w:p>
          <w:p w:rsidR="00414A5D" w:rsidRDefault="00F04487">
            <w:pPr>
              <w:pStyle w:val="command"/>
              <w:pPrChange w:id="251" w:author="ssciriha" w:date="2012-03-17T15:17:00Z">
                <w:pPr>
                  <w:pStyle w:val="command"/>
                  <w:jc w:val="left"/>
                </w:pPr>
              </w:pPrChange>
            </w:pPr>
            <w:r>
              <w:t>Peer name         Host name                 Port    State  Proto</w:t>
            </w:r>
          </w:p>
          <w:p w:rsidR="00414A5D" w:rsidRDefault="00F04487">
            <w:pPr>
              <w:pStyle w:val="command"/>
              <w:pPrChange w:id="252" w:author="ssciriha" w:date="2012-03-17T15:17:00Z">
                <w:pPr>
                  <w:pStyle w:val="command"/>
                  <w:jc w:val="left"/>
                </w:pPr>
              </w:pPrChange>
            </w:pPr>
            <w:r>
              <w:t>----------------  ------------------------ ------  ------- -----</w:t>
            </w:r>
          </w:p>
          <w:p w:rsidR="00414A5D" w:rsidRDefault="00F04487">
            <w:pPr>
              <w:pStyle w:val="command"/>
              <w:pPrChange w:id="253" w:author="ssciriha" w:date="2012-03-17T15:17:00Z">
                <w:pPr>
                  <w:pStyle w:val="command"/>
                  <w:jc w:val="left"/>
                </w:pPr>
              </w:pPrChange>
            </w:pPr>
            <w:r>
              <w:t>BPCKANLINUX5445   KANLINUX5445              17015  Start      24</w:t>
            </w:r>
          </w:p>
          <w:p w:rsidR="00414A5D" w:rsidRDefault="00414A5D">
            <w:pPr>
              <w:pStyle w:val="command"/>
              <w:pPrChange w:id="254" w:author="ssciriha" w:date="2012-03-17T15:17:00Z">
                <w:pPr>
                  <w:pStyle w:val="command"/>
                  <w:jc w:val="left"/>
                </w:pPr>
              </w:pPrChange>
            </w:pPr>
          </w:p>
          <w:p w:rsidR="00414A5D" w:rsidRDefault="00F04487">
            <w:pPr>
              <w:pStyle w:val="command"/>
              <w:pPrChange w:id="255" w:author="ssciriha" w:date="2012-03-17T15:17:00Z">
                <w:pPr>
                  <w:pStyle w:val="command"/>
                  <w:jc w:val="left"/>
                </w:pPr>
              </w:pPrChange>
            </w:pPr>
            <w:r>
              <w:t xml:space="preserve">Last </w:t>
            </w:r>
            <w:proofErr w:type="spellStart"/>
            <w:r>
              <w:t>Msg</w:t>
            </w:r>
            <w:proofErr w:type="spellEnd"/>
            <w:r>
              <w:t xml:space="preserve"> Sent Last </w:t>
            </w:r>
            <w:proofErr w:type="spellStart"/>
            <w:r>
              <w:t>Msg</w:t>
            </w:r>
            <w:proofErr w:type="spellEnd"/>
            <w:r>
              <w:t xml:space="preserve"> </w:t>
            </w:r>
            <w:proofErr w:type="spellStart"/>
            <w:r>
              <w:t>Recv</w:t>
            </w:r>
            <w:proofErr w:type="spellEnd"/>
            <w:r>
              <w:t xml:space="preserve"> Latency TPS     </w:t>
            </w:r>
            <w:proofErr w:type="spellStart"/>
            <w:r>
              <w:t>RecordsPS</w:t>
            </w:r>
            <w:proofErr w:type="spellEnd"/>
            <w:r>
              <w:t xml:space="preserve"> Logs</w:t>
            </w:r>
          </w:p>
          <w:p w:rsidR="00414A5D" w:rsidRDefault="00F04487">
            <w:pPr>
              <w:pStyle w:val="command"/>
              <w:pPrChange w:id="256" w:author="ssciriha" w:date="2012-03-17T15:17:00Z">
                <w:pPr>
                  <w:pStyle w:val="command"/>
                  <w:jc w:val="left"/>
                </w:pPr>
              </w:pPrChange>
            </w:pPr>
            <w:r>
              <w:t>------------- ------------- ------- ------- --------- ----</w:t>
            </w:r>
          </w:p>
          <w:p w:rsidR="00414A5D" w:rsidRDefault="00F04487">
            <w:pPr>
              <w:pStyle w:val="command"/>
              <w:pPrChange w:id="257" w:author="ssciriha" w:date="2012-03-17T15:17:00Z">
                <w:pPr>
                  <w:pStyle w:val="command"/>
                  <w:jc w:val="left"/>
                </w:pPr>
              </w:pPrChange>
            </w:pPr>
            <w:r>
              <w:t>00:00:07      00:00:06        -1.00      -1        -1    1</w:t>
            </w:r>
          </w:p>
          <w:p w:rsidR="00414A5D" w:rsidRDefault="00414A5D">
            <w:pPr>
              <w:pStyle w:val="command"/>
              <w:pPrChange w:id="258" w:author="ssciriha" w:date="2012-03-17T15:17:00Z">
                <w:pPr>
                  <w:pStyle w:val="command"/>
                  <w:jc w:val="left"/>
                </w:pPr>
              </w:pPrChange>
            </w:pPr>
          </w:p>
          <w:p w:rsidR="00414A5D" w:rsidRDefault="00414A5D">
            <w:pPr>
              <w:pStyle w:val="command"/>
              <w:pPrChange w:id="259" w:author="ssciriha" w:date="2012-03-17T15:17:00Z">
                <w:pPr>
                  <w:pStyle w:val="command"/>
                  <w:jc w:val="left"/>
                </w:pPr>
              </w:pPrChange>
            </w:pPr>
          </w:p>
          <w:p w:rsidR="00414A5D" w:rsidRDefault="00414A5D">
            <w:pPr>
              <w:pStyle w:val="command"/>
              <w:pPrChange w:id="260" w:author="ssciriha" w:date="2012-03-17T15:17:00Z">
                <w:pPr>
                  <w:pStyle w:val="command"/>
                  <w:jc w:val="left"/>
                </w:pPr>
              </w:pPrChange>
            </w:pPr>
          </w:p>
          <w:p w:rsidR="00414A5D" w:rsidRDefault="00F04487">
            <w:pPr>
              <w:pStyle w:val="command"/>
              <w:pPrChange w:id="261" w:author="ssciriha" w:date="2012-03-17T15:17:00Z">
                <w:pPr>
                  <w:pStyle w:val="command"/>
                  <w:jc w:val="left"/>
                </w:pPr>
              </w:pPrChange>
            </w:pPr>
            <w:r>
              <w:t xml:space="preserve">-sh-3.2$ </w:t>
            </w:r>
            <w:r w:rsidRPr="00BD40A0">
              <w:t>/opt/</w:t>
            </w:r>
            <w:proofErr w:type="spellStart"/>
            <w:r w:rsidRPr="00BD40A0">
              <w:t>bpc</w:t>
            </w:r>
            <w:proofErr w:type="spellEnd"/>
            <w:r w:rsidRPr="00BD40A0">
              <w:t>/is/SLF/bin/</w:t>
            </w:r>
            <w:proofErr w:type="spellStart"/>
            <w:r w:rsidRPr="00BD40A0">
              <w:t>rgmgr</w:t>
            </w:r>
            <w:proofErr w:type="spellEnd"/>
            <w:r w:rsidRPr="00BD40A0">
              <w:t xml:space="preserve"> list</w:t>
            </w:r>
          </w:p>
          <w:p w:rsidR="00414A5D" w:rsidRDefault="00414A5D">
            <w:pPr>
              <w:pStyle w:val="command"/>
              <w:pPrChange w:id="262" w:author="ssciriha" w:date="2012-03-17T15:17:00Z">
                <w:pPr>
                  <w:pStyle w:val="command"/>
                  <w:jc w:val="left"/>
                </w:pPr>
              </w:pPrChange>
            </w:pPr>
          </w:p>
          <w:p w:rsidR="00414A5D" w:rsidRDefault="00F04487">
            <w:pPr>
              <w:pStyle w:val="command"/>
              <w:pPrChange w:id="263" w:author="ssciriha" w:date="2012-03-17T15:17:00Z">
                <w:pPr>
                  <w:pStyle w:val="command"/>
                  <w:jc w:val="left"/>
                </w:pPr>
              </w:pPrChange>
            </w:pPr>
            <w:r>
              <w:t>Please enter the name and password of an account with provisioning privileges</w:t>
            </w:r>
          </w:p>
          <w:p w:rsidR="00414A5D" w:rsidRDefault="00F04487">
            <w:pPr>
              <w:pStyle w:val="command"/>
              <w:pPrChange w:id="264" w:author="ssciriha" w:date="2012-03-17T15:17:00Z">
                <w:pPr>
                  <w:pStyle w:val="command"/>
                  <w:jc w:val="left"/>
                </w:pPr>
              </w:pPrChange>
            </w:pPr>
            <w:r>
              <w:t>Username: root</w:t>
            </w:r>
          </w:p>
          <w:p w:rsidR="00414A5D" w:rsidRDefault="00F04487">
            <w:pPr>
              <w:pStyle w:val="command"/>
              <w:pPrChange w:id="265" w:author="ssciriha" w:date="2012-03-17T15:17:00Z">
                <w:pPr>
                  <w:pStyle w:val="command"/>
                  <w:jc w:val="left"/>
                </w:pPr>
              </w:pPrChange>
            </w:pPr>
            <w:r>
              <w:t>Password:</w:t>
            </w:r>
          </w:p>
          <w:p w:rsidR="00414A5D" w:rsidRDefault="00F04487">
            <w:pPr>
              <w:pStyle w:val="command"/>
              <w:pPrChange w:id="266" w:author="ssciriha" w:date="2012-03-17T15:17:00Z">
                <w:pPr>
                  <w:pStyle w:val="command"/>
                  <w:jc w:val="left"/>
                </w:pPr>
              </w:pPrChange>
            </w:pPr>
            <w:r>
              <w:lastRenderedPageBreak/>
              <w:t xml:space="preserve">         Name     Status         Creation Date       Activation Date</w:t>
            </w:r>
          </w:p>
          <w:p w:rsidR="00414A5D" w:rsidRDefault="00F04487">
            <w:pPr>
              <w:pStyle w:val="command"/>
              <w:pPrChange w:id="267" w:author="ssciriha" w:date="2012-03-17T15:17:00Z">
                <w:pPr>
                  <w:pStyle w:val="command"/>
                  <w:jc w:val="left"/>
                </w:pPr>
              </w:pPrChange>
            </w:pPr>
            <w:r>
              <w:t xml:space="preserve">         test   INACTIVE   2012-02-29 05:54:49</w:t>
            </w:r>
          </w:p>
          <w:p w:rsidR="00414A5D" w:rsidRDefault="00F04487">
            <w:pPr>
              <w:pStyle w:val="command"/>
              <w:pPrChange w:id="268" w:author="ssciriha" w:date="2012-03-17T15:17:00Z">
                <w:pPr>
                  <w:pStyle w:val="command"/>
                  <w:jc w:val="left"/>
                </w:pPr>
              </w:pPrChange>
            </w:pPr>
            <w:r>
              <w:t>cpf-cluster-0     ACTIVE   2012-02-29 06:06:47   2012-02-29 06:10:00</w:t>
            </w:r>
          </w:p>
          <w:p w:rsidR="00414A5D" w:rsidRDefault="00414A5D">
            <w:pPr>
              <w:pStyle w:val="command"/>
              <w:pPrChange w:id="269" w:author="ssciriha" w:date="2012-03-17T15:17:00Z">
                <w:pPr>
                  <w:pStyle w:val="command"/>
                  <w:jc w:val="left"/>
                </w:pPr>
              </w:pPrChange>
            </w:pPr>
          </w:p>
          <w:p w:rsidR="00414A5D" w:rsidRDefault="00F04487">
            <w:pPr>
              <w:pStyle w:val="command"/>
              <w:pPrChange w:id="270" w:author="ssciriha" w:date="2012-03-17T15:17:00Z">
                <w:pPr>
                  <w:pStyle w:val="command"/>
                  <w:jc w:val="left"/>
                </w:pPr>
              </w:pPrChange>
            </w:pPr>
            <w:proofErr w:type="spellStart"/>
            <w:r>
              <w:t>rgmgr</w:t>
            </w:r>
            <w:proofErr w:type="spellEnd"/>
            <w:r>
              <w:t xml:space="preserve"> command ran successfully</w:t>
            </w:r>
          </w:p>
          <w:p w:rsidR="00414A5D" w:rsidRDefault="00F04487">
            <w:pPr>
              <w:pStyle w:val="command"/>
              <w:pPrChange w:id="271" w:author="ssciriha" w:date="2012-03-17T15:17:00Z">
                <w:pPr>
                  <w:pStyle w:val="command"/>
                  <w:jc w:val="left"/>
                </w:pPr>
              </w:pPrChange>
            </w:pPr>
            <w:r>
              <w:t>-sh-3.2$</w:t>
            </w:r>
          </w:p>
          <w:p w:rsidR="00414A5D" w:rsidRDefault="00414A5D">
            <w:pPr>
              <w:pStyle w:val="command"/>
              <w:pPrChange w:id="272" w:author="ssciriha" w:date="2012-03-17T15:17:00Z">
                <w:pPr>
                  <w:pStyle w:val="command"/>
                  <w:jc w:val="left"/>
                </w:pPr>
              </w:pPrChange>
            </w:pPr>
          </w:p>
          <w:p w:rsidR="00414A5D" w:rsidRDefault="00F04487">
            <w:pPr>
              <w:pStyle w:val="command"/>
              <w:pPrChange w:id="273" w:author="ssciriha" w:date="2012-03-17T15:17:00Z">
                <w:pPr>
                  <w:pStyle w:val="command"/>
                  <w:jc w:val="left"/>
                </w:pPr>
              </w:pPrChange>
            </w:pPr>
            <w:r>
              <w:t xml:space="preserve">-sh-3.2$ </w:t>
            </w:r>
            <w:proofErr w:type="spellStart"/>
            <w:r w:rsidRPr="00BD40A0">
              <w:t>ttIsql</w:t>
            </w:r>
            <w:proofErr w:type="spellEnd"/>
            <w:r w:rsidRPr="00BD40A0">
              <w:t xml:space="preserve"> -</w:t>
            </w:r>
            <w:proofErr w:type="spellStart"/>
            <w:r w:rsidRPr="00BD40A0">
              <w:t>connstr</w:t>
            </w:r>
            <w:proofErr w:type="spellEnd"/>
            <w:r w:rsidRPr="00BD40A0">
              <w:t xml:space="preserve"> </w:t>
            </w:r>
            <w:proofErr w:type="spellStart"/>
            <w:r w:rsidRPr="00BD40A0">
              <w:t>dsn</w:t>
            </w:r>
            <w:proofErr w:type="spellEnd"/>
            <w:r w:rsidRPr="00BD40A0">
              <w:t>=bpckanlinux5445</w:t>
            </w:r>
          </w:p>
          <w:p w:rsidR="00414A5D" w:rsidRDefault="00F04487">
            <w:pPr>
              <w:pStyle w:val="command"/>
              <w:pPrChange w:id="274" w:author="ssciriha" w:date="2012-03-17T15:17:00Z">
                <w:pPr>
                  <w:pStyle w:val="command"/>
                  <w:jc w:val="left"/>
                </w:pPr>
              </w:pPrChange>
            </w:pPr>
            <w:r>
              <w:t xml:space="preserve">Command&gt; </w:t>
            </w:r>
            <w:r w:rsidRPr="00BD40A0">
              <w:t>select * from SLF.CLUSTER_PARTITION;</w:t>
            </w:r>
          </w:p>
          <w:p w:rsidR="00414A5D" w:rsidRDefault="00F04487">
            <w:pPr>
              <w:pStyle w:val="command"/>
              <w:pPrChange w:id="275" w:author="ssciriha" w:date="2012-03-17T15:17:00Z">
                <w:pPr>
                  <w:pStyle w:val="command"/>
                  <w:jc w:val="left"/>
                </w:pPr>
              </w:pPrChange>
            </w:pPr>
            <w:r>
              <w:t>&lt; 1, cpf-cluster-0, A, 0, W, 2012-02-29 03:12:45.087000, 2012-02-29 04:00:00.000000, 4F4DA2C0000016C2 &gt;</w:t>
            </w:r>
          </w:p>
          <w:p w:rsidR="00414A5D" w:rsidRDefault="00F04487">
            <w:pPr>
              <w:pStyle w:val="command"/>
              <w:pPrChange w:id="276" w:author="ssciriha" w:date="2012-03-17T15:17:00Z">
                <w:pPr>
                  <w:pStyle w:val="command"/>
                  <w:jc w:val="left"/>
                </w:pPr>
              </w:pPrChange>
            </w:pPr>
            <w:r>
              <w:t>&lt; 2, test, U, 0, W, 2012-02-29 03:16:19.524000, &lt;NULL&gt;, 4F4DA22F0007C6B9 &gt;</w:t>
            </w:r>
          </w:p>
          <w:p w:rsidR="00414A5D" w:rsidRDefault="00F04487">
            <w:pPr>
              <w:pStyle w:val="command"/>
              <w:pPrChange w:id="277" w:author="ssciriha" w:date="2012-03-17T15:17:00Z">
                <w:pPr>
                  <w:pStyle w:val="command"/>
                  <w:jc w:val="left"/>
                </w:pPr>
              </w:pPrChange>
            </w:pPr>
            <w:r>
              <w:t>2 rows found.</w:t>
            </w:r>
          </w:p>
          <w:p w:rsidR="00414A5D" w:rsidRDefault="00F04487">
            <w:pPr>
              <w:pStyle w:val="command"/>
              <w:pPrChange w:id="278" w:author="ssciriha" w:date="2012-03-17T15:17:00Z">
                <w:pPr>
                  <w:pStyle w:val="command"/>
                  <w:jc w:val="left"/>
                </w:pPr>
              </w:pPrChange>
            </w:pPr>
            <w:r>
              <w:t xml:space="preserve">Command&gt; </w:t>
            </w:r>
            <w:r w:rsidRPr="00BD40A0">
              <w:t>select * from SLF.CLUSTER_RANGE;</w:t>
            </w:r>
          </w:p>
          <w:p w:rsidR="00414A5D" w:rsidRDefault="00F04487">
            <w:pPr>
              <w:pStyle w:val="command"/>
              <w:pPrChange w:id="279" w:author="ssciriha" w:date="2012-03-17T15:17:00Z">
                <w:pPr>
                  <w:pStyle w:val="command"/>
                  <w:jc w:val="left"/>
                </w:pPr>
              </w:pPrChange>
            </w:pPr>
            <w:r>
              <w:t>&lt; 1, 302000000000000, 302999999999999, 0, 0, 4F4D97AD00018E1E &gt;</w:t>
            </w:r>
          </w:p>
          <w:p w:rsidR="00414A5D" w:rsidRDefault="00F04487">
            <w:pPr>
              <w:pStyle w:val="command"/>
              <w:pPrChange w:id="280" w:author="ssciriha" w:date="2012-03-17T15:17:00Z">
                <w:pPr>
                  <w:pStyle w:val="command"/>
                  <w:jc w:val="left"/>
                </w:pPr>
              </w:pPrChange>
            </w:pPr>
            <w:r>
              <w:t>&lt; 1, 544000000000000, 544999999999999, 0, 0, 4F4D97AD00018EA2 &gt;</w:t>
            </w:r>
          </w:p>
          <w:p w:rsidR="00414A5D" w:rsidRDefault="00F04487">
            <w:pPr>
              <w:pStyle w:val="command"/>
              <w:pPrChange w:id="281" w:author="ssciriha" w:date="2012-03-17T15:17:00Z">
                <w:pPr>
                  <w:pStyle w:val="command"/>
                  <w:jc w:val="left"/>
                </w:pPr>
              </w:pPrChange>
            </w:pPr>
            <w:r>
              <w:t>&lt; 2, 302000000000000, 302999999999999, 0, 0, 4F4D9883000804AD &gt;</w:t>
            </w:r>
          </w:p>
          <w:p w:rsidR="00414A5D" w:rsidRDefault="00F04487">
            <w:pPr>
              <w:pStyle w:val="command"/>
              <w:pPrChange w:id="282" w:author="ssciriha" w:date="2012-03-17T15:17:00Z">
                <w:pPr>
                  <w:pStyle w:val="command"/>
                  <w:jc w:val="left"/>
                </w:pPr>
              </w:pPrChange>
            </w:pPr>
            <w:r>
              <w:t>&lt; 2, 544000000000000, 544999999999999, 0, 0, 4F4D9883000804F9 &gt;</w:t>
            </w:r>
          </w:p>
          <w:p w:rsidR="00414A5D" w:rsidRDefault="00F04487">
            <w:pPr>
              <w:pStyle w:val="command"/>
              <w:pPrChange w:id="283" w:author="ssciriha" w:date="2012-03-17T15:17:00Z">
                <w:pPr>
                  <w:pStyle w:val="command"/>
                  <w:jc w:val="left"/>
                </w:pPr>
              </w:pPrChange>
            </w:pPr>
            <w:r>
              <w:t>4 rows found.</w:t>
            </w:r>
          </w:p>
          <w:p w:rsidR="00414A5D" w:rsidRDefault="00F04487">
            <w:pPr>
              <w:pStyle w:val="command"/>
              <w:pPrChange w:id="284" w:author="ssciriha" w:date="2012-03-17T15:17:00Z">
                <w:pPr>
                  <w:pStyle w:val="command"/>
                  <w:jc w:val="left"/>
                </w:pPr>
              </w:pPrChange>
            </w:pPr>
            <w:r>
              <w:t>Command&gt;</w:t>
            </w:r>
          </w:p>
          <w:p w:rsidR="00414A5D" w:rsidRDefault="00414A5D">
            <w:pPr>
              <w:pStyle w:val="command"/>
              <w:pPrChange w:id="285" w:author="ssciriha" w:date="2012-03-17T15:17:00Z">
                <w:pPr>
                  <w:pStyle w:val="command"/>
                  <w:jc w:val="left"/>
                </w:pPr>
              </w:pPrChange>
            </w:pPr>
          </w:p>
          <w:p w:rsidR="00414A5D" w:rsidRDefault="00414A5D">
            <w:pPr>
              <w:pStyle w:val="command"/>
              <w:pPrChange w:id="286" w:author="ssciriha" w:date="2012-03-17T15:17:00Z">
                <w:pPr>
                  <w:pStyle w:val="command"/>
                  <w:jc w:val="left"/>
                </w:pPr>
              </w:pPrChange>
            </w:pPr>
          </w:p>
          <w:p w:rsidR="00414A5D" w:rsidRDefault="00414A5D">
            <w:pPr>
              <w:pStyle w:val="command"/>
              <w:pPrChange w:id="287" w:author="ssciriha" w:date="2012-03-17T15:17:00Z">
                <w:pPr>
                  <w:pStyle w:val="command"/>
                  <w:jc w:val="left"/>
                </w:pPr>
              </w:pPrChange>
            </w:pPr>
          </w:p>
          <w:p w:rsidR="00414A5D" w:rsidRDefault="00414A5D">
            <w:pPr>
              <w:pStyle w:val="command"/>
              <w:pPrChange w:id="288" w:author="ssciriha" w:date="2012-03-17T15:17:00Z">
                <w:pPr>
                  <w:pStyle w:val="command"/>
                  <w:jc w:val="left"/>
                </w:pPr>
              </w:pPrChange>
            </w:pPr>
          </w:p>
          <w:p w:rsidR="00414A5D" w:rsidRDefault="00414A5D">
            <w:pPr>
              <w:pStyle w:val="command"/>
              <w:pPrChange w:id="289" w:author="ssciriha" w:date="2012-03-17T15:17:00Z">
                <w:pPr>
                  <w:pStyle w:val="command"/>
                  <w:jc w:val="left"/>
                </w:pPr>
              </w:pPrChange>
            </w:pPr>
          </w:p>
        </w:tc>
      </w:tr>
    </w:tbl>
    <w:p w:rsidR="00F04487" w:rsidRDefault="00F04487" w:rsidP="00F04487">
      <w:pPr>
        <w:pStyle w:val="Heading3"/>
        <w:rPr>
          <w:lang w:val="en-CA"/>
        </w:rPr>
      </w:pPr>
      <w:bookmarkStart w:id="290" w:name="_Toc318288314"/>
      <w:bookmarkStart w:id="291" w:name="_Toc318709788"/>
      <w:bookmarkStart w:id="292" w:name="_Toc319304075"/>
      <w:bookmarkEnd w:id="290"/>
      <w:r>
        <w:rPr>
          <w:lang w:val="en-CA"/>
        </w:rPr>
        <w:lastRenderedPageBreak/>
        <w:t xml:space="preserve">Install </w:t>
      </w:r>
      <w:proofErr w:type="spellStart"/>
      <w:r>
        <w:rPr>
          <w:lang w:val="en-CA"/>
        </w:rPr>
        <w:t>T</w:t>
      </w:r>
      <w:r w:rsidRPr="00380E7C">
        <w:rPr>
          <w:lang w:val="en-CA"/>
        </w:rPr>
        <w:t>raffix</w:t>
      </w:r>
      <w:proofErr w:type="spellEnd"/>
      <w:r w:rsidRPr="00380E7C">
        <w:rPr>
          <w:lang w:val="en-CA"/>
        </w:rPr>
        <w:t xml:space="preserve"> </w:t>
      </w:r>
      <w:proofErr w:type="spellStart"/>
      <w:r w:rsidRPr="00380E7C">
        <w:rPr>
          <w:lang w:val="en-CA"/>
        </w:rPr>
        <w:t>sdc</w:t>
      </w:r>
      <w:proofErr w:type="spellEnd"/>
      <w:r>
        <w:rPr>
          <w:lang w:val="en-CA"/>
        </w:rPr>
        <w:t xml:space="preserve"> tar file</w:t>
      </w:r>
      <w:bookmarkEnd w:id="291"/>
      <w:bookmarkEnd w:id="292"/>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70" style="position:absolute;margin-left:7.5pt;margin-top:2.9pt;width:14.4pt;height:10.8pt;z-index:2517836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69" style="position:absolute;margin-left:7.5pt;margin-top:2.9pt;width:14.4pt;height:10.8pt;z-index:25178470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Jh5aaQ6AgAAawQAAA4AAAAAAAAAAAAA&#10;AAAALgIAAGRycy9lMm9Eb2MueG1sUEsBAi0AFAAGAAgAAAAhANPA5t/aAAAABgEAAA8AAAAAAAAA&#10;AAAAAAAAlAQAAGRycy9kb3ducmV2LnhtbFBLBQYAAAAABAAEAPMAAACbBQAAAAA=&#10;"/>
              </w:pict>
            </w:r>
          </w:p>
        </w:tc>
        <w:tc>
          <w:tcPr>
            <w:tcW w:w="8748" w:type="dxa"/>
          </w:tcPr>
          <w:p w:rsidR="00F04487" w:rsidRPr="00BD40A0" w:rsidRDefault="00F04487" w:rsidP="00E508BC">
            <w:pPr>
              <w:pStyle w:val="command"/>
            </w:pPr>
            <w:r w:rsidRPr="0010665E">
              <w:br/>
            </w:r>
            <w:r>
              <w:t xml:space="preserve"># </w:t>
            </w:r>
            <w:proofErr w:type="spellStart"/>
            <w:r w:rsidRPr="00BD40A0">
              <w:t>mkdir</w:t>
            </w:r>
            <w:proofErr w:type="spellEnd"/>
            <w:r w:rsidRPr="00BD40A0">
              <w:t xml:space="preserve"> -p /opt/</w:t>
            </w:r>
            <w:proofErr w:type="spellStart"/>
            <w:r w:rsidRPr="00BD40A0">
              <w:t>traffix</w:t>
            </w:r>
            <w:proofErr w:type="spellEnd"/>
          </w:p>
          <w:p w:rsidR="00F04487" w:rsidRDefault="00F04487" w:rsidP="00E508BC">
            <w:pPr>
              <w:pStyle w:val="command"/>
            </w:pPr>
          </w:p>
          <w:p w:rsidR="00F04487" w:rsidRDefault="00F04487" w:rsidP="00E508BC">
            <w:pPr>
              <w:pStyle w:val="command"/>
            </w:pPr>
            <w:r>
              <w:t>copy sdc-3.3.2.0-36.tar.gz to /opt/</w:t>
            </w:r>
            <w:proofErr w:type="spellStart"/>
            <w:r>
              <w:t>traffix</w:t>
            </w:r>
            <w:proofErr w:type="spellEnd"/>
          </w:p>
          <w:p w:rsidR="00F04487" w:rsidRDefault="00F04487" w:rsidP="00E508BC">
            <w:pPr>
              <w:pStyle w:val="command"/>
            </w:pPr>
          </w:p>
          <w:p w:rsidR="00F04487" w:rsidRDefault="00F04487" w:rsidP="00E508BC">
            <w:pPr>
              <w:pStyle w:val="command"/>
            </w:pPr>
          </w:p>
          <w:p w:rsidR="00F04487" w:rsidRDefault="00F04487" w:rsidP="00E508BC">
            <w:pPr>
              <w:pStyle w:val="command"/>
            </w:pPr>
            <w:r>
              <w:t xml:space="preserve"># </w:t>
            </w:r>
            <w:proofErr w:type="spellStart"/>
            <w:r w:rsidRPr="00BD40A0">
              <w:t>cd</w:t>
            </w:r>
            <w:proofErr w:type="spellEnd"/>
            <w:r w:rsidRPr="00BD40A0">
              <w:t xml:space="preserve"> /opt/</w:t>
            </w:r>
            <w:proofErr w:type="spellStart"/>
            <w:r w:rsidRPr="00BD40A0">
              <w:t>traffix</w:t>
            </w:r>
            <w:proofErr w:type="spellEnd"/>
          </w:p>
          <w:p w:rsidR="00414A5D" w:rsidRDefault="00F04487">
            <w:pPr>
              <w:pStyle w:val="command"/>
              <w:rPr>
                <w:color w:val="000000"/>
              </w:rPr>
              <w:pPrChange w:id="293" w:author="ssciriha" w:date="2012-03-17T15:17:00Z">
                <w:pPr>
                  <w:pStyle w:val="command"/>
                  <w:spacing w:before="80" w:after="80"/>
                  <w:ind w:right="288"/>
                  <w:jc w:val="left"/>
                </w:pPr>
              </w:pPrChange>
            </w:pPr>
            <w:r>
              <w:t xml:space="preserve"># </w:t>
            </w:r>
            <w:r w:rsidRPr="00BD40A0">
              <w:t xml:space="preserve">tar </w:t>
            </w:r>
            <w:proofErr w:type="spellStart"/>
            <w:r w:rsidRPr="00BD40A0">
              <w:t>zxvf</w:t>
            </w:r>
            <w:proofErr w:type="spellEnd"/>
            <w:r w:rsidRPr="00BD40A0">
              <w:t xml:space="preserve">  sdc-3.3.2.0-36.tar.gz</w:t>
            </w:r>
          </w:p>
          <w:p w:rsidR="00414A5D" w:rsidRDefault="00F04487">
            <w:pPr>
              <w:pStyle w:val="command"/>
              <w:rPr>
                <w:color w:val="000000"/>
              </w:rPr>
              <w:pPrChange w:id="294" w:author="ssciriha" w:date="2012-03-17T15:17:00Z">
                <w:pPr>
                  <w:pStyle w:val="command"/>
                  <w:spacing w:before="80" w:after="80"/>
                  <w:ind w:right="288"/>
                  <w:jc w:val="left"/>
                </w:pPr>
              </w:pPrChange>
            </w:pPr>
            <w:r>
              <w:t xml:space="preserve"># </w:t>
            </w:r>
            <w:proofErr w:type="spellStart"/>
            <w:r w:rsidRPr="00BD40A0">
              <w:t>ln</w:t>
            </w:r>
            <w:proofErr w:type="spellEnd"/>
            <w:r w:rsidRPr="00BD40A0">
              <w:t xml:space="preserve"> -s /opt/</w:t>
            </w:r>
            <w:proofErr w:type="spellStart"/>
            <w:r w:rsidRPr="00BD40A0">
              <w:t>traffix</w:t>
            </w:r>
            <w:proofErr w:type="spellEnd"/>
            <w:r w:rsidRPr="00BD40A0">
              <w:t>/sdc-3.3.2.0-36 /opt/</w:t>
            </w:r>
            <w:proofErr w:type="spellStart"/>
            <w:r w:rsidRPr="00BD40A0">
              <w:t>traffix</w:t>
            </w:r>
            <w:proofErr w:type="spellEnd"/>
            <w:r w:rsidRPr="00BD40A0">
              <w:t>/</w:t>
            </w:r>
            <w:proofErr w:type="spellStart"/>
            <w:r w:rsidRPr="00BD40A0">
              <w:t>sdc</w:t>
            </w:r>
            <w:proofErr w:type="spellEnd"/>
            <w:r w:rsidRPr="00BD40A0">
              <w:t xml:space="preserve"> </w:t>
            </w:r>
          </w:p>
          <w:p w:rsidR="00414A5D" w:rsidRDefault="00F04487">
            <w:pPr>
              <w:pStyle w:val="command"/>
              <w:rPr>
                <w:color w:val="000000"/>
              </w:rPr>
              <w:pPrChange w:id="295" w:author="ssciriha" w:date="2012-03-17T15:17:00Z">
                <w:pPr>
                  <w:pStyle w:val="command"/>
                  <w:spacing w:before="80" w:after="80"/>
                  <w:ind w:right="288"/>
                </w:pPr>
              </w:pPrChange>
            </w:pPr>
            <w:r w:rsidRPr="00BD40A0">
              <w:t xml:space="preserve"># </w:t>
            </w:r>
            <w:proofErr w:type="spellStart"/>
            <w:r w:rsidRPr="00BD40A0">
              <w:t>ls</w:t>
            </w:r>
            <w:proofErr w:type="spellEnd"/>
            <w:r w:rsidRPr="00BD40A0">
              <w:t xml:space="preserve"> -l /opt/</w:t>
            </w:r>
            <w:proofErr w:type="spellStart"/>
            <w:r w:rsidRPr="00BD40A0">
              <w:t>traffix</w:t>
            </w:r>
            <w:proofErr w:type="spellEnd"/>
            <w:r w:rsidRPr="00BD40A0">
              <w:t>/</w:t>
            </w:r>
            <w:proofErr w:type="spellStart"/>
            <w:r w:rsidRPr="00BD40A0">
              <w:t>sdc</w:t>
            </w:r>
            <w:proofErr w:type="spellEnd"/>
          </w:p>
          <w:p w:rsidR="00414A5D" w:rsidRDefault="00414A5D">
            <w:pPr>
              <w:pStyle w:val="command"/>
            </w:pPr>
          </w:p>
          <w:p w:rsidR="00414A5D" w:rsidRDefault="00414A5D">
            <w:pPr>
              <w:pStyle w:val="command"/>
            </w:pPr>
          </w:p>
        </w:tc>
      </w:tr>
    </w:tbl>
    <w:p w:rsidR="00F04487" w:rsidRDefault="00F04487" w:rsidP="00F04487">
      <w:pPr>
        <w:pStyle w:val="Heading3"/>
        <w:rPr>
          <w:lang w:val="en-CA"/>
        </w:rPr>
      </w:pPr>
      <w:bookmarkStart w:id="296" w:name="_Toc318709789"/>
      <w:bookmarkStart w:id="297" w:name="_Toc319304076"/>
      <w:r>
        <w:rPr>
          <w:lang w:val="en-CA"/>
        </w:rPr>
        <w:t xml:space="preserve">Restore </w:t>
      </w:r>
      <w:proofErr w:type="spellStart"/>
      <w:r>
        <w:rPr>
          <w:lang w:val="en-CA"/>
        </w:rPr>
        <w:t>T</w:t>
      </w:r>
      <w:r w:rsidRPr="00380E7C">
        <w:rPr>
          <w:lang w:val="en-CA"/>
        </w:rPr>
        <w:t>raffix</w:t>
      </w:r>
      <w:proofErr w:type="spellEnd"/>
      <w:r w:rsidRPr="00380E7C">
        <w:rPr>
          <w:lang w:val="en-CA"/>
        </w:rPr>
        <w:t xml:space="preserve"> </w:t>
      </w:r>
      <w:proofErr w:type="spellStart"/>
      <w:r w:rsidRPr="00380E7C">
        <w:rPr>
          <w:lang w:val="en-CA"/>
        </w:rPr>
        <w:t>sdc</w:t>
      </w:r>
      <w:proofErr w:type="spellEnd"/>
      <w:r>
        <w:rPr>
          <w:lang w:val="en-CA"/>
        </w:rPr>
        <w:t xml:space="preserve"> </w:t>
      </w:r>
      <w:proofErr w:type="spellStart"/>
      <w:r>
        <w:rPr>
          <w:lang w:val="en-CA"/>
        </w:rPr>
        <w:t>configs</w:t>
      </w:r>
      <w:bookmarkEnd w:id="296"/>
      <w:bookmarkEnd w:id="297"/>
      <w:proofErr w:type="spellEnd"/>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68" style="position:absolute;margin-left:7.5pt;margin-top:2.9pt;width:14.4pt;height:10.8pt;z-index:2517898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H2+Hjg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67" style="position:absolute;margin-left:7.5pt;margin-top:2.9pt;width:14.4pt;height:10.8pt;z-index:25179084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Hvc9x4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rPr>
                <w:color w:val="000000"/>
              </w:rPr>
            </w:pPr>
            <w:r w:rsidRPr="0010665E">
              <w:br/>
            </w:r>
            <w:r>
              <w:t xml:space="preserve"># </w:t>
            </w:r>
            <w:proofErr w:type="spellStart"/>
            <w:r w:rsidRPr="00BD40A0">
              <w:rPr>
                <w:color w:val="0070C0"/>
              </w:rPr>
              <w:t>cd</w:t>
            </w:r>
            <w:proofErr w:type="spellEnd"/>
            <w:r w:rsidRPr="00BD40A0">
              <w:rPr>
                <w:color w:val="0070C0"/>
              </w:rPr>
              <w:t xml:space="preserve"> /</w:t>
            </w:r>
            <w:r>
              <w:t xml:space="preserve"> </w:t>
            </w:r>
          </w:p>
          <w:p w:rsidR="00F04487" w:rsidRDefault="00F04487" w:rsidP="00E508BC">
            <w:pPr>
              <w:pStyle w:val="command"/>
            </w:pPr>
            <w:r>
              <w:t xml:space="preserve"># </w:t>
            </w:r>
            <w:r w:rsidRPr="00BD40A0">
              <w:t>unzip /opt</w:t>
            </w:r>
            <w:ins w:id="298" w:author="ssciriha" w:date="2012-03-17T17:32:00Z">
              <w:r w:rsidR="00414A5D">
                <w:t>/</w:t>
              </w:r>
            </w:ins>
            <w:ins w:id="299" w:author="ssciriha" w:date="2012-03-17T17:33:00Z">
              <w:r w:rsidR="00414A5D">
                <w:t>backup</w:t>
              </w:r>
            </w:ins>
            <w:del w:id="300" w:author="ssciriha" w:date="2012-03-17T17:32:00Z">
              <w:r w:rsidRPr="00BD40A0" w:rsidDel="00414A5D">
                <w:delText>/bpc/backup</w:delText>
              </w:r>
            </w:del>
            <w:r w:rsidRPr="00BD40A0">
              <w:t>/TARFILE/</w:t>
            </w:r>
            <w:proofErr w:type="spellStart"/>
            <w:r w:rsidRPr="00BD40A0">
              <w:t>DRA_SDC.config.zip</w:t>
            </w:r>
            <w:proofErr w:type="spellEnd"/>
          </w:p>
          <w:p w:rsidR="00F04487" w:rsidRDefault="00F04487" w:rsidP="00E508BC">
            <w:pPr>
              <w:pStyle w:val="command"/>
            </w:pPr>
            <w:r>
              <w:t>Archive:  /opt/</w:t>
            </w:r>
            <w:del w:id="301" w:author="ssciriha" w:date="2012-03-17T17:35:00Z">
              <w:r w:rsidDel="00414A5D">
                <w:delText>bpc/</w:delText>
              </w:r>
            </w:del>
            <w:r>
              <w:t>backup/TARFILE/DRA</w:t>
            </w:r>
            <w:proofErr w:type="spellStart"/>
            <w:r>
              <w:t>_SDC.config.zip</w:t>
            </w:r>
          </w:p>
          <w:p w:rsidR="00F04487" w:rsidRDefault="00F04487" w:rsidP="00E508BC">
            <w:pPr>
              <w:pStyle w:val="command"/>
            </w:pPr>
            <w:proofErr w:type="gramStart"/>
            <w:r>
              <w:t>re</w:t>
            </w:r>
            <w:proofErr w:type="spellEnd"/>
            <w:r>
              <w:t>place</w:t>
            </w:r>
            <w:proofErr w:type="gramEnd"/>
            <w:r>
              <w:t xml:space="preserve"> opt/</w:t>
            </w:r>
            <w:proofErr w:type="spellStart"/>
            <w:r>
              <w:t>traffix</w:t>
            </w:r>
            <w:proofErr w:type="spellEnd"/>
            <w:r>
              <w:t>/</w:t>
            </w:r>
            <w:proofErr w:type="spellStart"/>
            <w:r>
              <w:t>sdc</w:t>
            </w:r>
            <w:proofErr w:type="spellEnd"/>
            <w:r>
              <w:t>/</w:t>
            </w:r>
            <w:proofErr w:type="spellStart"/>
            <w:r>
              <w:t>config</w:t>
            </w:r>
            <w:proofErr w:type="spellEnd"/>
            <w:r>
              <w:t>/dictionaries/base.xml? [y]</w:t>
            </w:r>
            <w:proofErr w:type="spellStart"/>
            <w:r>
              <w:t>es</w:t>
            </w:r>
            <w:proofErr w:type="spellEnd"/>
            <w:r>
              <w:t>, [n]o, [A]</w:t>
            </w:r>
            <w:proofErr w:type="spellStart"/>
            <w:r>
              <w:t>ll</w:t>
            </w:r>
            <w:proofErr w:type="spellEnd"/>
            <w:r>
              <w:t>, [N]one, [r]</w:t>
            </w:r>
            <w:proofErr w:type="spellStart"/>
            <w:r>
              <w:t>ename</w:t>
            </w:r>
            <w:proofErr w:type="spellEnd"/>
            <w:r>
              <w:t xml:space="preserve">: </w:t>
            </w:r>
            <w:r w:rsidRPr="00BD40A0">
              <w:rPr>
                <w:color w:val="0070C0"/>
              </w:rPr>
              <w:t>A</w:t>
            </w:r>
          </w:p>
          <w:p w:rsidR="00F04487" w:rsidRDefault="00F04487" w:rsidP="00E508BC">
            <w:pPr>
              <w:pStyle w:val="command"/>
            </w:pPr>
          </w:p>
          <w:p w:rsidR="00F04487" w:rsidRDefault="00F04487" w:rsidP="00E508BC">
            <w:pPr>
              <w:pStyle w:val="command"/>
            </w:pPr>
          </w:p>
          <w:p w:rsidR="00414A5D" w:rsidRDefault="00414A5D">
            <w:pPr>
              <w:pStyle w:val="command"/>
            </w:pPr>
          </w:p>
        </w:tc>
      </w:tr>
    </w:tbl>
    <w:p w:rsidR="00F04487" w:rsidRDefault="00F04487" w:rsidP="00F04487">
      <w:pPr>
        <w:pStyle w:val="Heading3"/>
        <w:rPr>
          <w:lang w:val="en-CA"/>
        </w:rPr>
      </w:pPr>
      <w:bookmarkStart w:id="302" w:name="_Toc318709790"/>
      <w:bookmarkStart w:id="303" w:name="_Toc319304077"/>
      <w:r>
        <w:rPr>
          <w:lang w:val="en-CA"/>
        </w:rPr>
        <w:lastRenderedPageBreak/>
        <w:t xml:space="preserve">Create Link to </w:t>
      </w:r>
      <w:proofErr w:type="spellStart"/>
      <w:r>
        <w:rPr>
          <w:lang w:val="en-CA"/>
        </w:rPr>
        <w:t>jdk</w:t>
      </w:r>
      <w:bookmarkEnd w:id="302"/>
      <w:bookmarkEnd w:id="303"/>
      <w:proofErr w:type="spellEnd"/>
      <w:r>
        <w:rPr>
          <w:lang w:val="en-CA"/>
        </w:rPr>
        <w:t xml:space="preserve"> </w:t>
      </w:r>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66" style="position:absolute;margin-left:7.5pt;margin-top:2.9pt;width:14.4pt;height:10.8pt;z-index:2517939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D7XugI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pPr>
          </w:p>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65" style="position:absolute;margin-left:7.5pt;margin-top:2.9pt;width:14.4pt;height:10.8pt;z-index:25179494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P3frpw6AgAAawQAAA4AAAAAAAAAAAAA&#10;AAAALgIAAGRycy9lMm9Eb2MueG1sUEsBAi0AFAAGAAgAAAAhANPA5t/aAAAABgEAAA8AAAAAAAAA&#10;AAAAAAAAlAQAAGRycy9kb3ducmV2LnhtbFBLBQYAAAAABAAEAPMAAACbBQAAAAA=&#10;"/>
              </w:pict>
            </w:r>
          </w:p>
        </w:tc>
        <w:tc>
          <w:tcPr>
            <w:tcW w:w="8748" w:type="dxa"/>
          </w:tcPr>
          <w:p w:rsidR="00414A5D" w:rsidRDefault="00414A5D" w:rsidP="000D1EEE">
            <w:pPr>
              <w:pStyle w:val="BWSBodyText"/>
              <w:rPr>
                <w:ins w:id="304" w:author="ssciriha" w:date="2012-03-17T17:37:00Z"/>
              </w:rPr>
            </w:pPr>
          </w:p>
          <w:p w:rsidR="00414A5D" w:rsidRDefault="00414A5D" w:rsidP="00414A5D">
            <w:pPr>
              <w:pStyle w:val="command"/>
              <w:rPr>
                <w:ins w:id="305" w:author="ssciriha" w:date="2012-03-17T17:37:00Z"/>
                <w:rFonts w:ascii="Verdana" w:hAnsi="Verdana"/>
                <w:b w:val="0"/>
              </w:rPr>
            </w:pPr>
            <w:ins w:id="306" w:author="ssciriha" w:date="2012-03-17T17:37:00Z">
              <w:r w:rsidRPr="00414A5D">
                <w:rPr>
                  <w:rFonts w:ascii="Verdana" w:hAnsi="Verdana"/>
                  <w:b w:val="0"/>
                </w:rPr>
                <w:t xml:space="preserve">**Perform the </w:t>
              </w:r>
              <w:r>
                <w:rPr>
                  <w:rFonts w:ascii="Verdana" w:hAnsi="Verdana"/>
                  <w:b w:val="0"/>
                </w:rPr>
                <w:t>following section ONLY if the node is NOT an SLF node**</w:t>
              </w:r>
            </w:ins>
          </w:p>
          <w:p w:rsidR="00414A5D" w:rsidRDefault="00414A5D" w:rsidP="00414A5D">
            <w:pPr>
              <w:pStyle w:val="command"/>
              <w:rPr>
                <w:ins w:id="307" w:author="ssciriha" w:date="2012-03-17T17:37:00Z"/>
                <w:rFonts w:ascii="Verdana" w:hAnsi="Verdana"/>
                <w:b w:val="0"/>
              </w:rPr>
            </w:pPr>
          </w:p>
          <w:p w:rsidR="00414A5D" w:rsidRDefault="00414A5D" w:rsidP="00414A5D">
            <w:pPr>
              <w:rPr>
                <w:ins w:id="308" w:author="ssciriha" w:date="2012-03-17T17:37:00Z"/>
              </w:rPr>
            </w:pPr>
            <w:ins w:id="309" w:author="ssciriha" w:date="2012-03-17T17:37:00Z">
              <w:r>
                <w:t xml:space="preserve"># </w:t>
              </w:r>
              <w:proofErr w:type="spellStart"/>
              <w:r>
                <w:t>mkdir</w:t>
              </w:r>
              <w:proofErr w:type="spellEnd"/>
              <w:r>
                <w:t xml:space="preserve"> /opt/java</w:t>
              </w:r>
            </w:ins>
          </w:p>
          <w:p w:rsidR="00414A5D" w:rsidRDefault="00414A5D" w:rsidP="00414A5D">
            <w:pPr>
              <w:rPr>
                <w:ins w:id="310" w:author="ssciriha" w:date="2012-03-17T17:37:00Z"/>
              </w:rPr>
            </w:pPr>
          </w:p>
          <w:p w:rsidR="00414A5D" w:rsidRDefault="00414A5D" w:rsidP="00414A5D">
            <w:pPr>
              <w:rPr>
                <w:ins w:id="311" w:author="ssciriha" w:date="2012-03-17T17:37:00Z"/>
              </w:rPr>
            </w:pPr>
            <w:ins w:id="312" w:author="ssciriha" w:date="2012-03-17T17:37:00Z">
              <w:r>
                <w:t>copy jdk-6u30-linux-x64.bin to /opt/java</w:t>
              </w:r>
            </w:ins>
          </w:p>
          <w:p w:rsidR="00414A5D" w:rsidRDefault="00414A5D" w:rsidP="00414A5D">
            <w:pPr>
              <w:rPr>
                <w:ins w:id="313" w:author="ssciriha" w:date="2012-03-17T17:37:00Z"/>
              </w:rPr>
            </w:pPr>
          </w:p>
          <w:p w:rsidR="00414A5D" w:rsidRDefault="00414A5D" w:rsidP="00414A5D">
            <w:pPr>
              <w:rPr>
                <w:ins w:id="314" w:author="ssciriha" w:date="2012-03-17T17:39:00Z"/>
              </w:rPr>
            </w:pPr>
            <w:ins w:id="315" w:author="ssciriha" w:date="2012-03-17T17:37:00Z">
              <w:r>
                <w:t xml:space="preserve"># </w:t>
              </w:r>
              <w:proofErr w:type="spellStart"/>
              <w:r>
                <w:t>cd</w:t>
              </w:r>
              <w:proofErr w:type="spellEnd"/>
              <w:r>
                <w:t xml:space="preserve"> /opt/java</w:t>
              </w:r>
            </w:ins>
          </w:p>
          <w:p w:rsidR="00730D61" w:rsidRDefault="00414A5D" w:rsidP="00414A5D">
            <w:pPr>
              <w:rPr>
                <w:ins w:id="316" w:author="ssciriha" w:date="2012-03-17T17:37:00Z"/>
              </w:rPr>
            </w:pPr>
            <w:ins w:id="317" w:author="ssciriha" w:date="2012-03-17T17:39:00Z">
              <w:r>
                <w:t xml:space="preserve"># </w:t>
              </w:r>
              <w:proofErr w:type="spellStart"/>
              <w:r>
                <w:t>chmod</w:t>
              </w:r>
              <w:proofErr w:type="spellEnd"/>
              <w:r>
                <w:t xml:space="preserve"> </w:t>
              </w:r>
              <w:r w:rsidR="00730D61">
                <w:t>7</w:t>
              </w:r>
            </w:ins>
            <w:ins w:id="318" w:author="ssciriha" w:date="2012-03-17T17:40:00Z">
              <w:r w:rsidR="00730D61">
                <w:t>44</w:t>
              </w:r>
            </w:ins>
            <w:ins w:id="319" w:author="ssciriha" w:date="2012-03-17T17:39:00Z">
              <w:r w:rsidR="00730D61">
                <w:t xml:space="preserve"> ./</w:t>
              </w:r>
            </w:ins>
            <w:ins w:id="320" w:author="ssciriha" w:date="2012-03-17T17:40:00Z">
              <w:r w:rsidR="00730D61">
                <w:t>jdk-6u30-linux-x64.bin</w:t>
              </w:r>
            </w:ins>
          </w:p>
          <w:p w:rsidR="00414A5D" w:rsidRDefault="00414A5D" w:rsidP="00414A5D">
            <w:pPr>
              <w:rPr>
                <w:ins w:id="321" w:author="ssciriha" w:date="2012-03-17T17:37:00Z"/>
              </w:rPr>
            </w:pPr>
            <w:ins w:id="322" w:author="ssciriha" w:date="2012-03-17T17:37:00Z">
              <w:r>
                <w:t>./jdk-6u30-linux-x64.bin</w:t>
              </w:r>
            </w:ins>
          </w:p>
          <w:p w:rsidR="00414A5D" w:rsidRDefault="00414A5D" w:rsidP="00414A5D">
            <w:pPr>
              <w:rPr>
                <w:ins w:id="323" w:author="ssciriha" w:date="2012-03-17T17:37:00Z"/>
              </w:rPr>
            </w:pPr>
            <w:ins w:id="324" w:author="ssciriha" w:date="2012-03-17T17:37:00Z">
              <w:r>
                <w:t xml:space="preserve"># </w:t>
              </w:r>
              <w:proofErr w:type="spellStart"/>
              <w:r>
                <w:t>mkdir</w:t>
              </w:r>
              <w:proofErr w:type="spellEnd"/>
              <w:r>
                <w:t xml:space="preserve"> -p /</w:t>
              </w:r>
              <w:proofErr w:type="spellStart"/>
              <w:r>
                <w:t>usr</w:t>
              </w:r>
              <w:proofErr w:type="spellEnd"/>
              <w:r>
                <w:t>/</w:t>
              </w:r>
              <w:proofErr w:type="spellStart"/>
              <w:r>
                <w:t>jdk</w:t>
              </w:r>
              <w:proofErr w:type="spellEnd"/>
            </w:ins>
          </w:p>
          <w:p w:rsidR="00414A5D" w:rsidRDefault="00414A5D" w:rsidP="00414A5D">
            <w:pPr>
              <w:rPr>
                <w:ins w:id="325" w:author="ssciriha" w:date="2012-03-17T17:37:00Z"/>
              </w:rPr>
            </w:pPr>
            <w:ins w:id="326" w:author="ssciriha" w:date="2012-03-17T17:37:00Z">
              <w:r>
                <w:t xml:space="preserve"># </w:t>
              </w:r>
              <w:proofErr w:type="spellStart"/>
              <w:r>
                <w:t>ln</w:t>
              </w:r>
              <w:proofErr w:type="spellEnd"/>
              <w:r>
                <w:t xml:space="preserve"> -s /opt/java/jdk1.6.0_30 /</w:t>
              </w:r>
              <w:proofErr w:type="spellStart"/>
              <w:r>
                <w:t>usr</w:t>
              </w:r>
              <w:proofErr w:type="spellEnd"/>
              <w:r>
                <w:t>/</w:t>
              </w:r>
              <w:proofErr w:type="spellStart"/>
              <w:r>
                <w:t>jdk</w:t>
              </w:r>
              <w:proofErr w:type="spellEnd"/>
              <w:r>
                <w:t>/latest</w:t>
              </w:r>
            </w:ins>
          </w:p>
          <w:p w:rsidR="00414A5D" w:rsidRDefault="00414A5D" w:rsidP="00414A5D">
            <w:pPr>
              <w:rPr>
                <w:ins w:id="327" w:author="ssciriha" w:date="2012-03-17T17:37:00Z"/>
              </w:rPr>
            </w:pPr>
            <w:ins w:id="328" w:author="ssciriha" w:date="2012-03-17T17:37:00Z">
              <w:r>
                <w:t xml:space="preserve"># </w:t>
              </w:r>
              <w:proofErr w:type="spellStart"/>
              <w:r>
                <w:t>ls</w:t>
              </w:r>
              <w:proofErr w:type="spellEnd"/>
              <w:r>
                <w:t xml:space="preserve"> -l /</w:t>
              </w:r>
              <w:proofErr w:type="spellStart"/>
              <w:r>
                <w:t>usr</w:t>
              </w:r>
              <w:proofErr w:type="spellEnd"/>
              <w:r>
                <w:t>/</w:t>
              </w:r>
              <w:proofErr w:type="spellStart"/>
              <w:r>
                <w:t>jdk</w:t>
              </w:r>
              <w:proofErr w:type="spellEnd"/>
            </w:ins>
          </w:p>
          <w:p w:rsidR="00414A5D" w:rsidRDefault="00414A5D" w:rsidP="00414A5D">
            <w:pPr>
              <w:rPr>
                <w:ins w:id="329" w:author="ssciriha" w:date="2012-03-17T17:37:00Z"/>
              </w:rPr>
            </w:pPr>
            <w:ins w:id="330" w:author="ssciriha" w:date="2012-03-17T17:37:00Z">
              <w:r>
                <w:t>total 0</w:t>
              </w:r>
            </w:ins>
          </w:p>
          <w:p w:rsidR="00414A5D" w:rsidRDefault="00414A5D" w:rsidP="00414A5D">
            <w:pPr>
              <w:rPr>
                <w:ins w:id="331" w:author="ssciriha" w:date="2012-03-17T17:37:00Z"/>
              </w:rPr>
            </w:pPr>
            <w:proofErr w:type="spellStart"/>
            <w:ins w:id="332" w:author="ssciriha" w:date="2012-03-17T17:37:00Z">
              <w:r>
                <w:t>lrwxrwxrwx</w:t>
              </w:r>
              <w:proofErr w:type="spellEnd"/>
              <w:r>
                <w:t xml:space="preserve"> 1 root </w:t>
              </w:r>
              <w:proofErr w:type="spellStart"/>
              <w:r>
                <w:t>root</w:t>
              </w:r>
              <w:proofErr w:type="spellEnd"/>
              <w:r>
                <w:t xml:space="preserve"> 21 Feb 24 09:26 latest -&gt; /opt/java/jdk1.6.0_30</w:t>
              </w:r>
            </w:ins>
          </w:p>
          <w:p w:rsidR="00414A5D" w:rsidRDefault="00414A5D" w:rsidP="000D1EEE">
            <w:pPr>
              <w:pStyle w:val="BWSBodyText"/>
              <w:rPr>
                <w:ins w:id="333" w:author="ssciriha" w:date="2012-03-17T17:35:00Z"/>
              </w:rPr>
            </w:pPr>
          </w:p>
          <w:p w:rsidR="00414A5D" w:rsidRDefault="00414A5D" w:rsidP="000D1EEE">
            <w:pPr>
              <w:pStyle w:val="BWSBodyText"/>
              <w:rPr>
                <w:ins w:id="334" w:author="ssciriha" w:date="2012-03-17T17:37:00Z"/>
              </w:rPr>
            </w:pPr>
            <w:ins w:id="335" w:author="ssciriha" w:date="2012-03-17T17:35:00Z">
              <w:r>
                <w:t>**Perform the following s</w:t>
              </w:r>
            </w:ins>
            <w:ins w:id="336" w:author="ssciriha" w:date="2012-03-17T17:37:00Z">
              <w:r>
                <w:t>ection</w:t>
              </w:r>
            </w:ins>
            <w:ins w:id="337" w:author="ssciriha" w:date="2012-03-17T17:35:00Z">
              <w:r>
                <w:t xml:space="preserve"> ONLY if the node is an SLF node**</w:t>
              </w:r>
            </w:ins>
          </w:p>
          <w:p w:rsidR="00414A5D" w:rsidRDefault="00414A5D" w:rsidP="000D1EEE">
            <w:pPr>
              <w:pStyle w:val="BWSBodyText"/>
              <w:rPr>
                <w:ins w:id="338" w:author="ssciriha" w:date="2012-03-17T17:35:00Z"/>
              </w:rPr>
            </w:pPr>
          </w:p>
          <w:p w:rsidR="00F04487" w:rsidRPr="00E91ACF" w:rsidDel="00414A5D" w:rsidRDefault="00F04487" w:rsidP="000D1EEE">
            <w:pPr>
              <w:pStyle w:val="BWSBodyText"/>
              <w:rPr>
                <w:del w:id="339" w:author="ssciriha" w:date="2012-03-17T17:36:00Z"/>
              </w:rPr>
            </w:pPr>
            <w:del w:id="340" w:author="ssciriha" w:date="2012-03-17T17:36:00Z">
              <w:r w:rsidDel="00414A5D">
                <w:delText>If SLF is installed:</w:delText>
              </w:r>
            </w:del>
          </w:p>
          <w:p w:rsidR="00F04487" w:rsidRPr="0006145D" w:rsidRDefault="00F04487" w:rsidP="00E508BC">
            <w:pPr>
              <w:pStyle w:val="command"/>
            </w:pPr>
          </w:p>
          <w:p w:rsidR="00F04487" w:rsidRPr="00A016A3" w:rsidRDefault="00F04487" w:rsidP="00E508BC">
            <w:pPr>
              <w:pStyle w:val="command"/>
            </w:pPr>
            <w:r w:rsidRPr="0006145D">
              <w:t xml:space="preserve"># </w:t>
            </w:r>
            <w:r w:rsidRPr="00A016A3">
              <w:t xml:space="preserve"># </w:t>
            </w:r>
            <w:proofErr w:type="spellStart"/>
            <w:r w:rsidRPr="00A016A3">
              <w:t>mkdir</w:t>
            </w:r>
            <w:proofErr w:type="spellEnd"/>
            <w:r w:rsidRPr="00A016A3">
              <w:t xml:space="preserve"> -p /</w:t>
            </w:r>
            <w:proofErr w:type="spellStart"/>
            <w:r w:rsidRPr="00A016A3">
              <w:t>usr</w:t>
            </w:r>
            <w:proofErr w:type="spellEnd"/>
            <w:r w:rsidRPr="00A016A3">
              <w:t>/</w:t>
            </w:r>
            <w:proofErr w:type="spellStart"/>
            <w:r w:rsidRPr="00A016A3">
              <w:t>jdk</w:t>
            </w:r>
            <w:proofErr w:type="spellEnd"/>
          </w:p>
          <w:p w:rsidR="00F04487" w:rsidRDefault="00F04487" w:rsidP="00E508BC">
            <w:pPr>
              <w:pStyle w:val="command"/>
              <w:rPr>
                <w:ins w:id="341" w:author="ssciriha" w:date="2012-03-17T17:36:00Z"/>
              </w:rPr>
            </w:pPr>
            <w:r w:rsidRPr="00A016A3">
              <w:t xml:space="preserve"># </w:t>
            </w:r>
            <w:proofErr w:type="spellStart"/>
            <w:r w:rsidRPr="00A016A3">
              <w:t>ln</w:t>
            </w:r>
            <w:proofErr w:type="spellEnd"/>
            <w:r w:rsidRPr="00A016A3">
              <w:t xml:space="preserve"> -s /opt/</w:t>
            </w:r>
            <w:proofErr w:type="spellStart"/>
            <w:r w:rsidRPr="00A016A3">
              <w:t>bpc</w:t>
            </w:r>
            <w:proofErr w:type="spellEnd"/>
            <w:r w:rsidRPr="00A016A3">
              <w:t>/</w:t>
            </w:r>
            <w:proofErr w:type="spellStart"/>
            <w:r w:rsidRPr="00A016A3">
              <w:t>util</w:t>
            </w:r>
            <w:proofErr w:type="spellEnd"/>
            <w:r w:rsidRPr="00A016A3">
              <w:t>/java1.6.0_30 /</w:t>
            </w:r>
            <w:proofErr w:type="spellStart"/>
            <w:r w:rsidRPr="00A016A3">
              <w:t>usr</w:t>
            </w:r>
            <w:proofErr w:type="spellEnd"/>
            <w:r w:rsidRPr="00A016A3">
              <w:t>/</w:t>
            </w:r>
            <w:proofErr w:type="spellStart"/>
            <w:r w:rsidRPr="00A016A3">
              <w:t>jdk</w:t>
            </w:r>
            <w:proofErr w:type="spellEnd"/>
            <w:r w:rsidRPr="00A016A3">
              <w:t>/latest</w:t>
            </w:r>
          </w:p>
          <w:p w:rsidR="00414A5D" w:rsidRDefault="00414A5D" w:rsidP="00E508BC">
            <w:pPr>
              <w:pStyle w:val="command"/>
              <w:rPr>
                <w:ins w:id="342" w:author="ssciriha" w:date="2012-03-17T17:36:00Z"/>
              </w:rPr>
            </w:pPr>
          </w:p>
          <w:p w:rsidR="00414A5D" w:rsidRPr="00414A5D" w:rsidRDefault="00414A5D" w:rsidP="00E508BC">
            <w:pPr>
              <w:pStyle w:val="command"/>
              <w:rPr>
                <w:rFonts w:ascii="Verdana" w:hAnsi="Verdana"/>
                <w:b w:val="0"/>
                <w:rPrChange w:id="343" w:author="ssciriha" w:date="2012-03-17T17:36:00Z">
                  <w:rPr/>
                </w:rPrChange>
              </w:rPr>
            </w:pPr>
          </w:p>
          <w:p w:rsidR="00F04487" w:rsidRDefault="00F04487" w:rsidP="00E508BC">
            <w:pPr>
              <w:pStyle w:val="command"/>
            </w:pPr>
          </w:p>
          <w:p w:rsidR="00F04487" w:rsidRDefault="00F04487" w:rsidP="00E508BC">
            <w:pPr>
              <w:pStyle w:val="command"/>
            </w:pPr>
          </w:p>
        </w:tc>
      </w:tr>
    </w:tbl>
    <w:p w:rsidR="00F04487" w:rsidRPr="00BD40A0" w:rsidRDefault="00F04487" w:rsidP="00F04487">
      <w:pPr>
        <w:pStyle w:val="BodyText"/>
        <w:rPr>
          <w:lang w:val="en-CA"/>
        </w:rPr>
      </w:pPr>
    </w:p>
    <w:p w:rsidR="00F04487" w:rsidRDefault="00F04487" w:rsidP="00F04487">
      <w:pPr>
        <w:pStyle w:val="Heading3"/>
        <w:rPr>
          <w:lang w:val="en-CA"/>
        </w:rPr>
      </w:pPr>
      <w:bookmarkStart w:id="344" w:name="_Toc318709791"/>
      <w:bookmarkStart w:id="345" w:name="_Toc319304078"/>
      <w:r>
        <w:rPr>
          <w:lang w:val="en-CA"/>
        </w:rPr>
        <w:t>Create link to /etc/</w:t>
      </w:r>
      <w:proofErr w:type="spellStart"/>
      <w:r>
        <w:rPr>
          <w:lang w:val="en-CA"/>
        </w:rPr>
        <w:t>init.d</w:t>
      </w:r>
      <w:bookmarkEnd w:id="344"/>
      <w:bookmarkEnd w:id="345"/>
      <w:proofErr w:type="spellEnd"/>
      <w:r>
        <w:rPr>
          <w:lang w:val="en-CA"/>
        </w:rPr>
        <w:t xml:space="preserve">  </w:t>
      </w:r>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64" style="position:absolute;margin-left:7.5pt;margin-top:2.9pt;width:14.4pt;height:10.8pt;z-index:2517918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IbGoe8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63" style="position:absolute;margin-left:7.5pt;margin-top:2.9pt;width:14.4pt;height:10.8pt;z-index:25179289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"/>
              </w:pict>
            </w:r>
          </w:p>
        </w:tc>
        <w:tc>
          <w:tcPr>
            <w:tcW w:w="8748" w:type="dxa"/>
          </w:tcPr>
          <w:p w:rsidR="00F04487" w:rsidRPr="00BD40A0" w:rsidRDefault="00F04487" w:rsidP="000D1EEE">
            <w:pPr>
              <w:pStyle w:val="BWSBodyText"/>
            </w:pPr>
            <w:r w:rsidRPr="00BD40A0">
              <w:t xml:space="preserve">add startup for </w:t>
            </w:r>
            <w:proofErr w:type="spellStart"/>
            <w:r w:rsidRPr="00BD40A0">
              <w:t>sdc</w:t>
            </w:r>
            <w:proofErr w:type="spellEnd"/>
            <w:r w:rsidRPr="00BD40A0">
              <w:t>:</w:t>
            </w:r>
          </w:p>
          <w:p w:rsidR="00F04487" w:rsidRPr="0006145D" w:rsidRDefault="00F04487" w:rsidP="00E508BC">
            <w:pPr>
              <w:pStyle w:val="command"/>
            </w:pPr>
          </w:p>
          <w:p w:rsidR="00F04487" w:rsidRPr="0006145D" w:rsidRDefault="00F04487" w:rsidP="00E508BC">
            <w:pPr>
              <w:pStyle w:val="command"/>
            </w:pPr>
            <w:r w:rsidRPr="0006145D">
              <w:t xml:space="preserve"># </w:t>
            </w:r>
            <w:proofErr w:type="spellStart"/>
            <w:r w:rsidRPr="0006145D">
              <w:t>cd</w:t>
            </w:r>
            <w:proofErr w:type="spellEnd"/>
            <w:r w:rsidRPr="0006145D">
              <w:t xml:space="preserve"> /etc/</w:t>
            </w:r>
            <w:proofErr w:type="spellStart"/>
            <w:r w:rsidRPr="0006145D">
              <w:t>init.d</w:t>
            </w:r>
            <w:proofErr w:type="spellEnd"/>
          </w:p>
          <w:p w:rsidR="00F04487" w:rsidRPr="0006145D" w:rsidRDefault="00F04487" w:rsidP="00E508BC">
            <w:pPr>
              <w:pStyle w:val="command"/>
            </w:pPr>
            <w:r w:rsidRPr="0006145D">
              <w:t xml:space="preserve"># </w:t>
            </w:r>
            <w:proofErr w:type="spellStart"/>
            <w:proofErr w:type="gramStart"/>
            <w:r w:rsidRPr="0006145D">
              <w:t>ln</w:t>
            </w:r>
            <w:proofErr w:type="spellEnd"/>
            <w:proofErr w:type="gramEnd"/>
            <w:r w:rsidRPr="0006145D">
              <w:t xml:space="preserve"> -s /opt/</w:t>
            </w:r>
            <w:proofErr w:type="spellStart"/>
            <w:r w:rsidRPr="0006145D">
              <w:t>traffix</w:t>
            </w:r>
            <w:proofErr w:type="spellEnd"/>
            <w:r w:rsidRPr="0006145D">
              <w:t>/</w:t>
            </w:r>
            <w:proofErr w:type="spellStart"/>
            <w:r w:rsidRPr="0006145D">
              <w:t>sdc</w:t>
            </w:r>
            <w:proofErr w:type="spellEnd"/>
            <w:r w:rsidRPr="0006145D">
              <w:t>/bin/</w:t>
            </w:r>
            <w:proofErr w:type="spellStart"/>
            <w:r w:rsidRPr="0006145D">
              <w:t>traffix_config_mgr_init</w:t>
            </w:r>
            <w:proofErr w:type="spellEnd"/>
            <w:r w:rsidRPr="0006145D">
              <w:t xml:space="preserve"> .</w:t>
            </w:r>
          </w:p>
          <w:p w:rsidR="00F04487" w:rsidRPr="0006145D" w:rsidRDefault="00F04487" w:rsidP="00E508BC">
            <w:pPr>
              <w:pStyle w:val="command"/>
            </w:pPr>
            <w:r w:rsidRPr="0006145D">
              <w:t xml:space="preserve"># </w:t>
            </w:r>
            <w:proofErr w:type="spellStart"/>
            <w:proofErr w:type="gramStart"/>
            <w:r w:rsidRPr="0006145D">
              <w:t>ln</w:t>
            </w:r>
            <w:proofErr w:type="spellEnd"/>
            <w:proofErr w:type="gramEnd"/>
            <w:r w:rsidRPr="0006145D">
              <w:t xml:space="preserve"> -s /opt/</w:t>
            </w:r>
            <w:proofErr w:type="spellStart"/>
            <w:r w:rsidRPr="0006145D">
              <w:t>traffix</w:t>
            </w:r>
            <w:proofErr w:type="spellEnd"/>
            <w:r w:rsidRPr="0006145D">
              <w:t>/</w:t>
            </w:r>
            <w:proofErr w:type="spellStart"/>
            <w:r w:rsidRPr="0006145D">
              <w:t>sdc</w:t>
            </w:r>
            <w:proofErr w:type="spellEnd"/>
            <w:r w:rsidRPr="0006145D">
              <w:t>/bin/</w:t>
            </w:r>
            <w:proofErr w:type="spellStart"/>
            <w:r w:rsidRPr="0006145D">
              <w:t>traffix_cpf_init</w:t>
            </w:r>
            <w:proofErr w:type="spellEnd"/>
            <w:r w:rsidRPr="0006145D">
              <w:t xml:space="preserve"> .</w:t>
            </w:r>
          </w:p>
          <w:p w:rsidR="00F04487" w:rsidRPr="0006145D" w:rsidRDefault="00F04487" w:rsidP="00E508BC">
            <w:pPr>
              <w:pStyle w:val="command"/>
            </w:pPr>
            <w:r w:rsidRPr="0006145D">
              <w:t xml:space="preserve"># </w:t>
            </w:r>
            <w:proofErr w:type="spellStart"/>
            <w:proofErr w:type="gramStart"/>
            <w:r w:rsidRPr="0006145D">
              <w:t>ln</w:t>
            </w:r>
            <w:proofErr w:type="spellEnd"/>
            <w:proofErr w:type="gramEnd"/>
            <w:r w:rsidRPr="0006145D">
              <w:t xml:space="preserve"> -s /opt/</w:t>
            </w:r>
            <w:proofErr w:type="spellStart"/>
            <w:r w:rsidRPr="0006145D">
              <w:t>traffix</w:t>
            </w:r>
            <w:proofErr w:type="spellEnd"/>
            <w:r w:rsidRPr="0006145D">
              <w:t>/</w:t>
            </w:r>
            <w:proofErr w:type="spellStart"/>
            <w:r w:rsidRPr="0006145D">
              <w:t>sdc</w:t>
            </w:r>
            <w:proofErr w:type="spellEnd"/>
            <w:r w:rsidRPr="0006145D">
              <w:t>/bin/</w:t>
            </w:r>
            <w:proofErr w:type="spellStart"/>
            <w:r w:rsidRPr="0006145D">
              <w:t>traffix_common_init</w:t>
            </w:r>
            <w:proofErr w:type="spellEnd"/>
            <w:r w:rsidRPr="0006145D">
              <w:t xml:space="preserve"> .</w:t>
            </w:r>
          </w:p>
          <w:p w:rsidR="00F04487" w:rsidRDefault="00F04487" w:rsidP="00E508BC">
            <w:pPr>
              <w:pStyle w:val="command"/>
            </w:pPr>
          </w:p>
          <w:p w:rsidR="00414A5D" w:rsidRDefault="00F04487">
            <w:pPr>
              <w:pStyle w:val="command"/>
              <w:rPr>
                <w:bCs/>
              </w:rPr>
              <w:pPrChange w:id="346" w:author="ssciriha" w:date="2012-03-17T15:17:00Z">
                <w:pPr>
                  <w:pStyle w:val="command"/>
                  <w:spacing w:before="120" w:after="120"/>
                </w:pPr>
              </w:pPrChange>
            </w:pPr>
            <w:r w:rsidRPr="0006145D">
              <w:t>and only on one serv</w:t>
            </w:r>
            <w:r>
              <w:t>e</w:t>
            </w:r>
            <w:r w:rsidRPr="0006145D">
              <w:t>r</w:t>
            </w:r>
            <w:r>
              <w:t xml:space="preserve"> </w:t>
            </w:r>
            <w:proofErr w:type="spellStart"/>
            <w:r>
              <w:t>incluster</w:t>
            </w:r>
            <w:proofErr w:type="spellEnd"/>
            <w:r w:rsidRPr="0006145D">
              <w:t>:</w:t>
            </w:r>
          </w:p>
          <w:p w:rsidR="00414A5D" w:rsidRDefault="00F04487">
            <w:pPr>
              <w:pStyle w:val="command"/>
              <w:rPr>
                <w:bCs/>
              </w:rPr>
              <w:pPrChange w:id="347" w:author="ssciriha" w:date="2012-03-17T15:17:00Z">
                <w:pPr>
                  <w:pStyle w:val="command"/>
                  <w:spacing w:before="120" w:after="120"/>
                  <w:jc w:val="left"/>
                </w:pPr>
              </w:pPrChange>
            </w:pPr>
            <w:r w:rsidRPr="0006145D">
              <w:t xml:space="preserve"># </w:t>
            </w:r>
            <w:proofErr w:type="spellStart"/>
            <w:proofErr w:type="gramStart"/>
            <w:r w:rsidRPr="0006145D">
              <w:t>ln</w:t>
            </w:r>
            <w:proofErr w:type="spellEnd"/>
            <w:proofErr w:type="gramEnd"/>
            <w:r w:rsidRPr="0006145D">
              <w:t xml:space="preserve"> -s /opt/</w:t>
            </w:r>
            <w:proofErr w:type="spellStart"/>
            <w:r w:rsidRPr="0006145D">
              <w:t>traffix</w:t>
            </w:r>
            <w:proofErr w:type="spellEnd"/>
            <w:r w:rsidRPr="0006145D">
              <w:t>/</w:t>
            </w:r>
            <w:proofErr w:type="spellStart"/>
            <w:r w:rsidRPr="0006145D">
              <w:t>sdc</w:t>
            </w:r>
            <w:proofErr w:type="spellEnd"/>
            <w:r w:rsidRPr="0006145D">
              <w:t>/bin/</w:t>
            </w:r>
            <w:proofErr w:type="spellStart"/>
            <w:r w:rsidRPr="0006145D">
              <w:t>traffix_webui_init</w:t>
            </w:r>
            <w:proofErr w:type="spellEnd"/>
            <w:r w:rsidRPr="0006145D">
              <w:t xml:space="preserve"> .  </w:t>
            </w:r>
          </w:p>
          <w:p w:rsidR="00414A5D" w:rsidRDefault="00414A5D">
            <w:pPr>
              <w:pStyle w:val="command"/>
            </w:pPr>
          </w:p>
          <w:p w:rsidR="00414A5D" w:rsidRDefault="00414A5D">
            <w:pPr>
              <w:pStyle w:val="command"/>
            </w:pPr>
          </w:p>
        </w:tc>
      </w:tr>
    </w:tbl>
    <w:p w:rsidR="00F04487" w:rsidRDefault="00F04487" w:rsidP="00F04487">
      <w:pPr>
        <w:pStyle w:val="BodyText"/>
        <w:jc w:val="left"/>
        <w:rPr>
          <w:lang w:val="en-CA"/>
        </w:rPr>
      </w:pPr>
    </w:p>
    <w:p w:rsidR="00F04487" w:rsidRDefault="00F04487" w:rsidP="00F04487">
      <w:pPr>
        <w:pStyle w:val="Heading3"/>
        <w:rPr>
          <w:lang w:val="en-CA"/>
        </w:rPr>
      </w:pPr>
      <w:bookmarkStart w:id="348" w:name="_Toc318709792"/>
      <w:bookmarkStart w:id="349" w:name="_Toc319304079"/>
      <w:proofErr w:type="spellStart"/>
      <w:r>
        <w:rPr>
          <w:lang w:val="en-CA"/>
        </w:rPr>
        <w:t>Startup</w:t>
      </w:r>
      <w:proofErr w:type="spellEnd"/>
      <w:r>
        <w:rPr>
          <w:lang w:val="en-CA"/>
        </w:rPr>
        <w:t xml:space="preserve"> </w:t>
      </w:r>
      <w:proofErr w:type="spellStart"/>
      <w:r>
        <w:rPr>
          <w:lang w:val="en-CA"/>
        </w:rPr>
        <w:t>T</w:t>
      </w:r>
      <w:r w:rsidRPr="00380E7C">
        <w:rPr>
          <w:lang w:val="en-CA"/>
        </w:rPr>
        <w:t>raffix</w:t>
      </w:r>
      <w:proofErr w:type="spellEnd"/>
      <w:r w:rsidRPr="00380E7C">
        <w:rPr>
          <w:lang w:val="en-CA"/>
        </w:rPr>
        <w:t xml:space="preserve"> </w:t>
      </w:r>
      <w:proofErr w:type="spellStart"/>
      <w:r w:rsidRPr="00380E7C">
        <w:rPr>
          <w:lang w:val="en-CA"/>
        </w:rPr>
        <w:t>sdc</w:t>
      </w:r>
      <w:bookmarkEnd w:id="348"/>
      <w:bookmarkEnd w:id="349"/>
      <w:proofErr w:type="spellEnd"/>
      <w:r>
        <w:rPr>
          <w:lang w:val="en-CA"/>
        </w:rPr>
        <w:t xml:space="preserve"> </w:t>
      </w:r>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62" style="position:absolute;margin-left:7.5pt;margin-top:2.9pt;width:14.4pt;height:10.8pt;z-index:2517959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61" style="position:absolute;margin-left:7.5pt;margin-top:2.9pt;width:14.4pt;height:10.8pt;z-index:25179699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L/paC06AgAAawQAAA4AAAAAAAAAAAAA&#10;AAAALgIAAGRycy9lMm9Eb2MueG1sUEsBAi0AFAAGAAgAAAAhANPA5t/aAAAABgEAAA8AAAAAAAAA&#10;AAAAAAAAlAQAAGRycy9kb3ducmV2LnhtbFBLBQYAAAAABAAEAPMAAACbBQAAAAA=&#10;"/>
              </w:pict>
            </w:r>
          </w:p>
        </w:tc>
        <w:tc>
          <w:tcPr>
            <w:tcW w:w="8748" w:type="dxa"/>
          </w:tcPr>
          <w:p w:rsidR="00F04487" w:rsidRPr="00E91ACF" w:rsidRDefault="00F04487" w:rsidP="000D1EEE">
            <w:pPr>
              <w:pStyle w:val="BWSBodyText"/>
            </w:pPr>
            <w:r w:rsidRPr="00E91ACF">
              <w:t xml:space="preserve">startup for </w:t>
            </w:r>
            <w:proofErr w:type="spellStart"/>
            <w:r w:rsidRPr="00E91ACF">
              <w:t>sdc</w:t>
            </w:r>
            <w:proofErr w:type="spellEnd"/>
            <w:r w:rsidRPr="00E91ACF">
              <w:t>:</w:t>
            </w:r>
          </w:p>
          <w:p w:rsidR="00F04487" w:rsidRDefault="00F04487" w:rsidP="00E508BC">
            <w:pPr>
              <w:pStyle w:val="command"/>
            </w:pPr>
          </w:p>
          <w:p w:rsidR="00F04487" w:rsidRDefault="00F04487" w:rsidP="00E508BC">
            <w:pPr>
              <w:pStyle w:val="command"/>
            </w:pPr>
            <w:r>
              <w:t># /opt/</w:t>
            </w:r>
            <w:proofErr w:type="spellStart"/>
            <w:r>
              <w:t>traffix</w:t>
            </w:r>
            <w:proofErr w:type="spellEnd"/>
            <w:r>
              <w:t>/</w:t>
            </w:r>
            <w:proofErr w:type="spellStart"/>
            <w:r>
              <w:t>sdc</w:t>
            </w:r>
            <w:proofErr w:type="spellEnd"/>
            <w:r>
              <w:t>/bin/</w:t>
            </w:r>
            <w:proofErr w:type="spellStart"/>
            <w:r>
              <w:t>traffix_config_mgr_init</w:t>
            </w:r>
            <w:proofErr w:type="spellEnd"/>
            <w:r>
              <w:t xml:space="preserve"> start</w:t>
            </w:r>
          </w:p>
          <w:p w:rsidR="00F04487" w:rsidRDefault="00F04487" w:rsidP="00E508BC">
            <w:pPr>
              <w:pStyle w:val="command"/>
            </w:pPr>
            <w:r>
              <w:t># /opt/</w:t>
            </w:r>
            <w:proofErr w:type="spellStart"/>
            <w:r>
              <w:t>traffix</w:t>
            </w:r>
            <w:proofErr w:type="spellEnd"/>
            <w:r>
              <w:t>/</w:t>
            </w:r>
            <w:proofErr w:type="spellStart"/>
            <w:r>
              <w:t>sdc</w:t>
            </w:r>
            <w:proofErr w:type="spellEnd"/>
            <w:r>
              <w:t>/bin/</w:t>
            </w:r>
            <w:proofErr w:type="spellStart"/>
            <w:r>
              <w:t>traffix_cpf_init</w:t>
            </w:r>
            <w:proofErr w:type="spellEnd"/>
            <w:r>
              <w:t xml:space="preserve"> start</w:t>
            </w:r>
          </w:p>
          <w:p w:rsidR="00F04487" w:rsidRDefault="00F04487" w:rsidP="00E508BC">
            <w:pPr>
              <w:pStyle w:val="command"/>
            </w:pPr>
          </w:p>
          <w:p w:rsidR="00F04487" w:rsidRDefault="00F04487" w:rsidP="00E508BC">
            <w:pPr>
              <w:pStyle w:val="command"/>
            </w:pPr>
          </w:p>
          <w:p w:rsidR="00F04487" w:rsidRDefault="00F04487" w:rsidP="000D1EEE">
            <w:pPr>
              <w:pStyle w:val="BWSBodyText"/>
            </w:pPr>
            <w:r>
              <w:t xml:space="preserve">start </w:t>
            </w:r>
            <w:proofErr w:type="spellStart"/>
            <w:r>
              <w:t>WebUI</w:t>
            </w:r>
            <w:proofErr w:type="spellEnd"/>
            <w:r>
              <w:t xml:space="preserve"> component (run only on one of the blades )</w:t>
            </w:r>
          </w:p>
          <w:p w:rsidR="00F04487" w:rsidRDefault="00F04487" w:rsidP="00E508BC">
            <w:pPr>
              <w:pStyle w:val="command"/>
            </w:pPr>
          </w:p>
          <w:p w:rsidR="00F04487" w:rsidRDefault="00F04487" w:rsidP="00E508BC">
            <w:pPr>
              <w:pStyle w:val="command"/>
            </w:pPr>
            <w:r>
              <w:t># /opt/</w:t>
            </w:r>
            <w:proofErr w:type="spellStart"/>
            <w:r>
              <w:t>traffix</w:t>
            </w:r>
            <w:proofErr w:type="spellEnd"/>
            <w:r>
              <w:t>/</w:t>
            </w:r>
            <w:proofErr w:type="spellStart"/>
            <w:r>
              <w:t>sdc</w:t>
            </w:r>
            <w:proofErr w:type="spellEnd"/>
            <w:r>
              <w:t>/bin/</w:t>
            </w:r>
            <w:proofErr w:type="spellStart"/>
            <w:r>
              <w:t>traffix_webui_init</w:t>
            </w:r>
            <w:proofErr w:type="spellEnd"/>
            <w:r>
              <w:t xml:space="preserve"> start</w:t>
            </w:r>
          </w:p>
          <w:p w:rsidR="00F04487" w:rsidRDefault="00F04487" w:rsidP="00E508BC">
            <w:pPr>
              <w:pStyle w:val="command"/>
            </w:pPr>
          </w:p>
          <w:p w:rsidR="00F04487" w:rsidRDefault="00F04487" w:rsidP="00E508BC">
            <w:pPr>
              <w:pStyle w:val="command"/>
            </w:pPr>
          </w:p>
        </w:tc>
      </w:tr>
    </w:tbl>
    <w:p w:rsidR="00F04487" w:rsidRDefault="00F04487" w:rsidP="00F04487">
      <w:pPr>
        <w:pStyle w:val="BodyText"/>
        <w:jc w:val="left"/>
        <w:rPr>
          <w:lang w:val="en-CA"/>
        </w:rPr>
      </w:pPr>
    </w:p>
    <w:p w:rsidR="00F04487" w:rsidRDefault="00F04487" w:rsidP="00F04487">
      <w:pPr>
        <w:pStyle w:val="Heading3"/>
        <w:rPr>
          <w:lang w:val="en-CA"/>
        </w:rPr>
      </w:pPr>
      <w:bookmarkStart w:id="350" w:name="_Toc318709793"/>
      <w:bookmarkStart w:id="351" w:name="_Toc319304080"/>
      <w:r>
        <w:rPr>
          <w:lang w:val="en-CA"/>
        </w:rPr>
        <w:t xml:space="preserve">Cluster install and </w:t>
      </w:r>
      <w:proofErr w:type="gramStart"/>
      <w:r>
        <w:rPr>
          <w:lang w:val="en-CA"/>
        </w:rPr>
        <w:t>configure  -</w:t>
      </w:r>
      <w:proofErr w:type="gramEnd"/>
      <w:r>
        <w:rPr>
          <w:lang w:val="en-CA"/>
        </w:rPr>
        <w:t xml:space="preserve"> </w:t>
      </w:r>
      <w:proofErr w:type="spellStart"/>
      <w:r>
        <w:rPr>
          <w:lang w:val="en-CA"/>
        </w:rPr>
        <w:t>Corosync</w:t>
      </w:r>
      <w:proofErr w:type="spellEnd"/>
      <w:r>
        <w:rPr>
          <w:lang w:val="en-CA"/>
        </w:rPr>
        <w:t>/Pacemaker</w:t>
      </w:r>
      <w:bookmarkEnd w:id="350"/>
      <w:bookmarkEnd w:id="351"/>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60" style="position:absolute;margin-left:7.5pt;margin-top:2.9pt;width:14.4pt;height:10.8pt;z-index:2517990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Eydesc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59" style="position:absolute;margin-left:7.5pt;margin-top:2.9pt;width:14.4pt;height:10.8pt;z-index:25180006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I+Vblk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pPr>
          </w:p>
          <w:p w:rsidR="00F04487" w:rsidRPr="00652F17" w:rsidRDefault="00F04487" w:rsidP="000D1EEE">
            <w:pPr>
              <w:pStyle w:val="BWSBodyText"/>
            </w:pPr>
            <w:r w:rsidRPr="00652F17">
              <w:t xml:space="preserve">Install the following </w:t>
            </w:r>
            <w:proofErr w:type="spellStart"/>
            <w:r w:rsidRPr="00652F17">
              <w:t>rpms</w:t>
            </w:r>
            <w:proofErr w:type="spellEnd"/>
            <w:r w:rsidRPr="00652F17">
              <w:t xml:space="preserve">  from </w:t>
            </w:r>
            <w:proofErr w:type="spellStart"/>
            <w:r w:rsidRPr="00652F17">
              <w:t>rhd</w:t>
            </w:r>
            <w:proofErr w:type="spellEnd"/>
            <w:r w:rsidRPr="00652F17">
              <w:t xml:space="preserve"> distribution repo</w:t>
            </w:r>
            <w:r>
              <w:t>:</w:t>
            </w:r>
          </w:p>
          <w:p w:rsidR="00F04487" w:rsidRDefault="00F04487" w:rsidP="00E508BC">
            <w:pPr>
              <w:pStyle w:val="command"/>
            </w:pPr>
          </w:p>
          <w:p w:rsidR="00F04487" w:rsidRDefault="00F04487" w:rsidP="00E508BC">
            <w:pPr>
              <w:pStyle w:val="command"/>
            </w:pPr>
            <w:r w:rsidRPr="00652F17">
              <w:t>#</w:t>
            </w:r>
            <w:r>
              <w:t xml:space="preserve"> yum install </w:t>
            </w:r>
            <w:proofErr w:type="spellStart"/>
            <w:r w:rsidRPr="003A47CF">
              <w:t>libibverbs</w:t>
            </w:r>
            <w:proofErr w:type="spellEnd"/>
            <w:r w:rsidRPr="003A47CF">
              <w:t xml:space="preserve"> </w:t>
            </w:r>
            <w:proofErr w:type="spellStart"/>
            <w:r w:rsidRPr="003A47CF">
              <w:t>librdmacm</w:t>
            </w:r>
            <w:proofErr w:type="spellEnd"/>
            <w:r w:rsidRPr="003A47CF">
              <w:t xml:space="preserve"> </w:t>
            </w:r>
            <w:proofErr w:type="spellStart"/>
            <w:r w:rsidRPr="003A47CF">
              <w:t>openhpi-libs</w:t>
            </w:r>
            <w:proofErr w:type="spellEnd"/>
            <w:r w:rsidRPr="003A47CF">
              <w:t xml:space="preserve"> </w:t>
            </w:r>
            <w:proofErr w:type="spellStart"/>
            <w:r w:rsidRPr="003A47CF">
              <w:t>openib</w:t>
            </w:r>
            <w:proofErr w:type="spellEnd"/>
            <w:r w:rsidRPr="003A47CF">
              <w:t xml:space="preserve"> </w:t>
            </w:r>
            <w:proofErr w:type="spellStart"/>
            <w:r w:rsidRPr="003A47CF">
              <w:t>PyXML</w:t>
            </w:r>
            <w:proofErr w:type="spellEnd"/>
            <w:r w:rsidRPr="003A47CF">
              <w:t xml:space="preserve"> </w:t>
            </w:r>
            <w:proofErr w:type="spellStart"/>
            <w:r w:rsidRPr="003A47CF">
              <w:t>perl-TimeDate</w:t>
            </w:r>
            <w:proofErr w:type="spellEnd"/>
          </w:p>
          <w:p w:rsidR="00F04487" w:rsidRDefault="00F04487" w:rsidP="00E508BC">
            <w:pPr>
              <w:pStyle w:val="command"/>
            </w:pPr>
          </w:p>
          <w:p w:rsidR="00F04487" w:rsidRDefault="00F04487" w:rsidP="00E508BC">
            <w:pPr>
              <w:pStyle w:val="command"/>
            </w:pPr>
          </w:p>
          <w:p w:rsidR="00F04487" w:rsidRPr="00652F17" w:rsidRDefault="00F04487" w:rsidP="000D1EEE">
            <w:pPr>
              <w:pStyle w:val="BWSBodyText"/>
              <w:jc w:val="left"/>
            </w:pPr>
            <w:r w:rsidRPr="00652F17">
              <w:t>Install the following From EPEL (Extra Packages for Enterprise Linux) Repository:</w:t>
            </w:r>
          </w:p>
          <w:p w:rsidR="00F04487" w:rsidRDefault="00F04487" w:rsidP="00E508BC">
            <w:pPr>
              <w:pStyle w:val="command"/>
              <w:rPr>
                <w:ins w:id="352" w:author="ssciriha" w:date="2012-03-17T18:10:00Z"/>
              </w:rPr>
            </w:pPr>
          </w:p>
          <w:p w:rsidR="007F5B37" w:rsidRDefault="007F5B37" w:rsidP="00E508BC">
            <w:pPr>
              <w:pStyle w:val="command"/>
            </w:pPr>
            <w:ins w:id="353" w:author="ssciriha" w:date="2012-03-17T18:10:00Z">
              <w:r>
                <w:t xml:space="preserve"># </w:t>
              </w:r>
              <w:proofErr w:type="spellStart"/>
              <w:r>
                <w:t>cd</w:t>
              </w:r>
              <w:proofErr w:type="spellEnd"/>
              <w:r>
                <w:t xml:space="preserve"> /</w:t>
              </w:r>
            </w:ins>
            <w:ins w:id="354" w:author="ssciriha" w:date="2012-03-17T18:11:00Z">
              <w:r>
                <w:t>stage/Amdocs</w:t>
              </w:r>
            </w:ins>
          </w:p>
          <w:p w:rsidR="00F04487" w:rsidRPr="00652F17" w:rsidRDefault="00F04487" w:rsidP="00E508BC">
            <w:pPr>
              <w:pStyle w:val="command"/>
            </w:pPr>
            <w:r w:rsidRPr="00307DD7">
              <w:t>#</w:t>
            </w:r>
            <w:r w:rsidRPr="00652F17">
              <w:t xml:space="preserve"> yum install libesmtp-1.0.4-5.el5.x86_64.rpm --</w:t>
            </w:r>
            <w:proofErr w:type="spellStart"/>
            <w:r w:rsidRPr="00652F17">
              <w:t>nogpgcheck</w:t>
            </w:r>
            <w:proofErr w:type="spellEnd"/>
          </w:p>
          <w:p w:rsidR="00F04487" w:rsidRDefault="00F04487" w:rsidP="00E508BC">
            <w:pPr>
              <w:pStyle w:val="command"/>
            </w:pPr>
          </w:p>
          <w:p w:rsidR="00F04487" w:rsidRDefault="00F04487" w:rsidP="000D1EEE">
            <w:pPr>
              <w:pStyle w:val="BWSBodyText"/>
              <w:jc w:val="left"/>
            </w:pPr>
            <w:r>
              <w:t xml:space="preserve">Install the following  </w:t>
            </w:r>
            <w:r w:rsidRPr="00652F17">
              <w:t xml:space="preserve">From </w:t>
            </w:r>
            <w:proofErr w:type="spellStart"/>
            <w:r w:rsidRPr="00652F17">
              <w:t>Corosync</w:t>
            </w:r>
            <w:proofErr w:type="spellEnd"/>
            <w:r w:rsidRPr="00652F17">
              <w:t>/Pacemaker Repositories:</w:t>
            </w:r>
          </w:p>
          <w:p w:rsidR="00F04487" w:rsidRDefault="00F04487" w:rsidP="00E508BC">
            <w:pPr>
              <w:pStyle w:val="command"/>
            </w:pPr>
          </w:p>
          <w:p w:rsidR="00F04487" w:rsidRPr="00652F17" w:rsidRDefault="00F04487" w:rsidP="00E508BC">
            <w:pPr>
              <w:pStyle w:val="command"/>
            </w:pPr>
            <w:r>
              <w:t xml:space="preserve"># </w:t>
            </w:r>
            <w:ins w:id="355" w:author="ssciriha" w:date="2012-03-17T18:16:00Z">
              <w:r w:rsidR="007F5B37" w:rsidRPr="007F5B37">
                <w:t>yum install cluster-glue-libs-1.0.6-1.6.el5.x86_64.rpm cluster-glue-1.0.6-1.6.el5.x86_64.rpm --</w:t>
              </w:r>
              <w:proofErr w:type="spellStart"/>
              <w:r w:rsidR="007F5B37" w:rsidRPr="007F5B37">
                <w:t>nogpgcheck</w:t>
              </w:r>
            </w:ins>
            <w:proofErr w:type="spellEnd"/>
            <w:del w:id="356" w:author="ssciriha" w:date="2012-03-17T18:16:00Z">
              <w:r w:rsidRPr="00652F17" w:rsidDel="007F5B37">
                <w:delText>yum install cluster-glue-libs-1.0.6-1.6.el5.x86_64.rpm cluster-glue-1.0.6-1.6.el5.x86_64.rpm –nogpgcheck</w:delText>
              </w:r>
            </w:del>
          </w:p>
          <w:p w:rsidR="00F04487" w:rsidRPr="00652F17" w:rsidRDefault="00F04487" w:rsidP="00E508BC">
            <w:pPr>
              <w:pStyle w:val="command"/>
            </w:pPr>
          </w:p>
          <w:p w:rsidR="00F04487" w:rsidRPr="00652F17" w:rsidRDefault="00F04487" w:rsidP="00E508BC">
            <w:pPr>
              <w:pStyle w:val="command"/>
            </w:pPr>
            <w:r w:rsidRPr="00307DD7">
              <w:t>#</w:t>
            </w:r>
            <w:r w:rsidRPr="00652F17">
              <w:t xml:space="preserve"> yum install corosync-1.2.7-1.1.el5.x86_64.rpm corosynclib-1.2.7-1.1.el5.x86_64.rpm --</w:t>
            </w:r>
            <w:proofErr w:type="spellStart"/>
            <w:r w:rsidRPr="00652F17">
              <w:t>nogpgcheck</w:t>
            </w:r>
            <w:proofErr w:type="spellEnd"/>
          </w:p>
          <w:p w:rsidR="00F04487" w:rsidRPr="00652F17" w:rsidRDefault="00F04487" w:rsidP="00E508BC">
            <w:pPr>
              <w:pStyle w:val="command"/>
            </w:pPr>
          </w:p>
          <w:p w:rsidR="00F04487" w:rsidRPr="00652F17" w:rsidRDefault="00F04487" w:rsidP="00E508BC">
            <w:pPr>
              <w:pStyle w:val="command"/>
            </w:pPr>
            <w:r w:rsidRPr="00307DD7">
              <w:t>#</w:t>
            </w:r>
            <w:r w:rsidRPr="00652F17">
              <w:t xml:space="preserve"> </w:t>
            </w:r>
            <w:ins w:id="357" w:author="ssciriha" w:date="2012-03-17T18:15:00Z">
              <w:r w:rsidR="007F5B37" w:rsidRPr="007F5B37">
                <w:t>yum install resource-agents-1.0.4-1.1.el5.x86_64.rpm --</w:t>
              </w:r>
              <w:proofErr w:type="spellStart"/>
              <w:r w:rsidR="007F5B37" w:rsidRPr="007F5B37">
                <w:t>nogpgcheck</w:t>
              </w:r>
            </w:ins>
            <w:proofErr w:type="spellEnd"/>
            <w:del w:id="358" w:author="ssciriha" w:date="2012-03-17T18:15:00Z">
              <w:r w:rsidRPr="00652F17" w:rsidDel="007F5B37">
                <w:delText>yum install resource-agents-1.0.4-1.1.el5.x86_64.rpm –nogpgcheck</w:delText>
              </w:r>
            </w:del>
          </w:p>
          <w:p w:rsidR="00414A5D" w:rsidRDefault="00414A5D">
            <w:pPr>
              <w:pStyle w:val="command"/>
            </w:pPr>
          </w:p>
          <w:p w:rsidR="00414A5D" w:rsidRDefault="00F04487">
            <w:pPr>
              <w:pStyle w:val="command"/>
            </w:pPr>
            <w:r w:rsidRPr="00307DD7">
              <w:t>#</w:t>
            </w:r>
            <w:r w:rsidRPr="00652F17">
              <w:t xml:space="preserve"> yum install heartbeat-3.0.3-2.3.el5.x86_64.rpm heartbeat-libs-3.0.3-2.3.el5.x86_64.rpm </w:t>
            </w:r>
            <w:ins w:id="359" w:author="ssciriha" w:date="2012-03-17T18:19:00Z">
              <w:r w:rsidR="007F5B37" w:rsidRPr="00652F17">
                <w:t>-</w:t>
              </w:r>
            </w:ins>
            <w:del w:id="360" w:author="ssciriha" w:date="2012-03-17T18:19:00Z">
              <w:r w:rsidRPr="00652F17" w:rsidDel="007F5B37">
                <w:delText>–</w:delText>
              </w:r>
            </w:del>
            <w:ins w:id="361" w:author="ssciriha" w:date="2012-03-17T18:18:00Z">
              <w:r w:rsidR="007F5B37" w:rsidRPr="00652F17">
                <w:t>-</w:t>
              </w:r>
            </w:ins>
            <w:proofErr w:type="spellStart"/>
            <w:r w:rsidRPr="00652F17">
              <w:t>nogpgcheck</w:t>
            </w:r>
            <w:proofErr w:type="spellEnd"/>
          </w:p>
          <w:p w:rsidR="00414A5D" w:rsidRDefault="00414A5D">
            <w:pPr>
              <w:pStyle w:val="command"/>
            </w:pPr>
          </w:p>
          <w:p w:rsidR="00414A5D" w:rsidRDefault="00F04487">
            <w:pPr>
              <w:pStyle w:val="command"/>
            </w:pPr>
            <w:r w:rsidRPr="00307DD7">
              <w:t>#</w:t>
            </w:r>
            <w:r w:rsidRPr="00652F17">
              <w:t xml:space="preserve"> yum install pacemaker-1.1.5-1.1.el5.x86_64.rpm pacemaker-libs-1.1.5-1.1.el5.x86_64.rpm --</w:t>
            </w:r>
            <w:proofErr w:type="spellStart"/>
            <w:r w:rsidRPr="00652F17">
              <w:t>nogpgcheck</w:t>
            </w:r>
            <w:proofErr w:type="spellEnd"/>
          </w:p>
          <w:p w:rsidR="00414A5D" w:rsidRDefault="00414A5D">
            <w:pPr>
              <w:pStyle w:val="command"/>
            </w:pPr>
          </w:p>
          <w:p w:rsidR="00414A5D" w:rsidRDefault="00414A5D">
            <w:pPr>
              <w:pStyle w:val="command"/>
            </w:pPr>
          </w:p>
          <w:p w:rsidR="00414A5D" w:rsidRDefault="00414A5D">
            <w:pPr>
              <w:pStyle w:val="command"/>
            </w:pPr>
          </w:p>
          <w:p w:rsidR="00414A5D" w:rsidRDefault="00414A5D">
            <w:pPr>
              <w:pStyle w:val="command"/>
            </w:pPr>
          </w:p>
        </w:tc>
      </w:tr>
    </w:tbl>
    <w:p w:rsidR="00F04487" w:rsidRDefault="00F04487" w:rsidP="00F04487">
      <w:pPr>
        <w:pStyle w:val="Default"/>
      </w:pPr>
    </w:p>
    <w:tbl>
      <w:tblPr>
        <w:tblW w:w="0" w:type="auto"/>
        <w:tblBorders>
          <w:top w:val="nil"/>
          <w:left w:val="nil"/>
          <w:bottom w:val="nil"/>
          <w:right w:val="nil"/>
        </w:tblBorders>
        <w:tblLayout w:type="fixed"/>
        <w:tblLook w:val="0000"/>
      </w:tblPr>
      <w:tblGrid>
        <w:gridCol w:w="1559"/>
      </w:tblGrid>
      <w:tr w:rsidR="00F04487" w:rsidTr="000D1EEE">
        <w:trPr>
          <w:trHeight w:val="646"/>
        </w:trPr>
        <w:tc>
          <w:tcPr>
            <w:tcW w:w="1559" w:type="dxa"/>
          </w:tcPr>
          <w:p w:rsidR="00F04487" w:rsidRDefault="00F04487" w:rsidP="000D1EEE">
            <w:pPr>
              <w:pStyle w:val="Default"/>
              <w:rPr>
                <w:sz w:val="20"/>
                <w:szCs w:val="20"/>
              </w:rPr>
            </w:pPr>
            <w:r>
              <w:rPr>
                <w:sz w:val="20"/>
                <w:szCs w:val="20"/>
              </w:rPr>
              <w:t xml:space="preserve"> </w:t>
            </w:r>
          </w:p>
        </w:tc>
      </w:tr>
    </w:tbl>
    <w:p w:rsidR="00F04487" w:rsidRPr="0010665E" w:rsidRDefault="00F04487" w:rsidP="00F04487">
      <w:pPr>
        <w:pStyle w:val="Heading3"/>
        <w:rPr>
          <w:sz w:val="28"/>
          <w:lang w:val="en-GB"/>
        </w:rPr>
      </w:pPr>
      <w:bookmarkStart w:id="362" w:name="_Toc318709794"/>
      <w:bookmarkStart w:id="363" w:name="_Toc319304081"/>
      <w:r>
        <w:rPr>
          <w:sz w:val="28"/>
          <w:lang w:val="en-CA"/>
        </w:rPr>
        <w:t>Restore system /etc/</w:t>
      </w:r>
      <w:proofErr w:type="spellStart"/>
      <w:r>
        <w:rPr>
          <w:lang w:val="en-CA"/>
        </w:rPr>
        <w:t>corosync</w:t>
      </w:r>
      <w:proofErr w:type="spellEnd"/>
      <w:r>
        <w:rPr>
          <w:sz w:val="28"/>
          <w:lang w:val="en-CA"/>
        </w:rPr>
        <w:t xml:space="preserve"> configuration files</w:t>
      </w:r>
      <w:bookmarkEnd w:id="362"/>
      <w:bookmarkEnd w:id="363"/>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Pr="0010665E" w:rsidRDefault="00CB1FC1" w:rsidP="000D1EEE">
            <w:pPr>
              <w:pStyle w:val="BWSBodyText"/>
              <w:jc w:val="left"/>
            </w:pPr>
            <w:r>
              <w:rPr>
                <w:noProof/>
              </w:rPr>
              <w:pict>
                <v:roundrect id="_x0000_s1058" style="position:absolute;margin-left:7.5pt;margin-top:2.9pt;width:14.4pt;height:10.8pt;z-index:2518031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ONeAcA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 xml:space="preserve">Backup archive files are located </w:t>
            </w:r>
            <w:r w:rsidRPr="0010665E">
              <w:t xml:space="preserve"> </w:t>
            </w:r>
            <w:r>
              <w:t xml:space="preserve">in  </w:t>
            </w:r>
            <w:r w:rsidRPr="0010665E">
              <w:t>/</w:t>
            </w:r>
            <w:proofErr w:type="spellStart"/>
            <w:r>
              <w:t>var</w:t>
            </w:r>
            <w:proofErr w:type="spellEnd"/>
            <w:r>
              <w:t>/</w:t>
            </w:r>
            <w:proofErr w:type="spellStart"/>
            <w:r>
              <w:t>tmp</w:t>
            </w:r>
            <w:proofErr w:type="spellEnd"/>
            <w:r w:rsidRPr="0010665E">
              <w:t xml:space="preserve">/backups </w:t>
            </w:r>
          </w:p>
          <w:p w:rsidR="00F04487" w:rsidRDefault="00F04487" w:rsidP="00E508BC">
            <w:pPr>
              <w:pStyle w:val="command"/>
            </w:pPr>
          </w:p>
          <w:p w:rsidR="00F04487" w:rsidRDefault="00F04487" w:rsidP="00E508BC">
            <w:pPr>
              <w:pStyle w:val="command"/>
            </w:pPr>
          </w:p>
          <w:p w:rsidR="00F04487" w:rsidRPr="0010665E" w:rsidRDefault="00F04487" w:rsidP="00E508BC">
            <w:pPr>
              <w:pStyle w:val="command"/>
            </w:pPr>
          </w:p>
        </w:tc>
      </w:tr>
      <w:tr w:rsidR="00F04487" w:rsidRPr="0010665E" w:rsidTr="000D1EEE">
        <w:tc>
          <w:tcPr>
            <w:tcW w:w="828" w:type="dxa"/>
          </w:tcPr>
          <w:p w:rsidR="00F04487" w:rsidRPr="0010665E" w:rsidRDefault="00CB1FC1" w:rsidP="000D1EEE">
            <w:pPr>
              <w:pStyle w:val="BWSBodyText"/>
              <w:jc w:val="left"/>
            </w:pPr>
            <w:r>
              <w:rPr>
                <w:noProof/>
              </w:rPr>
              <w:pict>
                <v:roundrect id="_x0000_s1057" style="position:absolute;margin-left:7.5pt;margin-top:2.9pt;width:14.4pt;height:10.8pt;z-index:25180416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"/>
              </w:pict>
            </w:r>
          </w:p>
        </w:tc>
        <w:tc>
          <w:tcPr>
            <w:tcW w:w="8748" w:type="dxa"/>
          </w:tcPr>
          <w:p w:rsidR="00F04487" w:rsidRPr="00BD40A0" w:rsidRDefault="00F04487" w:rsidP="00E508BC">
            <w:pPr>
              <w:pStyle w:val="command"/>
              <w:rPr>
                <w:rFonts w:eastAsiaTheme="majorEastAsia"/>
              </w:rPr>
            </w:pPr>
            <w:r>
              <w:rPr>
                <w:rFonts w:eastAsiaTheme="majorEastAsia"/>
              </w:rPr>
              <w:t>Change to / d</w:t>
            </w:r>
            <w:r w:rsidRPr="00BD40A0">
              <w:rPr>
                <w:rFonts w:eastAsiaTheme="majorEastAsia"/>
              </w:rPr>
              <w:t>irectory and restore etc</w:t>
            </w:r>
            <w:r>
              <w:rPr>
                <w:rFonts w:eastAsiaTheme="majorEastAsia"/>
              </w:rPr>
              <w:t>/</w:t>
            </w:r>
            <w:proofErr w:type="spellStart"/>
            <w:r>
              <w:rPr>
                <w:rFonts w:eastAsiaTheme="majorEastAsia"/>
              </w:rPr>
              <w:t>corosync</w:t>
            </w:r>
            <w:proofErr w:type="spellEnd"/>
            <w:r w:rsidRPr="00BD40A0">
              <w:rPr>
                <w:rFonts w:eastAsiaTheme="majorEastAsia"/>
              </w:rPr>
              <w:t xml:space="preserve"> files :</w:t>
            </w:r>
          </w:p>
          <w:p w:rsidR="00F04487" w:rsidRDefault="00F04487" w:rsidP="00E508BC">
            <w:pPr>
              <w:pStyle w:val="command"/>
            </w:pPr>
          </w:p>
          <w:p w:rsidR="00F04487" w:rsidRPr="00BD40A0" w:rsidRDefault="00F04487" w:rsidP="00E508BC">
            <w:pPr>
              <w:pStyle w:val="command"/>
            </w:pPr>
            <w:r w:rsidRPr="00B54E08">
              <w:t xml:space="preserve"># </w:t>
            </w:r>
            <w:proofErr w:type="spellStart"/>
            <w:r w:rsidRPr="00BD40A0">
              <w:t>cd</w:t>
            </w:r>
            <w:proofErr w:type="spellEnd"/>
            <w:r w:rsidRPr="00BD40A0">
              <w:t xml:space="preserve"> /</w:t>
            </w:r>
          </w:p>
          <w:p w:rsidR="00F04487" w:rsidRPr="00BD40A0" w:rsidRDefault="00F04487" w:rsidP="00E508BC">
            <w:pPr>
              <w:pStyle w:val="command"/>
            </w:pPr>
            <w:r w:rsidRPr="00B54E08">
              <w:t xml:space="preserve"># </w:t>
            </w:r>
            <w:r w:rsidRPr="00BD40A0">
              <w:t xml:space="preserve">tar </w:t>
            </w:r>
            <w:proofErr w:type="spellStart"/>
            <w:r w:rsidRPr="00BD40A0">
              <w:t>zxvf</w:t>
            </w:r>
            <w:proofErr w:type="spellEnd"/>
            <w:r w:rsidRPr="00BD40A0">
              <w:t xml:space="preserve"> /</w:t>
            </w:r>
            <w:proofErr w:type="spellStart"/>
            <w:r w:rsidRPr="00BD40A0">
              <w:t>var</w:t>
            </w:r>
            <w:proofErr w:type="spellEnd"/>
            <w:r w:rsidRPr="00BD40A0">
              <w:t>/</w:t>
            </w:r>
            <w:proofErr w:type="spellStart"/>
            <w:r w:rsidRPr="00BD40A0">
              <w:t>tmp</w:t>
            </w:r>
            <w:proofErr w:type="spellEnd"/>
            <w:r w:rsidRPr="00BD40A0">
              <w:t>/backups/&lt;BACKUP_FILE&gt;  etc</w:t>
            </w:r>
            <w:r>
              <w:t>/</w:t>
            </w:r>
            <w:proofErr w:type="spellStart"/>
            <w:r>
              <w:t>corosync</w:t>
            </w:r>
            <w:proofErr w:type="spellEnd"/>
          </w:p>
          <w:p w:rsidR="00F04487" w:rsidRPr="0010665E" w:rsidRDefault="00F04487" w:rsidP="00E508BC">
            <w:pPr>
              <w:pStyle w:val="command"/>
            </w:pPr>
          </w:p>
          <w:p w:rsidR="00F04487" w:rsidRPr="0010665E" w:rsidRDefault="00F04487" w:rsidP="000D1EEE">
            <w:pPr>
              <w:pStyle w:val="output"/>
              <w:jc w:val="left"/>
            </w:pPr>
          </w:p>
        </w:tc>
      </w:tr>
    </w:tbl>
    <w:p w:rsidR="00F04487" w:rsidRDefault="00F04487" w:rsidP="00F04487">
      <w:pPr>
        <w:pStyle w:val="BodyText"/>
        <w:jc w:val="left"/>
        <w:rPr>
          <w:lang w:val="en-CA"/>
        </w:rPr>
      </w:pPr>
    </w:p>
    <w:p w:rsidR="00F04487" w:rsidRDefault="00F04487" w:rsidP="00F04487">
      <w:pPr>
        <w:pStyle w:val="Heading3"/>
        <w:rPr>
          <w:lang w:val="en-CA"/>
        </w:rPr>
      </w:pPr>
      <w:bookmarkStart w:id="364" w:name="_Toc318709795"/>
      <w:bookmarkStart w:id="365" w:name="_Toc319304082"/>
      <w:r>
        <w:rPr>
          <w:lang w:val="en-CA"/>
        </w:rPr>
        <w:t xml:space="preserve">Verify </w:t>
      </w:r>
      <w:proofErr w:type="spellStart"/>
      <w:r>
        <w:rPr>
          <w:lang w:val="en-CA"/>
        </w:rPr>
        <w:t>config</w:t>
      </w:r>
      <w:proofErr w:type="spellEnd"/>
      <w:r>
        <w:rPr>
          <w:lang w:val="en-CA"/>
        </w:rPr>
        <w:t xml:space="preserve"> file are restored</w:t>
      </w:r>
      <w:bookmarkEnd w:id="364"/>
      <w:bookmarkEnd w:id="365"/>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56" style="position:absolute;margin-left:7.5pt;margin-top:2.9pt;width:14.4pt;height:10.8pt;z-index:2518051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55" style="position:absolute;margin-left:7.5pt;margin-top:2.9pt;width:14.4pt;height:10.8pt;z-index:25180620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"/>
              </w:pict>
            </w:r>
          </w:p>
        </w:tc>
        <w:tc>
          <w:tcPr>
            <w:tcW w:w="8748" w:type="dxa"/>
          </w:tcPr>
          <w:p w:rsidR="00F04487" w:rsidRDefault="00F04487" w:rsidP="00E508BC">
            <w:pPr>
              <w:pStyle w:val="command"/>
            </w:pPr>
          </w:p>
          <w:p w:rsidR="00F04487" w:rsidRDefault="00F04487" w:rsidP="00E508BC">
            <w:pPr>
              <w:pStyle w:val="command"/>
            </w:pPr>
            <w:r>
              <w:t xml:space="preserve"># </w:t>
            </w:r>
            <w:proofErr w:type="spellStart"/>
            <w:r w:rsidRPr="00652F17">
              <w:t>ls</w:t>
            </w:r>
            <w:proofErr w:type="spellEnd"/>
            <w:r w:rsidRPr="00652F17">
              <w:t xml:space="preserve"> -</w:t>
            </w:r>
            <w:proofErr w:type="spellStart"/>
            <w:r w:rsidRPr="00652F17">
              <w:t>lia</w:t>
            </w:r>
            <w:proofErr w:type="spellEnd"/>
            <w:r w:rsidRPr="00652F17">
              <w:t xml:space="preserve"> /etc/</w:t>
            </w:r>
            <w:proofErr w:type="spellStart"/>
            <w:r w:rsidRPr="00652F17">
              <w:t>corosync</w:t>
            </w:r>
            <w:proofErr w:type="spellEnd"/>
            <w:r w:rsidRPr="00652F17">
              <w:t>/</w:t>
            </w:r>
            <w:proofErr w:type="spellStart"/>
            <w:r w:rsidRPr="00652F17">
              <w:t>authkey</w:t>
            </w:r>
            <w:proofErr w:type="spellEnd"/>
            <w:r w:rsidRPr="00652F17">
              <w:t xml:space="preserve"> /etc/</w:t>
            </w:r>
            <w:proofErr w:type="spellStart"/>
            <w:r w:rsidRPr="00652F17">
              <w:t>corosync</w:t>
            </w:r>
            <w:proofErr w:type="spellEnd"/>
            <w:r w:rsidRPr="00652F17">
              <w:t>/</w:t>
            </w:r>
            <w:proofErr w:type="spellStart"/>
            <w:r w:rsidRPr="00652F17">
              <w:t>corosync.conf</w:t>
            </w:r>
            <w:proofErr w:type="spellEnd"/>
            <w:r w:rsidRPr="00652F17">
              <w:t xml:space="preserve"> /etc/</w:t>
            </w:r>
            <w:proofErr w:type="spellStart"/>
            <w:r w:rsidRPr="00652F17">
              <w:t>corosync</w:t>
            </w:r>
            <w:proofErr w:type="spellEnd"/>
            <w:r w:rsidRPr="00652F17">
              <w:t>/</w:t>
            </w:r>
            <w:proofErr w:type="spellStart"/>
            <w:r w:rsidRPr="00652F17">
              <w:t>service.d</w:t>
            </w:r>
            <w:proofErr w:type="spellEnd"/>
            <w:r w:rsidRPr="00652F17">
              <w:t>/</w:t>
            </w:r>
            <w:proofErr w:type="spellStart"/>
            <w:r w:rsidRPr="00652F17">
              <w:t>pcmk</w:t>
            </w:r>
            <w:proofErr w:type="spellEnd"/>
          </w:p>
          <w:p w:rsidR="00F04487" w:rsidRDefault="00F04487" w:rsidP="00E508BC">
            <w:pPr>
              <w:pStyle w:val="command"/>
            </w:pPr>
            <w:r>
              <w:t xml:space="preserve">21987411 -r-------- 1 root </w:t>
            </w:r>
            <w:proofErr w:type="spellStart"/>
            <w:r>
              <w:t>root</w:t>
            </w:r>
            <w:proofErr w:type="spellEnd"/>
            <w:r>
              <w:t xml:space="preserve"> 128 Mar  3 01:54 /etc/</w:t>
            </w:r>
            <w:proofErr w:type="spellStart"/>
            <w:r>
              <w:t>corosync</w:t>
            </w:r>
            <w:proofErr w:type="spellEnd"/>
            <w:r>
              <w:t>/</w:t>
            </w:r>
            <w:proofErr w:type="spellStart"/>
            <w:r>
              <w:t>authkey</w:t>
            </w:r>
            <w:proofErr w:type="spellEnd"/>
          </w:p>
          <w:p w:rsidR="00F04487" w:rsidRDefault="00F04487" w:rsidP="00E508BC">
            <w:pPr>
              <w:pStyle w:val="command"/>
            </w:pPr>
            <w:r>
              <w:t>21987412 -</w:t>
            </w:r>
            <w:proofErr w:type="spellStart"/>
            <w:r>
              <w:t>rw</w:t>
            </w:r>
            <w:proofErr w:type="spellEnd"/>
            <w:r>
              <w:t xml:space="preserve">-r--r-- 1 root </w:t>
            </w:r>
            <w:proofErr w:type="spellStart"/>
            <w:r>
              <w:t>root</w:t>
            </w:r>
            <w:proofErr w:type="spellEnd"/>
            <w:r>
              <w:t xml:space="preserve"> 438 Mar  3 02:03 /etc/</w:t>
            </w:r>
            <w:proofErr w:type="spellStart"/>
            <w:r>
              <w:t>corosync</w:t>
            </w:r>
            <w:proofErr w:type="spellEnd"/>
            <w:r>
              <w:t>/</w:t>
            </w:r>
            <w:proofErr w:type="spellStart"/>
            <w:r>
              <w:t>corosync.conf</w:t>
            </w:r>
            <w:proofErr w:type="spellEnd"/>
          </w:p>
          <w:p w:rsidR="00F04487" w:rsidRDefault="00F04487" w:rsidP="00E508BC">
            <w:pPr>
              <w:pStyle w:val="command"/>
            </w:pPr>
            <w:r>
              <w:t>21987413 -</w:t>
            </w:r>
            <w:proofErr w:type="spellStart"/>
            <w:r>
              <w:t>rw</w:t>
            </w:r>
            <w:proofErr w:type="spellEnd"/>
            <w:r>
              <w:t xml:space="preserve">-r--r-- 1 root </w:t>
            </w:r>
            <w:proofErr w:type="spellStart"/>
            <w:r>
              <w:t>root</w:t>
            </w:r>
            <w:proofErr w:type="spellEnd"/>
            <w:r>
              <w:t xml:space="preserve">  83 Mar  3 03:07 /etc/</w:t>
            </w:r>
            <w:proofErr w:type="spellStart"/>
            <w:r>
              <w:t>corosync</w:t>
            </w:r>
            <w:proofErr w:type="spellEnd"/>
            <w:r>
              <w:t>/</w:t>
            </w:r>
            <w:proofErr w:type="spellStart"/>
            <w:r>
              <w:t>service.d</w:t>
            </w:r>
            <w:proofErr w:type="spellEnd"/>
            <w:r>
              <w:t>/</w:t>
            </w:r>
            <w:proofErr w:type="spellStart"/>
            <w:r>
              <w:t>pcmk</w:t>
            </w:r>
            <w:proofErr w:type="spellEnd"/>
            <w:r>
              <w:t xml:space="preserve"> </w:t>
            </w:r>
          </w:p>
          <w:p w:rsidR="00F04487" w:rsidRDefault="00F04487" w:rsidP="00E508BC">
            <w:pPr>
              <w:pStyle w:val="command"/>
            </w:pPr>
          </w:p>
          <w:p w:rsidR="00414A5D" w:rsidRDefault="00414A5D">
            <w:pPr>
              <w:pStyle w:val="command"/>
            </w:pPr>
          </w:p>
        </w:tc>
      </w:tr>
    </w:tbl>
    <w:p w:rsidR="00F04487" w:rsidRPr="00652F17" w:rsidRDefault="00F04487" w:rsidP="00F04487">
      <w:pPr>
        <w:pStyle w:val="BodyText"/>
        <w:rPr>
          <w:lang w:val="en-CA"/>
        </w:rPr>
      </w:pPr>
    </w:p>
    <w:p w:rsidR="00F04487" w:rsidRDefault="00F04487" w:rsidP="00F04487">
      <w:pPr>
        <w:pStyle w:val="Heading3"/>
        <w:rPr>
          <w:lang w:val="en-CA"/>
        </w:rPr>
      </w:pPr>
      <w:bookmarkStart w:id="366" w:name="_Toc318709796"/>
      <w:bookmarkStart w:id="367" w:name="_Toc319304083"/>
      <w:r>
        <w:rPr>
          <w:lang w:val="en-CA"/>
        </w:rPr>
        <w:t xml:space="preserve">Create </w:t>
      </w:r>
      <w:proofErr w:type="spellStart"/>
      <w:r>
        <w:rPr>
          <w:lang w:val="en-CA"/>
        </w:rPr>
        <w:t>corosync</w:t>
      </w:r>
      <w:proofErr w:type="spellEnd"/>
      <w:r>
        <w:rPr>
          <w:lang w:val="en-CA"/>
        </w:rPr>
        <w:t xml:space="preserve"> log file (defined in </w:t>
      </w:r>
      <w:proofErr w:type="spellStart"/>
      <w:r>
        <w:rPr>
          <w:lang w:val="en-CA"/>
        </w:rPr>
        <w:t>corosync.conf</w:t>
      </w:r>
      <w:proofErr w:type="spellEnd"/>
      <w:r>
        <w:rPr>
          <w:lang w:val="en-CA"/>
        </w:rPr>
        <w:t>):</w:t>
      </w:r>
      <w:bookmarkEnd w:id="366"/>
      <w:bookmarkEnd w:id="367"/>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54" style="position:absolute;margin-left:7.5pt;margin-top:2.9pt;width:14.4pt;height:10.8pt;z-index:2518113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ONgZtc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53" style="position:absolute;margin-left:7.5pt;margin-top:2.9pt;width:14.4pt;height:10.8pt;z-index:25181235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B56MCY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pPr>
          </w:p>
          <w:p w:rsidR="00F04487" w:rsidRDefault="00F04487" w:rsidP="00E508BC">
            <w:pPr>
              <w:pStyle w:val="command"/>
            </w:pPr>
            <w:r>
              <w:t xml:space="preserve"># </w:t>
            </w:r>
            <w:proofErr w:type="spellStart"/>
            <w:r w:rsidRPr="00333B60">
              <w:t>mkdir</w:t>
            </w:r>
            <w:proofErr w:type="spellEnd"/>
            <w:r w:rsidRPr="00333B60">
              <w:t xml:space="preserve"> -p /</w:t>
            </w:r>
            <w:proofErr w:type="spellStart"/>
            <w:r w:rsidRPr="00333B60">
              <w:t>var</w:t>
            </w:r>
            <w:proofErr w:type="spellEnd"/>
            <w:r w:rsidRPr="00333B60">
              <w:t>/log/cluster</w:t>
            </w:r>
          </w:p>
          <w:p w:rsidR="00F04487" w:rsidRDefault="00F04487" w:rsidP="00E508BC">
            <w:pPr>
              <w:pStyle w:val="command"/>
            </w:pPr>
            <w:r w:rsidRPr="00704E30">
              <w:t>#</w:t>
            </w:r>
            <w:r>
              <w:t xml:space="preserve"> touch /</w:t>
            </w:r>
            <w:proofErr w:type="spellStart"/>
            <w:r>
              <w:t>var</w:t>
            </w:r>
            <w:proofErr w:type="spellEnd"/>
            <w:r>
              <w:t>/log/cluster/corosync.log</w:t>
            </w:r>
          </w:p>
          <w:p w:rsidR="00F04487" w:rsidRDefault="00F04487" w:rsidP="00E508BC">
            <w:pPr>
              <w:pStyle w:val="command"/>
            </w:pPr>
          </w:p>
        </w:tc>
      </w:tr>
    </w:tbl>
    <w:p w:rsidR="00F04487" w:rsidRDefault="00F04487" w:rsidP="00F04487">
      <w:pPr>
        <w:pStyle w:val="BodyText"/>
        <w:jc w:val="left"/>
        <w:rPr>
          <w:lang w:val="en-CA"/>
        </w:rPr>
      </w:pPr>
    </w:p>
    <w:p w:rsidR="00F04487" w:rsidRDefault="00F04487" w:rsidP="00F04487">
      <w:pPr>
        <w:pStyle w:val="Heading3"/>
        <w:rPr>
          <w:lang w:val="en-CA"/>
        </w:rPr>
      </w:pPr>
      <w:bookmarkStart w:id="368" w:name="_Toc318709797"/>
      <w:bookmarkStart w:id="369" w:name="_Toc319304084"/>
      <w:r>
        <w:rPr>
          <w:lang w:val="en-CA"/>
        </w:rPr>
        <w:lastRenderedPageBreak/>
        <w:t xml:space="preserve">Enable </w:t>
      </w:r>
      <w:proofErr w:type="spellStart"/>
      <w:r>
        <w:rPr>
          <w:lang w:val="en-CA"/>
        </w:rPr>
        <w:t>Corosync</w:t>
      </w:r>
      <w:proofErr w:type="spellEnd"/>
      <w:r>
        <w:rPr>
          <w:lang w:val="en-CA"/>
        </w:rPr>
        <w:t xml:space="preserve"> and Pacemaker System </w:t>
      </w:r>
      <w:proofErr w:type="spellStart"/>
      <w:r>
        <w:rPr>
          <w:lang w:val="en-CA"/>
        </w:rPr>
        <w:t>startup</w:t>
      </w:r>
      <w:proofErr w:type="spellEnd"/>
      <w:r>
        <w:rPr>
          <w:lang w:val="en-CA"/>
        </w:rPr>
        <w:t>:</w:t>
      </w:r>
      <w:bookmarkEnd w:id="368"/>
      <w:bookmarkEnd w:id="369"/>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52" style="position:absolute;margin-left:7.5pt;margin-top:2.9pt;width:14.4pt;height:10.8pt;z-index:2518072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JiQYlM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51" style="position:absolute;margin-left:7.5pt;margin-top:2.9pt;width:14.4pt;height:10.8pt;z-index:25180825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GWKNKI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pPr>
          </w:p>
          <w:p w:rsidR="00F04487" w:rsidRDefault="00F04487" w:rsidP="00E508BC">
            <w:pPr>
              <w:pStyle w:val="command"/>
            </w:pPr>
            <w:r>
              <w:t xml:space="preserve"># </w:t>
            </w:r>
            <w:proofErr w:type="spellStart"/>
            <w:r>
              <w:t>chkconfig</w:t>
            </w:r>
            <w:proofErr w:type="spellEnd"/>
            <w:r>
              <w:t xml:space="preserve"> </w:t>
            </w:r>
            <w:proofErr w:type="spellStart"/>
            <w:r>
              <w:t>corosync</w:t>
            </w:r>
            <w:proofErr w:type="spellEnd"/>
            <w:r>
              <w:t xml:space="preserve"> on</w:t>
            </w:r>
          </w:p>
          <w:p w:rsidR="00F04487" w:rsidRDefault="00F04487" w:rsidP="00E508BC">
            <w:pPr>
              <w:pStyle w:val="command"/>
            </w:pPr>
            <w:r w:rsidRPr="00652F17">
              <w:t>#</w:t>
            </w:r>
            <w:r>
              <w:t xml:space="preserve"> </w:t>
            </w:r>
            <w:proofErr w:type="spellStart"/>
            <w:r>
              <w:t>chkconfig</w:t>
            </w:r>
            <w:proofErr w:type="spellEnd"/>
            <w:r>
              <w:t xml:space="preserve"> pacemaker on</w:t>
            </w:r>
          </w:p>
          <w:p w:rsidR="00F04487" w:rsidRDefault="00F04487" w:rsidP="00E508BC">
            <w:pPr>
              <w:pStyle w:val="command"/>
            </w:pPr>
          </w:p>
        </w:tc>
      </w:tr>
    </w:tbl>
    <w:p w:rsidR="00F04487" w:rsidRDefault="00F04487" w:rsidP="00F04487">
      <w:pPr>
        <w:pStyle w:val="BodyText"/>
        <w:jc w:val="left"/>
        <w:rPr>
          <w:lang w:val="en-CA"/>
        </w:rPr>
      </w:pPr>
    </w:p>
    <w:p w:rsidR="00F04487" w:rsidRDefault="00F04487" w:rsidP="00F04487">
      <w:pPr>
        <w:pStyle w:val="Heading3"/>
        <w:rPr>
          <w:lang w:val="en-CA"/>
        </w:rPr>
      </w:pPr>
      <w:bookmarkStart w:id="370" w:name="_Toc318709798"/>
      <w:bookmarkStart w:id="371" w:name="_Toc319304085"/>
      <w:proofErr w:type="gramStart"/>
      <w:r>
        <w:rPr>
          <w:lang w:val="en-CA"/>
        </w:rPr>
        <w:t xml:space="preserve">Start  </w:t>
      </w:r>
      <w:proofErr w:type="spellStart"/>
      <w:r>
        <w:rPr>
          <w:lang w:val="en-CA"/>
        </w:rPr>
        <w:t>Corosync</w:t>
      </w:r>
      <w:proofErr w:type="spellEnd"/>
      <w:proofErr w:type="gramEnd"/>
      <w:r>
        <w:rPr>
          <w:lang w:val="en-CA"/>
        </w:rPr>
        <w:t xml:space="preserve"> and Pacemaker:</w:t>
      </w:r>
      <w:bookmarkEnd w:id="370"/>
      <w:bookmarkEnd w:id="371"/>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50" style="position:absolute;margin-left:7.5pt;margin-top:2.9pt;width:14.4pt;height:10.8pt;z-index:2518092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N1yJLg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49" style="position:absolute;margin-left:7.5pt;margin-top:2.9pt;width:14.4pt;height:10.8pt;z-index:25181030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CBockk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pPr>
          </w:p>
          <w:p w:rsidR="00F04487" w:rsidRDefault="00F04487" w:rsidP="00E508BC">
            <w:pPr>
              <w:pStyle w:val="command"/>
            </w:pPr>
            <w:r>
              <w:t xml:space="preserve"># </w:t>
            </w:r>
            <w:r w:rsidRPr="00652F17">
              <w:t>servi</w:t>
            </w:r>
            <w:r>
              <w:t>c</w:t>
            </w:r>
            <w:r w:rsidRPr="00652F17">
              <w:t xml:space="preserve">e </w:t>
            </w:r>
            <w:proofErr w:type="spellStart"/>
            <w:r w:rsidRPr="00652F17">
              <w:t>corosync</w:t>
            </w:r>
            <w:proofErr w:type="spellEnd"/>
            <w:r w:rsidRPr="00652F17">
              <w:t xml:space="preserve"> start</w:t>
            </w:r>
            <w:r>
              <w:t xml:space="preserve"> </w:t>
            </w:r>
          </w:p>
          <w:p w:rsidR="00F04487" w:rsidRPr="00652F17" w:rsidRDefault="00F04487" w:rsidP="00E508BC">
            <w:pPr>
              <w:pStyle w:val="command"/>
            </w:pPr>
            <w:r>
              <w:t xml:space="preserve"># </w:t>
            </w:r>
            <w:r w:rsidRPr="00652F17">
              <w:t>service pacemaker start</w:t>
            </w:r>
          </w:p>
          <w:p w:rsidR="00F04487" w:rsidRDefault="00F04487" w:rsidP="00E508BC">
            <w:pPr>
              <w:pStyle w:val="command"/>
            </w:pPr>
          </w:p>
        </w:tc>
      </w:tr>
    </w:tbl>
    <w:p w:rsidR="00F04487" w:rsidRDefault="00F04487" w:rsidP="00F04487">
      <w:pPr>
        <w:pStyle w:val="BodyText"/>
        <w:jc w:val="left"/>
        <w:rPr>
          <w:lang w:val="en-CA"/>
        </w:rPr>
      </w:pPr>
    </w:p>
    <w:p w:rsidR="00F04487" w:rsidRDefault="00F04487" w:rsidP="00F04487">
      <w:pPr>
        <w:pStyle w:val="BodyText"/>
        <w:jc w:val="left"/>
        <w:rPr>
          <w:lang w:val="en-CA"/>
        </w:rPr>
      </w:pPr>
    </w:p>
    <w:p w:rsidR="00F04487" w:rsidRDefault="00F04487" w:rsidP="00F04487">
      <w:pPr>
        <w:pStyle w:val="Heading3"/>
        <w:rPr>
          <w:lang w:val="en-CA"/>
        </w:rPr>
      </w:pPr>
      <w:bookmarkStart w:id="372" w:name="_Toc318709799"/>
      <w:bookmarkStart w:id="373" w:name="_Toc319304086"/>
      <w:r>
        <w:rPr>
          <w:lang w:val="en-CA"/>
        </w:rPr>
        <w:t xml:space="preserve">Check node are online with </w:t>
      </w:r>
      <w:proofErr w:type="spellStart"/>
      <w:r>
        <w:rPr>
          <w:lang w:val="en-CA"/>
        </w:rPr>
        <w:t>crm_</w:t>
      </w:r>
      <w:proofErr w:type="gramStart"/>
      <w:r>
        <w:rPr>
          <w:lang w:val="en-CA"/>
        </w:rPr>
        <w:t>mon</w:t>
      </w:r>
      <w:proofErr w:type="spellEnd"/>
      <w:r>
        <w:rPr>
          <w:lang w:val="en-CA"/>
        </w:rPr>
        <w:t xml:space="preserve"> :</w:t>
      </w:r>
      <w:bookmarkEnd w:id="372"/>
      <w:bookmarkEnd w:id="373"/>
      <w:proofErr w:type="gramEnd"/>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48" style="position:absolute;margin-left:7.5pt;margin-top:2.9pt;width:14.4pt;height:10.8pt;z-index:2518133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KFWoGY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47" style="position:absolute;margin-left:7.5pt;margin-top:2.9pt;width:14.4pt;height:10.8pt;z-index:25181440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FxM9pc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pPr>
          </w:p>
          <w:p w:rsidR="00F04487" w:rsidRDefault="00F04487" w:rsidP="00E508BC">
            <w:pPr>
              <w:pStyle w:val="command"/>
              <w:rPr>
                <w:ins w:id="374" w:author="ssciriha" w:date="2012-03-17T18:24:00Z"/>
              </w:rPr>
            </w:pPr>
            <w:r>
              <w:t xml:space="preserve"># </w:t>
            </w:r>
            <w:proofErr w:type="spellStart"/>
            <w:r w:rsidRPr="00652F17">
              <w:t>crm_</w:t>
            </w:r>
            <w:proofErr w:type="gramStart"/>
            <w:r w:rsidRPr="00652F17">
              <w:t>mon</w:t>
            </w:r>
            <w:proofErr w:type="spellEnd"/>
            <w:ins w:id="375" w:author="ssciriha" w:date="2012-03-17T18:24:00Z">
              <w:r w:rsidR="005A7515">
                <w:t xml:space="preserve">  ???????</w:t>
              </w:r>
              <w:proofErr w:type="gramEnd"/>
              <w:r w:rsidR="005A7515">
                <w:t xml:space="preserve"> status</w:t>
              </w:r>
            </w:ins>
          </w:p>
          <w:p w:rsidR="005A7515" w:rsidRDefault="005A7515" w:rsidP="00E508BC">
            <w:pPr>
              <w:pStyle w:val="command"/>
              <w:rPr>
                <w:ins w:id="376" w:author="ssciriha" w:date="2012-03-17T18:24:00Z"/>
              </w:rPr>
            </w:pPr>
          </w:p>
          <w:p w:rsidR="005A7515" w:rsidRDefault="005A7515" w:rsidP="00E508BC">
            <w:pPr>
              <w:pStyle w:val="command"/>
            </w:pPr>
          </w:p>
          <w:p w:rsidR="00F04487" w:rsidRPr="00652F17" w:rsidRDefault="00F04487" w:rsidP="00E508BC">
            <w:pPr>
              <w:pStyle w:val="command"/>
            </w:pPr>
            <w:r w:rsidRPr="00652F17">
              <w:t>============</w:t>
            </w:r>
          </w:p>
          <w:p w:rsidR="00F04487" w:rsidRPr="00652F17" w:rsidRDefault="00F04487" w:rsidP="00E508BC">
            <w:pPr>
              <w:pStyle w:val="command"/>
            </w:pPr>
            <w:r w:rsidRPr="00652F17">
              <w:t>Last updated: Mon Mar  5 21:05:24 2012</w:t>
            </w:r>
          </w:p>
          <w:p w:rsidR="00F04487" w:rsidRPr="00652F17" w:rsidRDefault="00F04487" w:rsidP="00E508BC">
            <w:pPr>
              <w:pStyle w:val="command"/>
            </w:pPr>
            <w:r w:rsidRPr="00652F17">
              <w:t xml:space="preserve">Stack: </w:t>
            </w:r>
            <w:proofErr w:type="spellStart"/>
            <w:r w:rsidRPr="00652F17">
              <w:t>openais</w:t>
            </w:r>
            <w:proofErr w:type="spellEnd"/>
          </w:p>
          <w:p w:rsidR="00F04487" w:rsidRPr="00652F17" w:rsidRDefault="00F04487" w:rsidP="00E508BC">
            <w:pPr>
              <w:pStyle w:val="command"/>
            </w:pPr>
            <w:r w:rsidRPr="00652F17">
              <w:t>Current DC: kanlinux5437.bridgewatersys.com - partition with quorum</w:t>
            </w:r>
          </w:p>
          <w:p w:rsidR="00414A5D" w:rsidRDefault="00F04487">
            <w:pPr>
              <w:pStyle w:val="command"/>
              <w:pPrChange w:id="377" w:author="ssciriha" w:date="2012-03-17T15:17:00Z">
                <w:pPr>
                  <w:pStyle w:val="command"/>
                  <w:spacing w:after="440"/>
                </w:pPr>
              </w:pPrChange>
            </w:pPr>
            <w:r w:rsidRPr="00652F17">
              <w:t>Version: 1.1.5-1.1.el5-01e86afaaa6d4a8c4836f68df80ababd6ca3902f</w:t>
            </w:r>
          </w:p>
          <w:p w:rsidR="00414A5D" w:rsidRDefault="00F04487">
            <w:pPr>
              <w:pStyle w:val="command"/>
              <w:pPrChange w:id="378" w:author="ssciriha" w:date="2012-03-17T15:17:00Z">
                <w:pPr>
                  <w:pStyle w:val="command"/>
                  <w:spacing w:after="440"/>
                </w:pPr>
              </w:pPrChange>
            </w:pPr>
            <w:r w:rsidRPr="00652F17">
              <w:t>2 Nodes configured, 2 expected votes</w:t>
            </w:r>
          </w:p>
          <w:p w:rsidR="00414A5D" w:rsidRDefault="00F04487">
            <w:pPr>
              <w:pStyle w:val="command"/>
              <w:pPrChange w:id="379" w:author="ssciriha" w:date="2012-03-17T15:17:00Z">
                <w:pPr>
                  <w:pStyle w:val="command"/>
                  <w:spacing w:after="440"/>
                </w:pPr>
              </w:pPrChange>
            </w:pPr>
            <w:r w:rsidRPr="00652F17">
              <w:t>0 Resources configured.</w:t>
            </w:r>
          </w:p>
          <w:p w:rsidR="00414A5D" w:rsidRDefault="00F04487">
            <w:pPr>
              <w:pStyle w:val="command"/>
              <w:pPrChange w:id="380" w:author="ssciriha" w:date="2012-03-17T15:17:00Z">
                <w:pPr>
                  <w:pStyle w:val="command"/>
                  <w:spacing w:after="440"/>
                </w:pPr>
              </w:pPrChange>
            </w:pPr>
            <w:r w:rsidRPr="00652F17">
              <w:t>============</w:t>
            </w:r>
          </w:p>
          <w:p w:rsidR="00414A5D" w:rsidRDefault="00414A5D">
            <w:pPr>
              <w:pStyle w:val="command"/>
            </w:pPr>
          </w:p>
          <w:p w:rsidR="00414A5D" w:rsidRDefault="00F04487">
            <w:pPr>
              <w:pStyle w:val="command"/>
            </w:pPr>
            <w:r w:rsidRPr="00652F17">
              <w:t>Online: [ kanlinux5437.bridgewatersys.com kanlinux5445.bridgewatersys.com ]</w:t>
            </w:r>
          </w:p>
          <w:p w:rsidR="00414A5D" w:rsidRDefault="00414A5D">
            <w:pPr>
              <w:pStyle w:val="command"/>
            </w:pPr>
          </w:p>
          <w:p w:rsidR="00414A5D" w:rsidRDefault="00414A5D">
            <w:pPr>
              <w:pStyle w:val="command"/>
            </w:pPr>
          </w:p>
        </w:tc>
      </w:tr>
    </w:tbl>
    <w:p w:rsidR="00F04487" w:rsidRDefault="00F04487" w:rsidP="00F04487">
      <w:pPr>
        <w:pStyle w:val="BodyText"/>
        <w:jc w:val="left"/>
        <w:rPr>
          <w:lang w:val="en-CA"/>
        </w:rPr>
      </w:pPr>
    </w:p>
    <w:p w:rsidR="00F04487" w:rsidRDefault="00F04487" w:rsidP="00F04487">
      <w:pPr>
        <w:pStyle w:val="Heading3"/>
        <w:rPr>
          <w:lang w:val="en-CA"/>
        </w:rPr>
      </w:pPr>
      <w:bookmarkStart w:id="381" w:name="_Toc318709800"/>
      <w:bookmarkStart w:id="382" w:name="_Toc319304087"/>
      <w:r>
        <w:rPr>
          <w:lang w:val="en-CA"/>
        </w:rPr>
        <w:t xml:space="preserve">Configure </w:t>
      </w:r>
      <w:proofErr w:type="spellStart"/>
      <w:proofErr w:type="gramStart"/>
      <w:r>
        <w:rPr>
          <w:lang w:val="en-CA"/>
        </w:rPr>
        <w:t>crm</w:t>
      </w:r>
      <w:proofErr w:type="spellEnd"/>
      <w:r>
        <w:rPr>
          <w:lang w:val="en-CA"/>
        </w:rPr>
        <w:t xml:space="preserve"> :</w:t>
      </w:r>
      <w:bookmarkEnd w:id="381"/>
      <w:bookmarkEnd w:id="382"/>
      <w:proofErr w:type="gramEnd"/>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46" style="position:absolute;margin-left:7.5pt;margin-top:2.9pt;width:14.4pt;height:10.8pt;z-index:2518154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J9E4gk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lastRenderedPageBreak/>
              <w:pict>
                <v:roundrect id="_x0000_s1045" style="position:absolute;margin-left:7.5pt;margin-top:2.9pt;width:14.4pt;height:10.8pt;z-index:25181644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GJetPg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pPr>
          </w:p>
          <w:p w:rsidR="00F04487" w:rsidRDefault="00F04487" w:rsidP="000D1EEE">
            <w:pPr>
              <w:pStyle w:val="BWSBodyText"/>
            </w:pPr>
            <w:r w:rsidRPr="00652F17">
              <w:t>Pacemaker configuration (only on one node)</w:t>
            </w:r>
          </w:p>
          <w:p w:rsidR="00F04487" w:rsidRPr="00652F17" w:rsidRDefault="00F04487" w:rsidP="000D1EEE">
            <w:pPr>
              <w:pStyle w:val="BWSBodyText"/>
            </w:pPr>
          </w:p>
          <w:p w:rsidR="00F04487" w:rsidRPr="00652F17" w:rsidRDefault="00F04487" w:rsidP="000D1EEE">
            <w:pPr>
              <w:pStyle w:val="BWSBodyText"/>
            </w:pPr>
            <w:r w:rsidRPr="00652F17">
              <w:t>For &gt;2 nodes in cluster :</w:t>
            </w:r>
          </w:p>
          <w:p w:rsidR="00F04487" w:rsidRPr="00652F17" w:rsidRDefault="00F04487" w:rsidP="00E508BC">
            <w:pPr>
              <w:pStyle w:val="command"/>
            </w:pPr>
            <w:proofErr w:type="spellStart"/>
            <w:r w:rsidRPr="00652F17">
              <w:t>crm</w:t>
            </w:r>
            <w:proofErr w:type="spellEnd"/>
            <w:r w:rsidRPr="00652F17">
              <w:t xml:space="preserve"> configure property no-quorum-policy="freeze"</w:t>
            </w:r>
          </w:p>
          <w:p w:rsidR="00F04487" w:rsidRPr="00652F17" w:rsidRDefault="00F04487" w:rsidP="000D1EEE">
            <w:pPr>
              <w:pStyle w:val="BWSBodyText"/>
            </w:pPr>
            <w:r w:rsidRPr="00652F17">
              <w:t>For 1 and 2 node clusters:</w:t>
            </w:r>
          </w:p>
          <w:p w:rsidR="00F04487" w:rsidRPr="00652F17" w:rsidRDefault="00F04487" w:rsidP="00E508BC">
            <w:pPr>
              <w:pStyle w:val="command"/>
            </w:pPr>
            <w:proofErr w:type="spellStart"/>
            <w:r w:rsidRPr="00652F17">
              <w:t>crm</w:t>
            </w:r>
            <w:proofErr w:type="spellEnd"/>
            <w:r w:rsidRPr="00652F17">
              <w:t xml:space="preserve"> configure property no-quorum-policy="ignore"</w:t>
            </w:r>
          </w:p>
          <w:p w:rsidR="00F04487" w:rsidRDefault="00F04487" w:rsidP="000D1EEE">
            <w:pPr>
              <w:rPr>
                <w:rFonts w:cstheme="minorHAnsi"/>
              </w:rPr>
            </w:pPr>
          </w:p>
          <w:p w:rsidR="00F04487" w:rsidRPr="00652F17" w:rsidRDefault="00F04487" w:rsidP="000D1EEE">
            <w:pPr>
              <w:pStyle w:val="BWSBodyText"/>
            </w:pPr>
            <w:r w:rsidRPr="00652F17">
              <w:t>Then (for both cluster type):</w:t>
            </w:r>
          </w:p>
          <w:p w:rsidR="00F04487" w:rsidRPr="00652F17" w:rsidRDefault="00F04487" w:rsidP="00E508BC">
            <w:pPr>
              <w:pStyle w:val="command"/>
            </w:pPr>
            <w:proofErr w:type="spellStart"/>
            <w:r w:rsidRPr="00652F17">
              <w:t>crm</w:t>
            </w:r>
            <w:proofErr w:type="spellEnd"/>
            <w:r w:rsidRPr="00652F17">
              <w:t xml:space="preserve"> configure property </w:t>
            </w:r>
            <w:proofErr w:type="spellStart"/>
            <w:r w:rsidRPr="00652F17">
              <w:t>stonith</w:t>
            </w:r>
            <w:proofErr w:type="spellEnd"/>
            <w:r w:rsidRPr="00652F17">
              <w:t xml:space="preserve">-enabled="false" </w:t>
            </w:r>
          </w:p>
          <w:p w:rsidR="00F04487" w:rsidRPr="00652F17" w:rsidRDefault="00F04487" w:rsidP="00E508BC">
            <w:pPr>
              <w:pStyle w:val="command"/>
            </w:pPr>
            <w:proofErr w:type="spellStart"/>
            <w:r w:rsidRPr="00652F17">
              <w:t>crm</w:t>
            </w:r>
            <w:proofErr w:type="spellEnd"/>
            <w:r w:rsidRPr="00652F17">
              <w:t xml:space="preserve"> configure property start-failure-is-fatal="false"</w:t>
            </w:r>
          </w:p>
          <w:p w:rsidR="00F04487" w:rsidRPr="00652F17" w:rsidRDefault="00F04487" w:rsidP="00E508BC">
            <w:pPr>
              <w:pStyle w:val="command"/>
            </w:pPr>
            <w:proofErr w:type="spellStart"/>
            <w:r w:rsidRPr="00652F17">
              <w:t>crm</w:t>
            </w:r>
            <w:proofErr w:type="spellEnd"/>
            <w:r w:rsidRPr="00652F17">
              <w:t xml:space="preserve"> configure property cluster-recheck-interval=5m</w:t>
            </w:r>
          </w:p>
          <w:p w:rsidR="00F04487" w:rsidRPr="00652F17" w:rsidRDefault="00F04487" w:rsidP="00E508BC">
            <w:pPr>
              <w:pStyle w:val="command"/>
            </w:pPr>
            <w:proofErr w:type="spellStart"/>
            <w:r w:rsidRPr="00652F17">
              <w:t>crm</w:t>
            </w:r>
            <w:proofErr w:type="spellEnd"/>
            <w:r w:rsidRPr="00652F17">
              <w:t xml:space="preserve"> configure property </w:t>
            </w:r>
            <w:proofErr w:type="spellStart"/>
            <w:r w:rsidRPr="00652F17">
              <w:t>pe</w:t>
            </w:r>
            <w:proofErr w:type="spellEnd"/>
            <w:r w:rsidRPr="00652F17">
              <w:t>-input-series-max=1000</w:t>
            </w:r>
          </w:p>
          <w:p w:rsidR="00F04487" w:rsidRPr="00652F17" w:rsidRDefault="00F04487" w:rsidP="00E508BC">
            <w:pPr>
              <w:pStyle w:val="command"/>
            </w:pPr>
            <w:proofErr w:type="spellStart"/>
            <w:r w:rsidRPr="00652F17">
              <w:t>crm</w:t>
            </w:r>
            <w:proofErr w:type="spellEnd"/>
            <w:r w:rsidRPr="00652F17">
              <w:t xml:space="preserve"> configure property </w:t>
            </w:r>
            <w:proofErr w:type="spellStart"/>
            <w:r w:rsidRPr="00652F17">
              <w:t>pe</w:t>
            </w:r>
            <w:proofErr w:type="spellEnd"/>
            <w:r w:rsidRPr="00652F17">
              <w:t>-warn-series-max=1000</w:t>
            </w:r>
          </w:p>
          <w:p w:rsidR="00F04487" w:rsidRPr="00652F17" w:rsidRDefault="00F04487" w:rsidP="00E508BC">
            <w:pPr>
              <w:pStyle w:val="command"/>
            </w:pPr>
            <w:proofErr w:type="spellStart"/>
            <w:r w:rsidRPr="00652F17">
              <w:t>crm</w:t>
            </w:r>
            <w:proofErr w:type="spellEnd"/>
            <w:r w:rsidRPr="00652F17">
              <w:t xml:space="preserve"> configure property </w:t>
            </w:r>
            <w:proofErr w:type="spellStart"/>
            <w:r w:rsidRPr="00652F17">
              <w:t>pe</w:t>
            </w:r>
            <w:proofErr w:type="spellEnd"/>
            <w:r w:rsidRPr="00652F17">
              <w:t>-error-series-max=1000</w:t>
            </w:r>
          </w:p>
          <w:p w:rsidR="00414A5D" w:rsidRDefault="00F04487">
            <w:pPr>
              <w:pStyle w:val="command"/>
              <w:rPr>
                <w:color w:val="000000"/>
              </w:rPr>
            </w:pPr>
            <w:proofErr w:type="spellStart"/>
            <w:r w:rsidRPr="00652F17">
              <w:t>crm</w:t>
            </w:r>
            <w:proofErr w:type="spellEnd"/>
            <w:r w:rsidRPr="00652F17">
              <w:t xml:space="preserve"> configure </w:t>
            </w:r>
            <w:proofErr w:type="spellStart"/>
            <w:r w:rsidRPr="00652F17">
              <w:t>rsc_defaults</w:t>
            </w:r>
            <w:proofErr w:type="spellEnd"/>
            <w:r w:rsidRPr="00652F17">
              <w:t xml:space="preserve"> resource-stickiness=100 </w:t>
            </w:r>
          </w:p>
          <w:p w:rsidR="00414A5D" w:rsidRDefault="00F04487">
            <w:pPr>
              <w:pStyle w:val="command"/>
              <w:rPr>
                <w:color w:val="000000"/>
              </w:rPr>
            </w:pPr>
            <w:proofErr w:type="spellStart"/>
            <w:r w:rsidRPr="00652F17">
              <w:t>crm</w:t>
            </w:r>
            <w:proofErr w:type="spellEnd"/>
            <w:r w:rsidRPr="00652F17">
              <w:t xml:space="preserve"> configure </w:t>
            </w:r>
            <w:proofErr w:type="spellStart"/>
            <w:r w:rsidRPr="00652F17">
              <w:t>rsc_defaults</w:t>
            </w:r>
            <w:proofErr w:type="spellEnd"/>
            <w:r w:rsidRPr="00652F17">
              <w:t xml:space="preserve"> migration-threshold=3 </w:t>
            </w:r>
          </w:p>
          <w:p w:rsidR="00414A5D" w:rsidRDefault="00F04487">
            <w:pPr>
              <w:pStyle w:val="command"/>
              <w:rPr>
                <w:color w:val="000000"/>
              </w:rPr>
            </w:pPr>
            <w:proofErr w:type="spellStart"/>
            <w:r w:rsidRPr="00652F17">
              <w:t>crm</w:t>
            </w:r>
            <w:proofErr w:type="spellEnd"/>
            <w:r w:rsidRPr="00652F17">
              <w:t xml:space="preserve"> configure </w:t>
            </w:r>
            <w:proofErr w:type="spellStart"/>
            <w:r w:rsidRPr="00652F17">
              <w:t>rsc_defaults</w:t>
            </w:r>
            <w:proofErr w:type="spellEnd"/>
            <w:r w:rsidRPr="00652F17">
              <w:t xml:space="preserve"> failure-timeout=10m</w:t>
            </w:r>
          </w:p>
          <w:p w:rsidR="00414A5D" w:rsidRDefault="00F04487">
            <w:pPr>
              <w:pStyle w:val="command"/>
              <w:rPr>
                <w:color w:val="000000"/>
              </w:rPr>
            </w:pPr>
            <w:proofErr w:type="spellStart"/>
            <w:r w:rsidRPr="00652F17">
              <w:t>crm</w:t>
            </w:r>
            <w:proofErr w:type="spellEnd"/>
            <w:r w:rsidRPr="00652F17">
              <w:t xml:space="preserve"> configure </w:t>
            </w:r>
            <w:proofErr w:type="spellStart"/>
            <w:r w:rsidRPr="00652F17">
              <w:t>op_defaults</w:t>
            </w:r>
            <w:proofErr w:type="spellEnd"/>
            <w:r w:rsidRPr="00652F17">
              <w:t xml:space="preserve"> timeout=30 </w:t>
            </w:r>
          </w:p>
          <w:p w:rsidR="00414A5D" w:rsidRDefault="00F04487">
            <w:pPr>
              <w:pStyle w:val="command"/>
              <w:rPr>
                <w:color w:val="000000"/>
              </w:rPr>
            </w:pPr>
            <w:proofErr w:type="spellStart"/>
            <w:r w:rsidRPr="00652F17">
              <w:t>crm</w:t>
            </w:r>
            <w:proofErr w:type="spellEnd"/>
            <w:r w:rsidRPr="00652F17">
              <w:t xml:space="preserve"> configure </w:t>
            </w:r>
            <w:proofErr w:type="spellStart"/>
            <w:r w:rsidRPr="00652F17">
              <w:t>op_defaults</w:t>
            </w:r>
            <w:proofErr w:type="spellEnd"/>
            <w:r w:rsidRPr="00652F17">
              <w:t xml:space="preserve"> on-fail=restart</w:t>
            </w:r>
          </w:p>
          <w:p w:rsidR="00414A5D" w:rsidRDefault="00414A5D">
            <w:pPr>
              <w:pStyle w:val="command"/>
            </w:pPr>
          </w:p>
          <w:p w:rsidR="00414A5D" w:rsidRDefault="00414A5D">
            <w:pPr>
              <w:pStyle w:val="command"/>
            </w:pPr>
          </w:p>
          <w:p w:rsidR="00414A5D" w:rsidRDefault="00414A5D">
            <w:pPr>
              <w:pStyle w:val="command"/>
            </w:pPr>
          </w:p>
          <w:p w:rsidR="00F04487" w:rsidRDefault="00F04487" w:rsidP="000D1EEE">
            <w:pPr>
              <w:pStyle w:val="BWSBodyText"/>
            </w:pPr>
            <w:proofErr w:type="gramStart"/>
            <w:r>
              <w:t>Note :</w:t>
            </w:r>
            <w:proofErr w:type="gramEnd"/>
            <w:r>
              <w:t xml:space="preserve"> Will need to also p</w:t>
            </w:r>
            <w:r w:rsidRPr="00652F17">
              <w:t xml:space="preserve">erform any specific </w:t>
            </w:r>
            <w:proofErr w:type="spellStart"/>
            <w:r w:rsidRPr="00652F17">
              <w:t>configs</w:t>
            </w:r>
            <w:proofErr w:type="spellEnd"/>
            <w:r>
              <w:t xml:space="preserve"> specific to the cluster etc.. </w:t>
            </w:r>
          </w:p>
          <w:p w:rsidR="00F04487" w:rsidRDefault="00F04487" w:rsidP="00E508BC">
            <w:pPr>
              <w:pStyle w:val="command"/>
            </w:pPr>
          </w:p>
        </w:tc>
      </w:tr>
    </w:tbl>
    <w:p w:rsidR="00F04487" w:rsidRDefault="00F04487" w:rsidP="00F04487">
      <w:pPr>
        <w:pStyle w:val="BodyText"/>
        <w:jc w:val="left"/>
        <w:rPr>
          <w:lang w:val="en-CA"/>
        </w:rPr>
      </w:pPr>
    </w:p>
    <w:p w:rsidR="00F04487" w:rsidRDefault="00F04487" w:rsidP="00F04487">
      <w:pPr>
        <w:pStyle w:val="BodyText"/>
        <w:jc w:val="left"/>
        <w:rPr>
          <w:lang w:val="en-CA"/>
        </w:rPr>
      </w:pPr>
    </w:p>
    <w:p w:rsidR="00F04487" w:rsidRDefault="00F04487" w:rsidP="00F04487">
      <w:pPr>
        <w:pStyle w:val="Heading3"/>
        <w:rPr>
          <w:lang w:val="en-CA"/>
        </w:rPr>
      </w:pPr>
      <w:bookmarkStart w:id="383" w:name="_Toc318709801"/>
      <w:bookmarkStart w:id="384" w:name="_Toc319304088"/>
      <w:r>
        <w:rPr>
          <w:lang w:val="en-CA"/>
        </w:rPr>
        <w:t>Remove directories used for restore</w:t>
      </w:r>
      <w:bookmarkEnd w:id="383"/>
      <w:bookmarkEnd w:id="384"/>
    </w:p>
    <w:tbl>
      <w:tblPr>
        <w:tblStyle w:val="TableGrid"/>
        <w:tblW w:w="9576" w:type="dxa"/>
        <w:tblInd w:w="-7" w:type="dxa"/>
        <w:tblLayout w:type="fixed"/>
        <w:tblLook w:val="04A0"/>
      </w:tblPr>
      <w:tblGrid>
        <w:gridCol w:w="828"/>
        <w:gridCol w:w="8748"/>
      </w:tblGrid>
      <w:tr w:rsidR="00F04487" w:rsidRPr="0010665E" w:rsidTr="000D1EEE">
        <w:tc>
          <w:tcPr>
            <w:tcW w:w="828" w:type="dxa"/>
          </w:tcPr>
          <w:p w:rsidR="00F04487" w:rsidRDefault="00CB1FC1" w:rsidP="000D1EEE">
            <w:pPr>
              <w:pStyle w:val="BWSBodyText"/>
              <w:jc w:val="left"/>
            </w:pPr>
            <w:r>
              <w:rPr>
                <w:noProof/>
              </w:rPr>
              <w:pict>
                <v:roundrect id="_x0000_s1044" style="position:absolute;margin-left:7.5pt;margin-top:2.9pt;width:14.4pt;height:10.8pt;z-index:2518010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"/>
              </w:pict>
            </w:r>
          </w:p>
        </w:tc>
        <w:tc>
          <w:tcPr>
            <w:tcW w:w="8748" w:type="dxa"/>
          </w:tcPr>
          <w:p w:rsidR="00F04487" w:rsidRDefault="00F04487" w:rsidP="000D1EEE">
            <w:pPr>
              <w:pStyle w:val="BWSBodyText"/>
              <w:jc w:val="left"/>
              <w:rPr>
                <w:color w:val="000000"/>
              </w:rPr>
            </w:pPr>
            <w:r>
              <w:t>As root user:</w:t>
            </w:r>
            <w:r w:rsidRPr="0010665E">
              <w:t xml:space="preserve"> </w:t>
            </w:r>
          </w:p>
          <w:p w:rsidR="00F04487" w:rsidRDefault="00F04487" w:rsidP="000D1EEE">
            <w:pPr>
              <w:pStyle w:val="BWSBodyText"/>
              <w:jc w:val="left"/>
            </w:pPr>
          </w:p>
        </w:tc>
      </w:tr>
      <w:tr w:rsidR="00F04487" w:rsidRPr="0010665E" w:rsidTr="000D1EEE">
        <w:tc>
          <w:tcPr>
            <w:tcW w:w="828" w:type="dxa"/>
          </w:tcPr>
          <w:p w:rsidR="00F04487" w:rsidRDefault="00CB1FC1" w:rsidP="000D1EEE">
            <w:pPr>
              <w:pStyle w:val="BWSBodyText"/>
              <w:jc w:val="left"/>
            </w:pPr>
            <w:r>
              <w:rPr>
                <w:noProof/>
              </w:rPr>
              <w:pict>
                <v:roundrect id="_x0000_s1043" style="position:absolute;margin-left:7.5pt;margin-top:2.9pt;width:14.4pt;height:10.8pt;z-index:25180211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"/>
              </w:pict>
            </w:r>
          </w:p>
        </w:tc>
        <w:tc>
          <w:tcPr>
            <w:tcW w:w="8748" w:type="dxa"/>
          </w:tcPr>
          <w:p w:rsidR="00F04487" w:rsidRDefault="00F04487" w:rsidP="00E508BC">
            <w:pPr>
              <w:pStyle w:val="command"/>
            </w:pPr>
          </w:p>
          <w:p w:rsidR="00F04487" w:rsidRDefault="00F04487" w:rsidP="00E508BC">
            <w:pPr>
              <w:pStyle w:val="command"/>
            </w:pPr>
            <w:r>
              <w:t xml:space="preserve"># </w:t>
            </w:r>
            <w:r w:rsidRPr="00757545">
              <w:t>\</w:t>
            </w:r>
            <w:proofErr w:type="spellStart"/>
            <w:r w:rsidRPr="00757545">
              <w:t>rm</w:t>
            </w:r>
            <w:proofErr w:type="spellEnd"/>
            <w:r w:rsidRPr="00757545">
              <w:t xml:space="preserve"> -r /opt/</w:t>
            </w:r>
            <w:proofErr w:type="spellStart"/>
            <w:r w:rsidRPr="00757545">
              <w:t>bpc</w:t>
            </w:r>
            <w:proofErr w:type="spellEnd"/>
            <w:r w:rsidRPr="00757545">
              <w:t>/backup</w:t>
            </w:r>
          </w:p>
          <w:p w:rsidR="00F04487" w:rsidRDefault="00F04487" w:rsidP="00E508BC">
            <w:pPr>
              <w:pStyle w:val="command"/>
            </w:pPr>
            <w:r>
              <w:t xml:space="preserve"># </w:t>
            </w:r>
            <w:r w:rsidRPr="00757545">
              <w:t>\</w:t>
            </w:r>
            <w:proofErr w:type="spellStart"/>
            <w:r w:rsidRPr="00757545">
              <w:t>rm</w:t>
            </w:r>
            <w:proofErr w:type="spellEnd"/>
            <w:r w:rsidRPr="00757545">
              <w:t xml:space="preserve"> -r /</w:t>
            </w:r>
            <w:proofErr w:type="spellStart"/>
            <w:r w:rsidRPr="00757545">
              <w:t>var</w:t>
            </w:r>
            <w:proofErr w:type="spellEnd"/>
            <w:r w:rsidRPr="00757545">
              <w:t>/</w:t>
            </w:r>
            <w:proofErr w:type="spellStart"/>
            <w:r w:rsidRPr="00757545">
              <w:t>tmp</w:t>
            </w:r>
            <w:proofErr w:type="spellEnd"/>
            <w:r w:rsidRPr="00757545">
              <w:t xml:space="preserve">/backups </w:t>
            </w:r>
          </w:p>
          <w:p w:rsidR="00F04487" w:rsidRDefault="00F04487" w:rsidP="00E508BC">
            <w:pPr>
              <w:pStyle w:val="command"/>
            </w:pPr>
          </w:p>
          <w:p w:rsidR="00F04487" w:rsidRDefault="00F04487" w:rsidP="00E508BC">
            <w:pPr>
              <w:pStyle w:val="command"/>
            </w:pPr>
          </w:p>
        </w:tc>
      </w:tr>
    </w:tbl>
    <w:p w:rsidR="00F04487" w:rsidRDefault="00F04487" w:rsidP="00F04487">
      <w:pPr>
        <w:pStyle w:val="BodyText"/>
        <w:jc w:val="left"/>
        <w:rPr>
          <w:lang w:val="en-CA"/>
        </w:rPr>
      </w:pPr>
    </w:p>
    <w:p w:rsidR="002337EA" w:rsidRDefault="002337EA" w:rsidP="002337EA">
      <w:pPr>
        <w:pStyle w:val="BodyText"/>
        <w:rPr>
          <w:lang w:val="en-GB"/>
        </w:rPr>
      </w:pPr>
    </w:p>
    <w:p w:rsidR="002337EA" w:rsidRDefault="002337EA" w:rsidP="002337EA">
      <w:pPr>
        <w:pStyle w:val="BodyText"/>
        <w:rPr>
          <w:lang w:val="en-GB"/>
        </w:rPr>
      </w:pPr>
    </w:p>
    <w:p w:rsidR="002337EA" w:rsidRPr="002337EA" w:rsidRDefault="002337EA" w:rsidP="002337EA">
      <w:pPr>
        <w:pStyle w:val="BodyText"/>
        <w:rPr>
          <w:lang w:val="en-GB"/>
        </w:rPr>
      </w:pPr>
    </w:p>
    <w:p w:rsidR="009371E0" w:rsidRDefault="009371E0" w:rsidP="00715883">
      <w:pPr>
        <w:pStyle w:val="BodyText"/>
        <w:spacing w:after="20" w:line="240" w:lineRule="auto"/>
        <w:rPr>
          <w:rFonts w:ascii="Courier New" w:hAnsi="Courier New" w:cs="Courier New"/>
          <w:sz w:val="18"/>
          <w:szCs w:val="18"/>
          <w:lang w:eastAsia="en-GB" w:bidi="ar-SA"/>
        </w:rPr>
      </w:pPr>
    </w:p>
    <w:bookmarkEnd w:id="59"/>
    <w:p w:rsidR="003021B9" w:rsidRDefault="003021B9" w:rsidP="003021B9">
      <w:pPr>
        <w:pStyle w:val="BodyText"/>
      </w:pPr>
    </w:p>
    <w:p w:rsidR="008A3A1B" w:rsidRDefault="008A3A1B" w:rsidP="008A3A1B">
      <w:pPr>
        <w:pStyle w:val="BWSBodyText"/>
        <w:spacing w:after="120"/>
      </w:pPr>
    </w:p>
    <w:p w:rsidR="00374A45" w:rsidRDefault="00374A45" w:rsidP="008A3A1B">
      <w:pPr>
        <w:pStyle w:val="BWSBodyText"/>
        <w:spacing w:after="120"/>
      </w:pPr>
    </w:p>
    <w:p w:rsidR="00374A45" w:rsidRDefault="00374A45" w:rsidP="008A3A1B">
      <w:pPr>
        <w:pStyle w:val="BWSBodyText"/>
        <w:spacing w:after="120"/>
      </w:pPr>
    </w:p>
    <w:p w:rsidR="00D45209" w:rsidRDefault="003349A9" w:rsidP="003349A9">
      <w:pPr>
        <w:pStyle w:val="Heading1"/>
        <w:tabs>
          <w:tab w:val="clear" w:pos="900"/>
          <w:tab w:val="num" w:pos="630"/>
        </w:tabs>
        <w:ind w:hanging="900"/>
      </w:pPr>
      <w:bookmarkStart w:id="385" w:name="_Appedix_A"/>
      <w:bookmarkStart w:id="386" w:name="_Toc319304089"/>
      <w:bookmarkEnd w:id="385"/>
      <w:proofErr w:type="gramStart"/>
      <w:r>
        <w:lastRenderedPageBreak/>
        <w:t>Appe</w:t>
      </w:r>
      <w:r w:rsidR="008A76AD">
        <w:t>N</w:t>
      </w:r>
      <w:r>
        <w:t>dix</w:t>
      </w:r>
      <w:r w:rsidR="005779D9">
        <w:t xml:space="preserve"> </w:t>
      </w:r>
      <w:r>
        <w:t xml:space="preserve"> A</w:t>
      </w:r>
      <w:bookmarkEnd w:id="386"/>
      <w:proofErr w:type="gramEnd"/>
    </w:p>
    <w:p w:rsidR="00D45209" w:rsidRPr="002C6EB3" w:rsidRDefault="00D45209" w:rsidP="00D45209">
      <w:pPr>
        <w:pStyle w:val="Heading2"/>
        <w:tabs>
          <w:tab w:val="clear" w:pos="864"/>
          <w:tab w:val="num" w:pos="540"/>
          <w:tab w:val="num" w:pos="709"/>
        </w:tabs>
        <w:spacing w:before="0" w:after="120"/>
        <w:ind w:left="540" w:hanging="533"/>
        <w:jc w:val="both"/>
        <w:rPr>
          <w:b w:val="0"/>
          <w:lang w:val="en-GB"/>
        </w:rPr>
      </w:pPr>
      <w:bookmarkStart w:id="387" w:name="_Setting_up_Linux"/>
      <w:bookmarkStart w:id="388" w:name="_Toc319304090"/>
      <w:bookmarkEnd w:id="387"/>
      <w:proofErr w:type="gramStart"/>
      <w:r w:rsidRPr="002C6EB3">
        <w:rPr>
          <w:b w:val="0"/>
          <w:lang w:val="en-GB"/>
        </w:rPr>
        <w:t xml:space="preserve">Setting up Linux </w:t>
      </w:r>
      <w:proofErr w:type="spellStart"/>
      <w:r w:rsidRPr="002C6EB3">
        <w:rPr>
          <w:b w:val="0"/>
          <w:lang w:val="en-GB"/>
        </w:rPr>
        <w:t>kickstart</w:t>
      </w:r>
      <w:proofErr w:type="spellEnd"/>
      <w:r w:rsidRPr="002C6EB3">
        <w:rPr>
          <w:b w:val="0"/>
          <w:lang w:val="en-GB"/>
        </w:rPr>
        <w:t xml:space="preserve"> server.</w:t>
      </w:r>
      <w:bookmarkEnd w:id="388"/>
      <w:proofErr w:type="gramEnd"/>
      <w:r w:rsidRPr="002C6EB3">
        <w:rPr>
          <w:b w:val="0"/>
          <w:lang w:val="en-GB"/>
        </w:rPr>
        <w:t xml:space="preserve"> </w:t>
      </w:r>
    </w:p>
    <w:p w:rsidR="00D45209" w:rsidRDefault="00315DF3" w:rsidP="00D45209">
      <w:pPr>
        <w:pStyle w:val="Heading3"/>
        <w:tabs>
          <w:tab w:val="clear" w:pos="1440"/>
          <w:tab w:val="num" w:pos="810"/>
        </w:tabs>
        <w:spacing w:after="120"/>
        <w:ind w:left="720" w:hanging="720"/>
        <w:rPr>
          <w:sz w:val="24"/>
          <w:szCs w:val="24"/>
          <w:lang w:val="en-GB"/>
        </w:rPr>
      </w:pPr>
      <w:bookmarkStart w:id="389" w:name="_Toc319304091"/>
      <w:r>
        <w:rPr>
          <w:sz w:val="24"/>
          <w:szCs w:val="24"/>
          <w:lang w:val="en-GB"/>
        </w:rPr>
        <w:t>Assumptions</w:t>
      </w:r>
      <w:bookmarkEnd w:id="389"/>
    </w:p>
    <w:tbl>
      <w:tblPr>
        <w:tblStyle w:val="TableGrid"/>
        <w:tblW w:w="8730" w:type="dxa"/>
        <w:tblInd w:w="18" w:type="dxa"/>
        <w:tblLayout w:type="fixed"/>
        <w:tblLook w:val="04A0"/>
      </w:tblPr>
      <w:tblGrid>
        <w:gridCol w:w="828"/>
        <w:gridCol w:w="7902"/>
      </w:tblGrid>
      <w:tr w:rsidR="00EB158B" w:rsidTr="0077706A">
        <w:tc>
          <w:tcPr>
            <w:tcW w:w="828" w:type="dxa"/>
          </w:tcPr>
          <w:p w:rsidR="00EB158B" w:rsidRPr="00B76118" w:rsidRDefault="00EB158B" w:rsidP="005706A2">
            <w:pPr>
              <w:pStyle w:val="BWSBodyText"/>
              <w:ind w:left="-108"/>
              <w:rPr>
                <w:noProof/>
              </w:rPr>
            </w:pPr>
          </w:p>
        </w:tc>
        <w:tc>
          <w:tcPr>
            <w:tcW w:w="7902" w:type="dxa"/>
          </w:tcPr>
          <w:p w:rsidR="00EB158B" w:rsidRDefault="00EB158B" w:rsidP="005706A2">
            <w:pPr>
              <w:jc w:val="left"/>
              <w:rPr>
                <w:color w:val="993366"/>
              </w:rPr>
            </w:pPr>
            <w:r>
              <w:t xml:space="preserve">- </w:t>
            </w:r>
            <w:proofErr w:type="spellStart"/>
            <w:r w:rsidRPr="00FB6C2D">
              <w:rPr>
                <w:rFonts w:ascii="Verdana" w:eastAsiaTheme="majorEastAsia" w:hAnsi="Verdana" w:cstheme="majorBidi"/>
                <w:bCs/>
                <w:sz w:val="18"/>
                <w:lang w:bidi="ar-SA"/>
              </w:rPr>
              <w:t>redhat</w:t>
            </w:r>
            <w:proofErr w:type="spellEnd"/>
            <w:r w:rsidRPr="00FB6C2D">
              <w:rPr>
                <w:rFonts w:ascii="Verdana" w:eastAsiaTheme="majorEastAsia" w:hAnsi="Verdana" w:cstheme="majorBidi"/>
                <w:bCs/>
                <w:sz w:val="18"/>
                <w:lang w:bidi="ar-SA"/>
              </w:rPr>
              <w:t xml:space="preserve"> distribution </w:t>
            </w:r>
            <w:proofErr w:type="spellStart"/>
            <w:r w:rsidRPr="00FB6C2D">
              <w:rPr>
                <w:rFonts w:ascii="Verdana" w:eastAsiaTheme="majorEastAsia" w:hAnsi="Verdana" w:cstheme="majorBidi"/>
                <w:bCs/>
                <w:sz w:val="18"/>
                <w:lang w:bidi="ar-SA"/>
              </w:rPr>
              <w:t>iso</w:t>
            </w:r>
            <w:proofErr w:type="spellEnd"/>
            <w:r w:rsidRPr="00FB6C2D">
              <w:rPr>
                <w:rFonts w:ascii="Verdana" w:eastAsiaTheme="majorEastAsia" w:hAnsi="Verdana" w:cstheme="majorBidi"/>
                <w:bCs/>
                <w:sz w:val="18"/>
                <w:lang w:bidi="ar-SA"/>
              </w:rPr>
              <w:t xml:space="preserve"> is mounted at /</w:t>
            </w:r>
            <w:proofErr w:type="spellStart"/>
            <w:r w:rsidRPr="00FB6C2D">
              <w:rPr>
                <w:rFonts w:ascii="Verdana" w:eastAsiaTheme="majorEastAsia" w:hAnsi="Verdana" w:cstheme="majorBidi"/>
                <w:bCs/>
                <w:sz w:val="18"/>
                <w:lang w:bidi="ar-SA"/>
              </w:rPr>
              <w:t>var</w:t>
            </w:r>
            <w:proofErr w:type="spellEnd"/>
            <w:r w:rsidRPr="00FB6C2D">
              <w:rPr>
                <w:rFonts w:ascii="Verdana" w:eastAsiaTheme="majorEastAsia" w:hAnsi="Verdana" w:cstheme="majorBidi"/>
                <w:bCs/>
                <w:sz w:val="18"/>
                <w:lang w:bidi="ar-SA"/>
              </w:rPr>
              <w:t>/www/html/</w:t>
            </w:r>
            <w:proofErr w:type="spellStart"/>
            <w:r w:rsidRPr="00FB6C2D">
              <w:rPr>
                <w:rFonts w:ascii="Verdana" w:eastAsiaTheme="majorEastAsia" w:hAnsi="Verdana" w:cstheme="majorBidi"/>
                <w:bCs/>
                <w:sz w:val="18"/>
                <w:lang w:bidi="ar-SA"/>
              </w:rPr>
              <w:t>cdrom</w:t>
            </w:r>
            <w:proofErr w:type="spellEnd"/>
            <w:r w:rsidRPr="00FB6C2D">
              <w:rPr>
                <w:rFonts w:ascii="Verdana" w:eastAsiaTheme="majorEastAsia" w:hAnsi="Verdana" w:cstheme="majorBidi"/>
                <w:bCs/>
                <w:sz w:val="18"/>
                <w:lang w:bidi="ar-SA"/>
              </w:rPr>
              <w:t>/</w:t>
            </w:r>
            <w:proofErr w:type="spellStart"/>
            <w:r w:rsidRPr="00FB6C2D">
              <w:rPr>
                <w:rFonts w:ascii="Verdana" w:eastAsiaTheme="majorEastAsia" w:hAnsi="Verdana" w:cstheme="majorBidi"/>
                <w:bCs/>
                <w:sz w:val="18"/>
                <w:lang w:bidi="ar-SA"/>
              </w:rPr>
              <w:t>iso</w:t>
            </w:r>
            <w:proofErr w:type="spellEnd"/>
            <w:r w:rsidRPr="00FB6C2D">
              <w:rPr>
                <w:rFonts w:ascii="Verdana" w:eastAsiaTheme="majorEastAsia" w:hAnsi="Verdana" w:cstheme="majorBidi"/>
                <w:bCs/>
                <w:sz w:val="18"/>
                <w:lang w:bidi="ar-SA"/>
              </w:rPr>
              <w:t>  and  part of repo list</w:t>
            </w:r>
            <w:r>
              <w:rPr>
                <w:rFonts w:ascii="Verdana" w:eastAsiaTheme="majorEastAsia" w:hAnsi="Verdana" w:cstheme="majorBidi"/>
                <w:bCs/>
                <w:sz w:val="18"/>
                <w:lang w:bidi="ar-SA"/>
              </w:rPr>
              <w:t xml:space="preserve">  (see Appendix B to set this up)</w:t>
            </w:r>
          </w:p>
          <w:p w:rsidR="00EB158B" w:rsidRDefault="00EB158B" w:rsidP="005706A2">
            <w:pPr>
              <w:jc w:val="left"/>
              <w:rPr>
                <w:rFonts w:ascii="Courier New" w:hAnsi="Courier New" w:cs="Courier New"/>
                <w:color w:val="000000"/>
                <w:sz w:val="18"/>
                <w:szCs w:val="18"/>
              </w:rPr>
            </w:pPr>
          </w:p>
          <w:p w:rsidR="00EB158B" w:rsidRPr="00350A62" w:rsidRDefault="00EB158B" w:rsidP="005706A2">
            <w:pPr>
              <w:pStyle w:val="BodyText"/>
              <w:spacing w:after="20" w:line="240" w:lineRule="auto"/>
              <w:jc w:val="left"/>
              <w:rPr>
                <w:rFonts w:ascii="Courier New" w:hAnsi="Courier New" w:cs="Courier New"/>
                <w:b/>
                <w:sz w:val="18"/>
                <w:szCs w:val="18"/>
              </w:rPr>
            </w:pPr>
            <w:r w:rsidRPr="00350A62">
              <w:rPr>
                <w:rFonts w:ascii="Courier New" w:hAnsi="Courier New" w:cs="Courier New"/>
                <w:b/>
                <w:color w:val="0070C0"/>
                <w:sz w:val="18"/>
                <w:szCs w:val="18"/>
                <w:lang w:eastAsia="en-GB" w:bidi="ar-SA"/>
              </w:rPr>
              <w:t>#</w:t>
            </w:r>
            <w:r w:rsidRPr="00350A62">
              <w:rPr>
                <w:rFonts w:ascii="Courier New" w:hAnsi="Courier New" w:cs="Courier New"/>
                <w:b/>
                <w:sz w:val="18"/>
                <w:szCs w:val="18"/>
              </w:rPr>
              <w:t xml:space="preserve"> mount | </w:t>
            </w:r>
            <w:proofErr w:type="spellStart"/>
            <w:r w:rsidRPr="00350A62">
              <w:rPr>
                <w:rFonts w:ascii="Courier New" w:hAnsi="Courier New" w:cs="Courier New"/>
                <w:b/>
                <w:sz w:val="18"/>
                <w:szCs w:val="18"/>
              </w:rPr>
              <w:t>grep</w:t>
            </w:r>
            <w:proofErr w:type="spellEnd"/>
            <w:r w:rsidRPr="00350A62">
              <w:rPr>
                <w:rFonts w:ascii="Courier New" w:hAnsi="Courier New" w:cs="Courier New"/>
                <w:b/>
                <w:sz w:val="18"/>
                <w:szCs w:val="18"/>
              </w:rPr>
              <w:t xml:space="preserve"> </w:t>
            </w:r>
            <w:proofErr w:type="spellStart"/>
            <w:r w:rsidRPr="00350A62">
              <w:rPr>
                <w:rFonts w:ascii="Courier New" w:hAnsi="Courier New" w:cs="Courier New"/>
                <w:b/>
                <w:sz w:val="18"/>
                <w:szCs w:val="18"/>
              </w:rPr>
              <w:t>iso</w:t>
            </w:r>
            <w:proofErr w:type="spellEnd"/>
          </w:p>
          <w:p w:rsidR="00EB158B" w:rsidRDefault="00EB158B" w:rsidP="005706A2">
            <w:pPr>
              <w:jc w:val="left"/>
              <w:rPr>
                <w:rFonts w:ascii="Courier New" w:hAnsi="Courier New" w:cs="Courier New"/>
                <w:color w:val="000000"/>
                <w:sz w:val="18"/>
                <w:szCs w:val="18"/>
              </w:rPr>
            </w:pPr>
            <w:r w:rsidRPr="00FB6C2D">
              <w:rPr>
                <w:rFonts w:ascii="Courier New" w:hAnsi="Courier New" w:cs="Courier New"/>
                <w:b/>
                <w:color w:val="0070C0"/>
                <w:sz w:val="18"/>
                <w:szCs w:val="18"/>
                <w:lang w:eastAsia="en-GB" w:bidi="ar-SA"/>
              </w:rPr>
              <w:t>/stage/Linux/rhel-server-5.7-x86_64-dvd.iso on /</w:t>
            </w:r>
            <w:proofErr w:type="spellStart"/>
            <w:r w:rsidRPr="00FB6C2D">
              <w:rPr>
                <w:rFonts w:ascii="Courier New" w:hAnsi="Courier New" w:cs="Courier New"/>
                <w:b/>
                <w:color w:val="0070C0"/>
                <w:sz w:val="18"/>
                <w:szCs w:val="18"/>
                <w:lang w:eastAsia="en-GB" w:bidi="ar-SA"/>
              </w:rPr>
              <w:t>var</w:t>
            </w:r>
            <w:proofErr w:type="spellEnd"/>
            <w:r w:rsidRPr="00FB6C2D">
              <w:rPr>
                <w:rFonts w:ascii="Courier New" w:hAnsi="Courier New" w:cs="Courier New"/>
                <w:b/>
                <w:color w:val="0070C0"/>
                <w:sz w:val="18"/>
                <w:szCs w:val="18"/>
                <w:lang w:eastAsia="en-GB" w:bidi="ar-SA"/>
              </w:rPr>
              <w:t>/www/html/</w:t>
            </w:r>
            <w:proofErr w:type="spellStart"/>
            <w:r w:rsidRPr="00FB6C2D">
              <w:rPr>
                <w:rFonts w:ascii="Courier New" w:hAnsi="Courier New" w:cs="Courier New"/>
                <w:b/>
                <w:color w:val="0070C0"/>
                <w:sz w:val="18"/>
                <w:szCs w:val="18"/>
                <w:lang w:eastAsia="en-GB" w:bidi="ar-SA"/>
              </w:rPr>
              <w:t>cdrom</w:t>
            </w:r>
            <w:proofErr w:type="spellEnd"/>
            <w:r w:rsidRPr="00FB6C2D">
              <w:rPr>
                <w:rFonts w:ascii="Courier New" w:hAnsi="Courier New" w:cs="Courier New"/>
                <w:b/>
                <w:color w:val="0070C0"/>
                <w:sz w:val="18"/>
                <w:szCs w:val="18"/>
                <w:lang w:eastAsia="en-GB" w:bidi="ar-SA"/>
              </w:rPr>
              <w:t>/</w:t>
            </w:r>
            <w:proofErr w:type="spellStart"/>
            <w:r w:rsidRPr="00FB6C2D">
              <w:rPr>
                <w:rFonts w:ascii="Courier New" w:hAnsi="Courier New" w:cs="Courier New"/>
                <w:b/>
                <w:color w:val="0070C0"/>
                <w:sz w:val="18"/>
                <w:szCs w:val="18"/>
                <w:lang w:eastAsia="en-GB" w:bidi="ar-SA"/>
              </w:rPr>
              <w:t>iso</w:t>
            </w:r>
            <w:proofErr w:type="spellEnd"/>
            <w:r w:rsidRPr="00FB6C2D">
              <w:rPr>
                <w:rFonts w:ascii="Courier New" w:hAnsi="Courier New" w:cs="Courier New"/>
                <w:b/>
                <w:color w:val="0070C0"/>
                <w:sz w:val="18"/>
                <w:szCs w:val="18"/>
                <w:lang w:eastAsia="en-GB" w:bidi="ar-SA"/>
              </w:rPr>
              <w:t xml:space="preserve"> type iso9660 (</w:t>
            </w:r>
            <w:proofErr w:type="spellStart"/>
            <w:r w:rsidRPr="00FB6C2D">
              <w:rPr>
                <w:rFonts w:ascii="Courier New" w:hAnsi="Courier New" w:cs="Courier New"/>
                <w:b/>
                <w:color w:val="0070C0"/>
                <w:sz w:val="18"/>
                <w:szCs w:val="18"/>
                <w:lang w:eastAsia="en-GB" w:bidi="ar-SA"/>
              </w:rPr>
              <w:t>ro,loop</w:t>
            </w:r>
            <w:proofErr w:type="spellEnd"/>
            <w:r w:rsidRPr="00FB6C2D">
              <w:rPr>
                <w:rFonts w:ascii="Courier New" w:hAnsi="Courier New" w:cs="Courier New"/>
                <w:b/>
                <w:color w:val="0070C0"/>
                <w:sz w:val="18"/>
                <w:szCs w:val="18"/>
                <w:lang w:eastAsia="en-GB" w:bidi="ar-SA"/>
              </w:rPr>
              <w:t>=/dev/loop0)</w:t>
            </w:r>
          </w:p>
          <w:p w:rsidR="00EB158B" w:rsidRDefault="00EB158B" w:rsidP="005706A2">
            <w:pPr>
              <w:jc w:val="left"/>
              <w:rPr>
                <w:rFonts w:ascii="Courier New" w:hAnsi="Courier New" w:cs="Courier New"/>
                <w:color w:val="000000"/>
                <w:sz w:val="18"/>
                <w:szCs w:val="18"/>
              </w:rPr>
            </w:pPr>
          </w:p>
          <w:p w:rsidR="00EB158B" w:rsidRPr="00045C54" w:rsidRDefault="00EB158B" w:rsidP="005706A2">
            <w:pPr>
              <w:pStyle w:val="BodyText"/>
              <w:spacing w:after="20" w:line="240" w:lineRule="auto"/>
              <w:jc w:val="left"/>
              <w:rPr>
                <w:rFonts w:ascii="Courier New" w:hAnsi="Courier New" w:cs="Courier New"/>
                <w:b/>
                <w:sz w:val="18"/>
                <w:szCs w:val="18"/>
              </w:rPr>
            </w:pPr>
            <w:r w:rsidRPr="00350A62">
              <w:rPr>
                <w:rFonts w:ascii="Courier New" w:hAnsi="Courier New" w:cs="Courier New"/>
                <w:b/>
                <w:color w:val="0070C0"/>
                <w:sz w:val="18"/>
                <w:szCs w:val="18"/>
                <w:lang w:eastAsia="en-GB" w:bidi="ar-SA"/>
              </w:rPr>
              <w:t>#</w:t>
            </w:r>
            <w:r w:rsidRPr="00045C54">
              <w:rPr>
                <w:rFonts w:ascii="Courier New" w:hAnsi="Courier New" w:cs="Courier New"/>
                <w:b/>
                <w:sz w:val="18"/>
                <w:szCs w:val="18"/>
              </w:rPr>
              <w:t xml:space="preserve"> yum </w:t>
            </w:r>
            <w:proofErr w:type="spellStart"/>
            <w:r w:rsidRPr="00045C54">
              <w:rPr>
                <w:rFonts w:ascii="Courier New" w:hAnsi="Courier New" w:cs="Courier New"/>
                <w:b/>
                <w:sz w:val="18"/>
                <w:szCs w:val="18"/>
              </w:rPr>
              <w:t>repolist</w:t>
            </w:r>
            <w:proofErr w:type="spellEnd"/>
            <w:r w:rsidRPr="00045C54">
              <w:rPr>
                <w:rFonts w:ascii="Courier New" w:hAnsi="Courier New" w:cs="Courier New"/>
                <w:b/>
                <w:sz w:val="18"/>
                <w:szCs w:val="18"/>
              </w:rPr>
              <w:t xml:space="preserve"> RHEL5.7-DVD-Repository</w:t>
            </w:r>
          </w:p>
          <w:p w:rsidR="00EB158B" w:rsidRPr="00045C54" w:rsidRDefault="00EB158B" w:rsidP="005706A2">
            <w:pPr>
              <w:pStyle w:val="BodyText"/>
              <w:spacing w:after="20" w:line="240" w:lineRule="auto"/>
              <w:rPr>
                <w:rFonts w:ascii="Courier New" w:hAnsi="Courier New" w:cs="Courier New"/>
                <w:b/>
                <w:color w:val="0070C0"/>
                <w:sz w:val="18"/>
                <w:szCs w:val="18"/>
                <w:lang w:eastAsia="en-GB" w:bidi="ar-SA"/>
              </w:rPr>
            </w:pPr>
            <w:r w:rsidRPr="00045C54">
              <w:rPr>
                <w:rFonts w:ascii="Courier New" w:hAnsi="Courier New" w:cs="Courier New"/>
                <w:b/>
                <w:color w:val="0070C0"/>
                <w:sz w:val="18"/>
                <w:szCs w:val="18"/>
                <w:lang w:eastAsia="en-GB" w:bidi="ar-SA"/>
              </w:rPr>
              <w:t xml:space="preserve">Loaded </w:t>
            </w:r>
            <w:proofErr w:type="spellStart"/>
            <w:r w:rsidRPr="00045C54">
              <w:rPr>
                <w:rFonts w:ascii="Courier New" w:hAnsi="Courier New" w:cs="Courier New"/>
                <w:b/>
                <w:color w:val="0070C0"/>
                <w:sz w:val="18"/>
                <w:szCs w:val="18"/>
                <w:lang w:eastAsia="en-GB" w:bidi="ar-SA"/>
              </w:rPr>
              <w:t>plugins</w:t>
            </w:r>
            <w:proofErr w:type="spellEnd"/>
            <w:r w:rsidRPr="00045C54">
              <w:rPr>
                <w:rFonts w:ascii="Courier New" w:hAnsi="Courier New" w:cs="Courier New"/>
                <w:b/>
                <w:color w:val="0070C0"/>
                <w:sz w:val="18"/>
                <w:szCs w:val="18"/>
                <w:lang w:eastAsia="en-GB" w:bidi="ar-SA"/>
              </w:rPr>
              <w:t xml:space="preserve">: </w:t>
            </w:r>
            <w:proofErr w:type="spellStart"/>
            <w:r w:rsidRPr="00045C54">
              <w:rPr>
                <w:rFonts w:ascii="Courier New" w:hAnsi="Courier New" w:cs="Courier New"/>
                <w:b/>
                <w:color w:val="0070C0"/>
                <w:sz w:val="18"/>
                <w:szCs w:val="18"/>
                <w:lang w:eastAsia="en-GB" w:bidi="ar-SA"/>
              </w:rPr>
              <w:t>downloadonly</w:t>
            </w:r>
            <w:proofErr w:type="spellEnd"/>
            <w:r w:rsidRPr="00045C54">
              <w:rPr>
                <w:rFonts w:ascii="Courier New" w:hAnsi="Courier New" w:cs="Courier New"/>
                <w:b/>
                <w:color w:val="0070C0"/>
                <w:sz w:val="18"/>
                <w:szCs w:val="18"/>
                <w:lang w:eastAsia="en-GB" w:bidi="ar-SA"/>
              </w:rPr>
              <w:t>, security</w:t>
            </w:r>
          </w:p>
          <w:p w:rsidR="00EB158B" w:rsidRPr="00045C54" w:rsidRDefault="00EB158B" w:rsidP="005706A2">
            <w:pPr>
              <w:pStyle w:val="BodyText"/>
              <w:spacing w:after="20" w:line="240" w:lineRule="auto"/>
              <w:rPr>
                <w:rFonts w:ascii="Courier New" w:hAnsi="Courier New" w:cs="Courier New"/>
                <w:b/>
                <w:color w:val="0070C0"/>
                <w:sz w:val="18"/>
                <w:szCs w:val="18"/>
                <w:lang w:eastAsia="en-GB" w:bidi="ar-SA"/>
              </w:rPr>
            </w:pPr>
            <w:r w:rsidRPr="00045C54">
              <w:rPr>
                <w:rFonts w:ascii="Courier New" w:hAnsi="Courier New" w:cs="Courier New"/>
                <w:b/>
                <w:color w:val="0070C0"/>
                <w:sz w:val="18"/>
                <w:szCs w:val="18"/>
                <w:lang w:eastAsia="en-GB" w:bidi="ar-SA"/>
              </w:rPr>
              <w:t>repo id                           repo name                      status</w:t>
            </w:r>
          </w:p>
          <w:p w:rsidR="00EB158B" w:rsidRPr="00045C54" w:rsidRDefault="00EB158B" w:rsidP="005706A2">
            <w:pPr>
              <w:pStyle w:val="BodyText"/>
              <w:spacing w:after="20" w:line="240" w:lineRule="auto"/>
              <w:rPr>
                <w:rFonts w:ascii="Courier New" w:hAnsi="Courier New" w:cs="Courier New"/>
                <w:b/>
                <w:color w:val="0070C0"/>
                <w:sz w:val="18"/>
                <w:szCs w:val="18"/>
                <w:lang w:eastAsia="en-GB" w:bidi="ar-SA"/>
              </w:rPr>
            </w:pPr>
            <w:r w:rsidRPr="00045C54">
              <w:rPr>
                <w:rFonts w:ascii="Courier New" w:hAnsi="Courier New" w:cs="Courier New"/>
                <w:b/>
                <w:color w:val="0070C0"/>
                <w:sz w:val="18"/>
                <w:szCs w:val="18"/>
                <w:lang w:eastAsia="en-GB" w:bidi="ar-SA"/>
              </w:rPr>
              <w:t>RHEL5.7-DVD-Repository            redhat_5.7_dvd.repo            3,389</w:t>
            </w:r>
          </w:p>
          <w:p w:rsidR="00EB158B" w:rsidRDefault="00EB158B" w:rsidP="005706A2">
            <w:pPr>
              <w:jc w:val="left"/>
            </w:pPr>
            <w:proofErr w:type="spellStart"/>
            <w:r w:rsidRPr="00045C54">
              <w:rPr>
                <w:rFonts w:ascii="Courier New" w:hAnsi="Courier New" w:cs="Courier New"/>
                <w:b/>
                <w:color w:val="0070C0"/>
                <w:sz w:val="18"/>
                <w:szCs w:val="18"/>
                <w:lang w:eastAsia="en-GB" w:bidi="ar-SA"/>
              </w:rPr>
              <w:t>repolist</w:t>
            </w:r>
            <w:proofErr w:type="spellEnd"/>
            <w:r w:rsidRPr="00045C54">
              <w:rPr>
                <w:rFonts w:ascii="Courier New" w:hAnsi="Courier New" w:cs="Courier New"/>
                <w:b/>
                <w:color w:val="0070C0"/>
                <w:sz w:val="18"/>
                <w:szCs w:val="18"/>
                <w:lang w:eastAsia="en-GB" w:bidi="ar-SA"/>
              </w:rPr>
              <w:t xml:space="preserve">: 3,389 </w:t>
            </w:r>
            <w:r>
              <w:t xml:space="preserve"> </w:t>
            </w:r>
          </w:p>
        </w:tc>
      </w:tr>
    </w:tbl>
    <w:p w:rsidR="00315DF3" w:rsidRPr="00315DF3" w:rsidRDefault="00315DF3" w:rsidP="00315DF3">
      <w:pPr>
        <w:pStyle w:val="BodyText"/>
        <w:rPr>
          <w:lang w:val="en-GB"/>
        </w:rPr>
      </w:pPr>
    </w:p>
    <w:p w:rsidR="00315DF3" w:rsidRDefault="00315DF3" w:rsidP="00315DF3">
      <w:pPr>
        <w:pStyle w:val="Heading3"/>
        <w:tabs>
          <w:tab w:val="clear" w:pos="1440"/>
          <w:tab w:val="num" w:pos="810"/>
        </w:tabs>
        <w:spacing w:after="120"/>
        <w:ind w:left="720" w:hanging="720"/>
        <w:rPr>
          <w:sz w:val="24"/>
          <w:szCs w:val="24"/>
          <w:lang w:val="en-GB"/>
        </w:rPr>
      </w:pPr>
      <w:bookmarkStart w:id="390" w:name="_Toc319304092"/>
      <w:proofErr w:type="spellStart"/>
      <w:r>
        <w:rPr>
          <w:sz w:val="24"/>
          <w:szCs w:val="24"/>
          <w:lang w:val="en-GB"/>
        </w:rPr>
        <w:t>PXEboot</w:t>
      </w:r>
      <w:proofErr w:type="spellEnd"/>
      <w:r>
        <w:rPr>
          <w:sz w:val="24"/>
          <w:szCs w:val="24"/>
          <w:lang w:val="en-GB"/>
        </w:rPr>
        <w:t xml:space="preserve"> and </w:t>
      </w:r>
      <w:proofErr w:type="spellStart"/>
      <w:r>
        <w:rPr>
          <w:sz w:val="24"/>
          <w:szCs w:val="24"/>
          <w:lang w:val="en-GB"/>
        </w:rPr>
        <w:t>kickstart</w:t>
      </w:r>
      <w:proofErr w:type="spellEnd"/>
      <w:r>
        <w:rPr>
          <w:sz w:val="24"/>
          <w:szCs w:val="24"/>
          <w:lang w:val="en-GB"/>
        </w:rPr>
        <w:t xml:space="preserve"> setup</w:t>
      </w:r>
      <w:r w:rsidR="00E258A2">
        <w:rPr>
          <w:sz w:val="24"/>
          <w:szCs w:val="24"/>
          <w:lang w:val="en-GB"/>
        </w:rPr>
        <w:t xml:space="preserve"> on BMS server</w:t>
      </w:r>
      <w:bookmarkEnd w:id="390"/>
    </w:p>
    <w:tbl>
      <w:tblPr>
        <w:tblStyle w:val="TableGrid"/>
        <w:tblW w:w="8730" w:type="dxa"/>
        <w:tblInd w:w="18" w:type="dxa"/>
        <w:tblLayout w:type="fixed"/>
        <w:tblLook w:val="04A0"/>
      </w:tblPr>
      <w:tblGrid>
        <w:gridCol w:w="828"/>
        <w:gridCol w:w="7902"/>
      </w:tblGrid>
      <w:tr w:rsidR="00D45209" w:rsidRPr="00256EB2" w:rsidTr="0077706A">
        <w:tc>
          <w:tcPr>
            <w:tcW w:w="828" w:type="dxa"/>
          </w:tcPr>
          <w:p w:rsidR="00D45209" w:rsidRPr="00B76118" w:rsidRDefault="00D45209" w:rsidP="002D3F78">
            <w:pPr>
              <w:pStyle w:val="BWSBodyText"/>
              <w:ind w:left="-108"/>
              <w:rPr>
                <w:noProof/>
              </w:rPr>
            </w:pPr>
          </w:p>
        </w:tc>
        <w:tc>
          <w:tcPr>
            <w:tcW w:w="7902" w:type="dxa"/>
          </w:tcPr>
          <w:p w:rsidR="00D45209" w:rsidRDefault="00EB158B" w:rsidP="00EB158B">
            <w:pPr>
              <w:pStyle w:val="BWSBodyText"/>
            </w:pPr>
            <w:r>
              <w:t>- S</w:t>
            </w:r>
            <w:r w:rsidRPr="008C231C">
              <w:t>etup server to allow other servers to PXE boot from it</w:t>
            </w:r>
            <w:r w:rsidR="00315DF3">
              <w:t xml:space="preserve"> and </w:t>
            </w:r>
            <w:proofErr w:type="spellStart"/>
            <w:r w:rsidR="00315DF3">
              <w:t>kickstart</w:t>
            </w:r>
            <w:proofErr w:type="spellEnd"/>
            <w:r w:rsidRPr="008C231C">
              <w:t>:</w:t>
            </w:r>
            <w:r>
              <w:t xml:space="preserve"> </w:t>
            </w:r>
            <w:r w:rsidR="00D45209">
              <w:t xml:space="preserve"> </w:t>
            </w:r>
          </w:p>
        </w:tc>
      </w:tr>
      <w:tr w:rsidR="00D45209" w:rsidRPr="00256EB2" w:rsidTr="0077706A">
        <w:tc>
          <w:tcPr>
            <w:tcW w:w="828" w:type="dxa"/>
          </w:tcPr>
          <w:p w:rsidR="00D45209" w:rsidRPr="00EC2D3A" w:rsidRDefault="00CB1FC1" w:rsidP="002D3F78">
            <w:pPr>
              <w:pStyle w:val="BWSBodyText"/>
              <w:ind w:left="-108"/>
            </w:pPr>
            <w:r>
              <w:rPr>
                <w:noProof/>
              </w:rPr>
              <w:pict>
                <v:roundrect id="_x0000_s1042" style="position:absolute;left:0;text-align:left;margin-left:7.5pt;margin-top:2.9pt;width:14.4pt;height:10.8pt;z-index:251971584;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"/>
              </w:pict>
            </w:r>
          </w:p>
        </w:tc>
        <w:tc>
          <w:tcPr>
            <w:tcW w:w="7902" w:type="dxa"/>
          </w:tcPr>
          <w:p w:rsidR="00D45209" w:rsidRPr="00256EB2" w:rsidRDefault="008C231C" w:rsidP="008C231C">
            <w:pPr>
              <w:pStyle w:val="BWSBodyText"/>
            </w:pPr>
            <w:r>
              <w:t xml:space="preserve">Login to server as root  </w:t>
            </w:r>
          </w:p>
        </w:tc>
      </w:tr>
      <w:tr w:rsidR="00D45209" w:rsidRPr="003D536D" w:rsidTr="0077706A">
        <w:tc>
          <w:tcPr>
            <w:tcW w:w="828" w:type="dxa"/>
          </w:tcPr>
          <w:p w:rsidR="00D45209" w:rsidRPr="00EC2D3A" w:rsidRDefault="00CB1FC1" w:rsidP="002D3F78">
            <w:pPr>
              <w:pStyle w:val="BWSBodyText"/>
            </w:pPr>
            <w:r>
              <w:rPr>
                <w:noProof/>
              </w:rPr>
              <w:pict>
                <v:roundrect id="_x0000_s1041" style="position:absolute;left:0;text-align:left;margin-left:7.5pt;margin-top:2.9pt;width:14.4pt;height:10.8pt;z-index:251972608;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"/>
              </w:pict>
            </w:r>
          </w:p>
        </w:tc>
        <w:tc>
          <w:tcPr>
            <w:tcW w:w="7902" w:type="dxa"/>
          </w:tcPr>
          <w:p w:rsidR="008C231C" w:rsidRPr="00EB158B" w:rsidRDefault="008C231C" w:rsidP="00EB158B">
            <w:pPr>
              <w:pStyle w:val="BWSBodyText"/>
              <w:jc w:val="left"/>
            </w:pPr>
            <w:r w:rsidRPr="00EB158B">
              <w:t xml:space="preserve">Install </w:t>
            </w:r>
            <w:proofErr w:type="spellStart"/>
            <w:r w:rsidRPr="00EB158B">
              <w:t>tftp</w:t>
            </w:r>
            <w:proofErr w:type="spellEnd"/>
            <w:r w:rsidRPr="00EB158B">
              <w:t xml:space="preserve">-server, </w:t>
            </w:r>
            <w:proofErr w:type="spellStart"/>
            <w:r w:rsidRPr="00EB158B">
              <w:t>syslinux</w:t>
            </w:r>
            <w:proofErr w:type="spellEnd"/>
            <w:r w:rsidRPr="00EB158B">
              <w:t xml:space="preserve">, </w:t>
            </w:r>
            <w:proofErr w:type="spellStart"/>
            <w:r w:rsidRPr="00EB158B">
              <w:t>dhcp</w:t>
            </w:r>
            <w:proofErr w:type="spellEnd"/>
            <w:r w:rsidRPr="00EB158B">
              <w:t xml:space="preserve">, </w:t>
            </w:r>
            <w:proofErr w:type="spellStart"/>
            <w:r w:rsidRPr="00EB158B">
              <w:t>httpd</w:t>
            </w:r>
            <w:proofErr w:type="spellEnd"/>
            <w:r w:rsidRPr="00EB158B">
              <w:t xml:space="preserve">  (some packages may already be installed )</w:t>
            </w:r>
          </w:p>
          <w:p w:rsidR="00EB158B" w:rsidRDefault="00EB158B" w:rsidP="00EB158B">
            <w:pPr>
              <w:pStyle w:val="BodyText"/>
              <w:spacing w:after="20" w:line="240" w:lineRule="auto"/>
              <w:jc w:val="left"/>
              <w:rPr>
                <w:rFonts w:ascii="Courier New" w:hAnsi="Courier New" w:cs="Courier New"/>
                <w:b/>
                <w:color w:val="0070C0"/>
                <w:sz w:val="18"/>
                <w:szCs w:val="18"/>
                <w:lang w:eastAsia="en-GB" w:bidi="ar-SA"/>
              </w:rPr>
            </w:pP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 xml:space="preserve"># </w:t>
            </w:r>
            <w:r w:rsidRPr="00EB158B">
              <w:rPr>
                <w:rFonts w:ascii="Courier New" w:hAnsi="Courier New" w:cs="Courier New"/>
                <w:b/>
                <w:sz w:val="18"/>
                <w:szCs w:val="18"/>
              </w:rPr>
              <w:t xml:space="preserve">yum install </w:t>
            </w:r>
            <w:proofErr w:type="spellStart"/>
            <w:r w:rsidRPr="00EB158B">
              <w:rPr>
                <w:rFonts w:ascii="Courier New" w:hAnsi="Courier New" w:cs="Courier New"/>
                <w:b/>
                <w:sz w:val="18"/>
                <w:szCs w:val="18"/>
              </w:rPr>
              <w:t>tftp</w:t>
            </w:r>
            <w:proofErr w:type="spellEnd"/>
            <w:r w:rsidRPr="00EB158B">
              <w:rPr>
                <w:rFonts w:ascii="Courier New" w:hAnsi="Courier New" w:cs="Courier New"/>
                <w:b/>
                <w:sz w:val="18"/>
                <w:szCs w:val="18"/>
              </w:rPr>
              <w:t>-server</w:t>
            </w: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Package tftp-server-0.49-2.x86_64 already installed and latest version</w:t>
            </w: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Nothing to do</w:t>
            </w: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 xml:space="preserve"># </w:t>
            </w:r>
            <w:r w:rsidRPr="00EB158B">
              <w:rPr>
                <w:rFonts w:ascii="Courier New" w:hAnsi="Courier New" w:cs="Courier New"/>
                <w:b/>
                <w:sz w:val="18"/>
                <w:szCs w:val="18"/>
              </w:rPr>
              <w:t xml:space="preserve">yum install </w:t>
            </w:r>
            <w:proofErr w:type="spellStart"/>
            <w:r w:rsidRPr="00EB158B">
              <w:rPr>
                <w:rFonts w:ascii="Courier New" w:hAnsi="Courier New" w:cs="Courier New"/>
                <w:b/>
                <w:sz w:val="18"/>
                <w:szCs w:val="18"/>
              </w:rPr>
              <w:t>syslinux</w:t>
            </w:r>
            <w:proofErr w:type="spellEnd"/>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Package syslinux-3.11-4.x86_64 already installed and latest version</w:t>
            </w: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Nothing to do</w:t>
            </w: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 xml:space="preserve"># </w:t>
            </w:r>
            <w:r w:rsidRPr="00EB158B">
              <w:rPr>
                <w:rFonts w:ascii="Courier New" w:hAnsi="Courier New" w:cs="Courier New"/>
                <w:b/>
                <w:sz w:val="18"/>
                <w:szCs w:val="18"/>
              </w:rPr>
              <w:t xml:space="preserve">yum install </w:t>
            </w:r>
            <w:proofErr w:type="spellStart"/>
            <w:r w:rsidRPr="00EB158B">
              <w:rPr>
                <w:rFonts w:ascii="Courier New" w:hAnsi="Courier New" w:cs="Courier New"/>
                <w:b/>
                <w:sz w:val="18"/>
                <w:szCs w:val="18"/>
              </w:rPr>
              <w:t>dhcp</w:t>
            </w:r>
            <w:proofErr w:type="spellEnd"/>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Installed:</w:t>
            </w:r>
          </w:p>
          <w:p w:rsidR="008C231C"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dhcp.x86_64 12:3.0.5-29.el5</w:t>
            </w:r>
          </w:p>
          <w:p w:rsidR="00EB158B" w:rsidRDefault="00EB158B" w:rsidP="00EB158B">
            <w:pPr>
              <w:pStyle w:val="BodyText"/>
              <w:spacing w:after="20" w:line="240" w:lineRule="auto"/>
              <w:jc w:val="left"/>
              <w:rPr>
                <w:rFonts w:ascii="Courier New" w:hAnsi="Courier New" w:cs="Courier New"/>
                <w:b/>
                <w:color w:val="0070C0"/>
                <w:sz w:val="18"/>
                <w:szCs w:val="18"/>
                <w:lang w:eastAsia="en-GB" w:bidi="ar-SA"/>
              </w:rPr>
            </w:pP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 xml:space="preserve"># </w:t>
            </w:r>
            <w:r w:rsidRPr="00EB158B">
              <w:rPr>
                <w:rFonts w:ascii="Courier New" w:hAnsi="Courier New" w:cs="Courier New"/>
                <w:b/>
                <w:sz w:val="18"/>
                <w:szCs w:val="18"/>
              </w:rPr>
              <w:t xml:space="preserve">yum install </w:t>
            </w:r>
            <w:proofErr w:type="spellStart"/>
            <w:r w:rsidRPr="00EB158B">
              <w:rPr>
                <w:rFonts w:ascii="Courier New" w:hAnsi="Courier New" w:cs="Courier New"/>
                <w:b/>
                <w:sz w:val="18"/>
                <w:szCs w:val="18"/>
              </w:rPr>
              <w:t>httpd</w:t>
            </w:r>
            <w:proofErr w:type="spellEnd"/>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Installed:</w:t>
            </w:r>
          </w:p>
          <w:p w:rsidR="008C231C" w:rsidRPr="00EB158B" w:rsidRDefault="008C231C" w:rsidP="00EB158B">
            <w:pPr>
              <w:pStyle w:val="BodyText"/>
              <w:spacing w:after="20" w:line="240" w:lineRule="auto"/>
              <w:jc w:val="left"/>
              <w:rPr>
                <w:rFonts w:ascii="Courier New" w:hAnsi="Courier New" w:cs="Courier New"/>
                <w:b/>
                <w:color w:val="0070C0"/>
                <w:sz w:val="18"/>
                <w:szCs w:val="18"/>
                <w:lang w:eastAsia="en-GB" w:bidi="ar-SA"/>
              </w:rPr>
            </w:pPr>
            <w:r w:rsidRPr="00EB158B">
              <w:rPr>
                <w:rFonts w:ascii="Courier New" w:hAnsi="Courier New" w:cs="Courier New"/>
                <w:b/>
                <w:color w:val="0070C0"/>
                <w:sz w:val="18"/>
                <w:szCs w:val="18"/>
                <w:lang w:eastAsia="en-GB" w:bidi="ar-SA"/>
              </w:rPr>
              <w:t>httpd.x86_64 0:2.2.3-53.el5</w:t>
            </w:r>
          </w:p>
          <w:p w:rsidR="008C231C"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5706A2" w:rsidRPr="00315DF3" w:rsidRDefault="005706A2" w:rsidP="00315DF3">
            <w:pPr>
              <w:pStyle w:val="BodyText"/>
              <w:spacing w:after="20" w:line="240" w:lineRule="auto"/>
              <w:jc w:val="left"/>
              <w:rPr>
                <w:rFonts w:ascii="Courier New" w:hAnsi="Courier New" w:cs="Courier New"/>
                <w:b/>
                <w:color w:val="0070C0"/>
                <w:sz w:val="18"/>
                <w:szCs w:val="18"/>
                <w:lang w:eastAsia="en-GB" w:bidi="ar-SA"/>
              </w:rPr>
            </w:pPr>
          </w:p>
          <w:p w:rsidR="008C231C" w:rsidRPr="005706A2" w:rsidRDefault="008C231C" w:rsidP="005706A2">
            <w:pPr>
              <w:pStyle w:val="BWSBodyText"/>
              <w:jc w:val="left"/>
            </w:pPr>
            <w:r w:rsidRPr="005706A2">
              <w:t>Enable daemons startup during system boot up:</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lastRenderedPageBreak/>
              <w:t xml:space="preserve"># </w:t>
            </w:r>
            <w:proofErr w:type="spellStart"/>
            <w:r w:rsidRPr="005706A2">
              <w:rPr>
                <w:rFonts w:ascii="Courier New" w:hAnsi="Courier New" w:cs="Courier New"/>
                <w:b/>
                <w:sz w:val="18"/>
                <w:szCs w:val="18"/>
              </w:rPr>
              <w:t>chkconfig</w:t>
            </w:r>
            <w:proofErr w:type="spellEnd"/>
            <w:r w:rsidRPr="005706A2">
              <w:rPr>
                <w:rFonts w:ascii="Courier New" w:hAnsi="Courier New" w:cs="Courier New"/>
                <w:b/>
                <w:sz w:val="18"/>
                <w:szCs w:val="18"/>
              </w:rPr>
              <w:t xml:space="preserve"> </w:t>
            </w:r>
            <w:proofErr w:type="spellStart"/>
            <w:r w:rsidRPr="005706A2">
              <w:rPr>
                <w:rFonts w:ascii="Courier New" w:hAnsi="Courier New" w:cs="Courier New"/>
                <w:b/>
                <w:sz w:val="18"/>
                <w:szCs w:val="18"/>
              </w:rPr>
              <w:t>dhcpd</w:t>
            </w:r>
            <w:proofErr w:type="spellEnd"/>
            <w:r w:rsidRPr="005706A2">
              <w:rPr>
                <w:rFonts w:ascii="Courier New" w:hAnsi="Courier New" w:cs="Courier New"/>
                <w:b/>
                <w:sz w:val="18"/>
                <w:szCs w:val="18"/>
              </w:rPr>
              <w:t xml:space="preserve"> on</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w:t>
            </w:r>
            <w:proofErr w:type="spellStart"/>
            <w:r w:rsidRPr="005706A2">
              <w:rPr>
                <w:rFonts w:ascii="Courier New" w:hAnsi="Courier New" w:cs="Courier New"/>
                <w:b/>
                <w:sz w:val="18"/>
                <w:szCs w:val="18"/>
              </w:rPr>
              <w:t>chkconfig</w:t>
            </w:r>
            <w:proofErr w:type="spellEnd"/>
            <w:r w:rsidRPr="005706A2">
              <w:rPr>
                <w:rFonts w:ascii="Courier New" w:hAnsi="Courier New" w:cs="Courier New"/>
                <w:b/>
                <w:sz w:val="18"/>
                <w:szCs w:val="18"/>
              </w:rPr>
              <w:t xml:space="preserve"> </w:t>
            </w:r>
            <w:proofErr w:type="spellStart"/>
            <w:r w:rsidRPr="005706A2">
              <w:rPr>
                <w:rFonts w:ascii="Courier New" w:hAnsi="Courier New" w:cs="Courier New"/>
                <w:b/>
                <w:sz w:val="18"/>
                <w:szCs w:val="18"/>
              </w:rPr>
              <w:t>httpd</w:t>
            </w:r>
            <w:proofErr w:type="spellEnd"/>
            <w:r w:rsidRPr="005706A2">
              <w:rPr>
                <w:rFonts w:ascii="Courier New" w:hAnsi="Courier New" w:cs="Courier New"/>
                <w:b/>
                <w:sz w:val="18"/>
                <w:szCs w:val="18"/>
              </w:rPr>
              <w:t xml:space="preserve"> on</w:t>
            </w:r>
          </w:p>
          <w:p w:rsidR="008C231C" w:rsidRPr="005706A2" w:rsidRDefault="008C231C" w:rsidP="00315DF3">
            <w:pPr>
              <w:pStyle w:val="BodyText"/>
              <w:spacing w:after="20" w:line="240" w:lineRule="auto"/>
              <w:jc w:val="left"/>
              <w:rPr>
                <w:rFonts w:ascii="Courier New" w:hAnsi="Courier New" w:cs="Courier New"/>
                <w:b/>
                <w:sz w:val="18"/>
                <w:szCs w:val="18"/>
              </w:rPr>
            </w:pPr>
            <w:r w:rsidRPr="00315DF3">
              <w:rPr>
                <w:rFonts w:ascii="Courier New" w:hAnsi="Courier New" w:cs="Courier New"/>
                <w:b/>
                <w:color w:val="0070C0"/>
                <w:sz w:val="18"/>
                <w:szCs w:val="18"/>
                <w:lang w:eastAsia="en-GB" w:bidi="ar-SA"/>
              </w:rPr>
              <w:t xml:space="preserve"># </w:t>
            </w:r>
            <w:proofErr w:type="spellStart"/>
            <w:r w:rsidRPr="005706A2">
              <w:rPr>
                <w:rFonts w:ascii="Courier New" w:hAnsi="Courier New" w:cs="Courier New"/>
                <w:b/>
                <w:sz w:val="18"/>
                <w:szCs w:val="18"/>
              </w:rPr>
              <w:t>chkconfig</w:t>
            </w:r>
            <w:proofErr w:type="spellEnd"/>
            <w:r w:rsidRPr="005706A2">
              <w:rPr>
                <w:rFonts w:ascii="Courier New" w:hAnsi="Courier New" w:cs="Courier New"/>
                <w:b/>
                <w:sz w:val="18"/>
                <w:szCs w:val="18"/>
              </w:rPr>
              <w:t xml:space="preserve"> </w:t>
            </w:r>
            <w:proofErr w:type="spellStart"/>
            <w:r w:rsidRPr="005706A2">
              <w:rPr>
                <w:rFonts w:ascii="Courier New" w:hAnsi="Courier New" w:cs="Courier New"/>
                <w:b/>
                <w:sz w:val="18"/>
                <w:szCs w:val="18"/>
              </w:rPr>
              <w:t>tftp</w:t>
            </w:r>
            <w:proofErr w:type="spellEnd"/>
            <w:r w:rsidRPr="005706A2">
              <w:rPr>
                <w:rFonts w:ascii="Courier New" w:hAnsi="Courier New" w:cs="Courier New"/>
                <w:b/>
                <w:sz w:val="18"/>
                <w:szCs w:val="18"/>
              </w:rPr>
              <w:t xml:space="preserve"> on</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5706A2" w:rsidRDefault="008C231C" w:rsidP="005706A2">
            <w:pPr>
              <w:pStyle w:val="BWSBodyText"/>
              <w:jc w:val="left"/>
            </w:pPr>
            <w:r w:rsidRPr="005706A2">
              <w:t>Check  daemons startup during  system boot up:</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5706A2" w:rsidRDefault="008C231C" w:rsidP="00315DF3">
            <w:pPr>
              <w:pStyle w:val="BodyText"/>
              <w:spacing w:after="20" w:line="240" w:lineRule="auto"/>
              <w:jc w:val="left"/>
              <w:rPr>
                <w:rFonts w:ascii="Courier New" w:hAnsi="Courier New" w:cs="Courier New"/>
                <w:b/>
                <w:sz w:val="18"/>
                <w:szCs w:val="18"/>
              </w:rPr>
            </w:pPr>
            <w:r w:rsidRPr="00315DF3">
              <w:rPr>
                <w:rFonts w:ascii="Courier New" w:hAnsi="Courier New" w:cs="Courier New"/>
                <w:b/>
                <w:color w:val="0070C0"/>
                <w:sz w:val="18"/>
                <w:szCs w:val="18"/>
                <w:lang w:eastAsia="en-GB" w:bidi="ar-SA"/>
              </w:rPr>
              <w:t xml:space="preserve"># </w:t>
            </w:r>
            <w:proofErr w:type="spellStart"/>
            <w:r w:rsidRPr="005706A2">
              <w:rPr>
                <w:rFonts w:ascii="Courier New" w:hAnsi="Courier New" w:cs="Courier New"/>
                <w:b/>
                <w:sz w:val="18"/>
                <w:szCs w:val="18"/>
              </w:rPr>
              <w:t>chkconfig</w:t>
            </w:r>
            <w:proofErr w:type="spellEnd"/>
            <w:r w:rsidRPr="005706A2">
              <w:rPr>
                <w:rFonts w:ascii="Courier New" w:hAnsi="Courier New" w:cs="Courier New"/>
                <w:b/>
                <w:sz w:val="18"/>
                <w:szCs w:val="18"/>
              </w:rPr>
              <w:t xml:space="preserve"> --list | </w:t>
            </w:r>
            <w:proofErr w:type="spellStart"/>
            <w:r w:rsidRPr="005706A2">
              <w:rPr>
                <w:rFonts w:ascii="Courier New" w:hAnsi="Courier New" w:cs="Courier New"/>
                <w:b/>
                <w:sz w:val="18"/>
                <w:szCs w:val="18"/>
              </w:rPr>
              <w:t>egrep</w:t>
            </w:r>
            <w:proofErr w:type="spellEnd"/>
            <w:r w:rsidRPr="005706A2">
              <w:rPr>
                <w:rFonts w:ascii="Courier New" w:hAnsi="Courier New" w:cs="Courier New"/>
                <w:b/>
                <w:sz w:val="18"/>
                <w:szCs w:val="18"/>
              </w:rPr>
              <w:t xml:space="preserve"> '</w:t>
            </w:r>
            <w:proofErr w:type="spellStart"/>
            <w:r w:rsidRPr="005706A2">
              <w:rPr>
                <w:rFonts w:ascii="Courier New" w:hAnsi="Courier New" w:cs="Courier New"/>
                <w:b/>
                <w:sz w:val="18"/>
                <w:szCs w:val="18"/>
              </w:rPr>
              <w:t>dhcp|tftp|http</w:t>
            </w:r>
            <w:proofErr w:type="spellEnd"/>
            <w:r w:rsidRPr="005706A2">
              <w:rPr>
                <w:rFonts w:ascii="Courier New" w:hAnsi="Courier New" w:cs="Courier New"/>
                <w:b/>
                <w:sz w:val="18"/>
                <w:szCs w:val="18"/>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dhcpd</w:t>
            </w:r>
            <w:proofErr w:type="spellEnd"/>
            <w:r w:rsidRPr="00315DF3">
              <w:rPr>
                <w:rFonts w:ascii="Courier New" w:hAnsi="Courier New" w:cs="Courier New"/>
                <w:b/>
                <w:color w:val="0070C0"/>
                <w:sz w:val="18"/>
                <w:szCs w:val="18"/>
                <w:lang w:eastAsia="en-GB" w:bidi="ar-SA"/>
              </w:rPr>
              <w:t>           0:off   1:off   2:on    3:on    4:on    5:on    6:off</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httpd</w:t>
            </w:r>
            <w:proofErr w:type="spellEnd"/>
            <w:r w:rsidRPr="00315DF3">
              <w:rPr>
                <w:rFonts w:ascii="Courier New" w:hAnsi="Courier New" w:cs="Courier New"/>
                <w:b/>
                <w:color w:val="0070C0"/>
                <w:sz w:val="18"/>
                <w:szCs w:val="18"/>
                <w:lang w:eastAsia="en-GB" w:bidi="ar-SA"/>
              </w:rPr>
              <w:t>           0:off   1:off   2:on    3:on    4:on    5:on    6:off</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tftp</w:t>
            </w:r>
            <w:proofErr w:type="spellEnd"/>
            <w:r w:rsidRPr="00315DF3">
              <w:rPr>
                <w:rFonts w:ascii="Courier New" w:hAnsi="Courier New" w:cs="Courier New"/>
                <w:b/>
                <w:color w:val="0070C0"/>
                <w:sz w:val="18"/>
                <w:szCs w:val="18"/>
                <w:lang w:eastAsia="en-GB" w:bidi="ar-SA"/>
              </w:rPr>
              <w:t>:           on</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5706A2" w:rsidRDefault="008C231C" w:rsidP="00873C9D">
            <w:pPr>
              <w:pStyle w:val="BWSBodyText"/>
              <w:jc w:val="left"/>
            </w:pPr>
            <w:r w:rsidRPr="005706A2">
              <w:t>Create/configure /etc/</w:t>
            </w:r>
            <w:proofErr w:type="spellStart"/>
            <w:r w:rsidRPr="005706A2">
              <w:t>dhcpd.conf</w:t>
            </w:r>
            <w:proofErr w:type="spellEnd"/>
            <w:r w:rsidRPr="005706A2">
              <w:t xml:space="preserve"> ( example below:  will  </w:t>
            </w:r>
            <w:r w:rsidR="00873C9D">
              <w:t>need to have  2 entries</w:t>
            </w:r>
            <w:r w:rsidRPr="005706A2">
              <w:t xml:space="preserve"> for each server  </w:t>
            </w:r>
            <w:r w:rsidR="00873C9D">
              <w:t>(</w:t>
            </w:r>
            <w:r w:rsidRPr="005706A2">
              <w:t> eth0 and eth1 ):</w:t>
            </w:r>
          </w:p>
          <w:p w:rsidR="005E7A87" w:rsidRDefault="005E7A87" w:rsidP="00873C9D">
            <w:pPr>
              <w:pStyle w:val="BWSBodyText"/>
              <w:jc w:val="left"/>
            </w:pPr>
            <w:r>
              <w:t>E</w:t>
            </w:r>
            <w:r w:rsidR="00873C9D">
              <w:t>nter</w:t>
            </w:r>
            <w:r w:rsidR="008C231C" w:rsidRPr="005706A2">
              <w:t xml:space="preserve"> the MAC </w:t>
            </w:r>
            <w:proofErr w:type="gramStart"/>
            <w:r w:rsidR="008C231C" w:rsidRPr="005706A2">
              <w:t>address</w:t>
            </w:r>
            <w:r w:rsidR="00873C9D">
              <w:t xml:space="preserve">’s </w:t>
            </w:r>
            <w:r w:rsidR="008C231C" w:rsidRPr="005706A2">
              <w:t xml:space="preserve"> for</w:t>
            </w:r>
            <w:proofErr w:type="gramEnd"/>
            <w:r w:rsidR="008C231C" w:rsidRPr="005706A2">
              <w:t xml:space="preserve"> both eth0</w:t>
            </w:r>
            <w:r w:rsidR="00EB6BF7">
              <w:t xml:space="preserve"> an eth1 ports for each server. </w:t>
            </w:r>
            <w:r w:rsidR="008C231C" w:rsidRPr="005706A2">
              <w:t xml:space="preserve"> </w:t>
            </w:r>
          </w:p>
          <w:p w:rsidR="008C231C" w:rsidRDefault="00EB6BF7" w:rsidP="00873C9D">
            <w:pPr>
              <w:pStyle w:val="BWSBodyText"/>
              <w:jc w:val="left"/>
            </w:pPr>
            <w:r>
              <w:t xml:space="preserve">The MAC address </w:t>
            </w:r>
            <w:r w:rsidR="008C231C" w:rsidRPr="005706A2">
              <w:t xml:space="preserve"> can be </w:t>
            </w:r>
            <w:r w:rsidR="00873C9D">
              <w:t xml:space="preserve">determined </w:t>
            </w:r>
            <w:r w:rsidR="001930D2">
              <w:t xml:space="preserve"> </w:t>
            </w:r>
            <w:r>
              <w:t xml:space="preserve">for each of the blades </w:t>
            </w:r>
            <w:r w:rsidR="005E7A87">
              <w:t xml:space="preserve"> by running the following command on the BMS server: ( note replace blade[X] with bay number for blade)</w:t>
            </w:r>
          </w:p>
          <w:p w:rsidR="00EB6BF7" w:rsidRPr="005E7A87" w:rsidRDefault="005E7A87" w:rsidP="005E7A87">
            <w:pPr>
              <w:pStyle w:val="BodyText"/>
              <w:spacing w:after="20" w:line="240" w:lineRule="auto"/>
              <w:jc w:val="left"/>
              <w:rPr>
                <w:rFonts w:ascii="Courier New" w:hAnsi="Courier New" w:cs="Courier New"/>
                <w:b/>
                <w:sz w:val="18"/>
                <w:szCs w:val="18"/>
              </w:rPr>
            </w:pPr>
            <w:r w:rsidRPr="005E7A87">
              <w:rPr>
                <w:rFonts w:ascii="Courier New" w:hAnsi="Courier New" w:cs="Courier New"/>
                <w:b/>
                <w:color w:val="0070C0"/>
                <w:sz w:val="18"/>
                <w:szCs w:val="18"/>
                <w:lang w:eastAsia="en-GB" w:bidi="ar-SA"/>
              </w:rPr>
              <w:t>#</w:t>
            </w:r>
            <w:r w:rsidRPr="005E7A87">
              <w:rPr>
                <w:rFonts w:ascii="Courier New" w:hAnsi="Courier New" w:cs="Courier New"/>
                <w:b/>
                <w:sz w:val="18"/>
                <w:szCs w:val="18"/>
              </w:rPr>
              <w:t xml:space="preserve"> </w:t>
            </w:r>
            <w:proofErr w:type="spellStart"/>
            <w:r w:rsidR="00EB6BF7" w:rsidRPr="005E7A87">
              <w:rPr>
                <w:rFonts w:ascii="Courier New" w:hAnsi="Courier New" w:cs="Courier New"/>
                <w:b/>
                <w:sz w:val="18"/>
                <w:szCs w:val="18"/>
              </w:rPr>
              <w:t>ssh</w:t>
            </w:r>
            <w:proofErr w:type="spellEnd"/>
            <w:r w:rsidR="00EB6BF7" w:rsidRPr="005E7A87">
              <w:rPr>
                <w:rFonts w:ascii="Courier New" w:hAnsi="Courier New" w:cs="Courier New"/>
                <w:b/>
                <w:sz w:val="18"/>
                <w:szCs w:val="18"/>
              </w:rPr>
              <w:t xml:space="preserve"> -l USERID </w:t>
            </w:r>
            <w:r>
              <w:rPr>
                <w:rFonts w:ascii="Courier New" w:hAnsi="Courier New" w:cs="Courier New"/>
                <w:b/>
                <w:sz w:val="18"/>
                <w:szCs w:val="18"/>
              </w:rPr>
              <w:t>&lt;</w:t>
            </w:r>
            <w:r w:rsidR="00922B8D">
              <w:rPr>
                <w:rFonts w:ascii="Courier New" w:hAnsi="Courier New" w:cs="Courier New"/>
                <w:b/>
                <w:sz w:val="18"/>
                <w:szCs w:val="18"/>
              </w:rPr>
              <w:t>AMM</w:t>
            </w:r>
            <w:r>
              <w:rPr>
                <w:rFonts w:ascii="Courier New" w:hAnsi="Courier New" w:cs="Courier New"/>
                <w:b/>
                <w:sz w:val="18"/>
                <w:szCs w:val="18"/>
              </w:rPr>
              <w:t>_IP_ADRESS&gt;</w:t>
            </w:r>
            <w:r w:rsidR="00EB6BF7" w:rsidRPr="005E7A87">
              <w:rPr>
                <w:rFonts w:ascii="Courier New" w:hAnsi="Courier New" w:cs="Courier New"/>
                <w:b/>
                <w:sz w:val="18"/>
                <w:szCs w:val="18"/>
              </w:rPr>
              <w:t xml:space="preserve"> "info -T </w:t>
            </w:r>
            <w:proofErr w:type="spellStart"/>
            <w:r w:rsidR="00EB6BF7" w:rsidRPr="005E7A87">
              <w:rPr>
                <w:rFonts w:ascii="Courier New" w:hAnsi="Courier New" w:cs="Courier New"/>
                <w:b/>
                <w:sz w:val="18"/>
                <w:szCs w:val="18"/>
              </w:rPr>
              <w:t>system:blade</w:t>
            </w:r>
            <w:proofErr w:type="spellEnd"/>
            <w:r w:rsidR="00EB6BF7" w:rsidRPr="005E7A87">
              <w:rPr>
                <w:rFonts w:ascii="Courier New" w:hAnsi="Courier New" w:cs="Courier New"/>
                <w:b/>
                <w:sz w:val="18"/>
                <w:szCs w:val="18"/>
              </w:rPr>
              <w:t>[</w:t>
            </w:r>
            <w:r w:rsidR="00EB6BF7" w:rsidRPr="005E7A87">
              <w:rPr>
                <w:rFonts w:ascii="Courier New" w:hAnsi="Courier New" w:cs="Courier New"/>
                <w:b/>
                <w:sz w:val="18"/>
                <w:szCs w:val="18"/>
                <w:highlight w:val="yellow"/>
              </w:rPr>
              <w:t>7</w:t>
            </w:r>
            <w:r w:rsidR="00EB6BF7" w:rsidRPr="005E7A87">
              <w:rPr>
                <w:rFonts w:ascii="Courier New" w:hAnsi="Courier New" w:cs="Courier New"/>
                <w:b/>
                <w:sz w:val="18"/>
                <w:szCs w:val="18"/>
              </w:rPr>
              <w:t xml:space="preserve">]" | </w:t>
            </w:r>
            <w:proofErr w:type="spellStart"/>
            <w:r w:rsidR="00EB6BF7" w:rsidRPr="005E7A87">
              <w:rPr>
                <w:rFonts w:ascii="Courier New" w:hAnsi="Courier New" w:cs="Courier New"/>
                <w:b/>
                <w:sz w:val="18"/>
                <w:szCs w:val="18"/>
              </w:rPr>
              <w:t>grep</w:t>
            </w:r>
            <w:proofErr w:type="spellEnd"/>
            <w:r w:rsidR="00EB6BF7" w:rsidRPr="005E7A87">
              <w:rPr>
                <w:rFonts w:ascii="Courier New" w:hAnsi="Courier New" w:cs="Courier New"/>
                <w:b/>
                <w:sz w:val="18"/>
                <w:szCs w:val="18"/>
              </w:rPr>
              <w:t xml:space="preserve"> "MAC Address [12]"</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5E7A87" w:rsidRPr="00315DF3" w:rsidRDefault="005E7A87"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w:t>
            </w:r>
            <w:r w:rsidRPr="00993554">
              <w:rPr>
                <w:rFonts w:ascii="Courier New" w:hAnsi="Courier New" w:cs="Courier New"/>
                <w:b/>
                <w:sz w:val="18"/>
                <w:szCs w:val="18"/>
              </w:rPr>
              <w:t>cat /etc/</w:t>
            </w:r>
            <w:proofErr w:type="spellStart"/>
            <w:r w:rsidRPr="00993554">
              <w:rPr>
                <w:rFonts w:ascii="Courier New" w:hAnsi="Courier New" w:cs="Courier New"/>
                <w:b/>
                <w:sz w:val="18"/>
                <w:szCs w:val="18"/>
              </w:rPr>
              <w:t>dhcpd.conf</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allow booting;</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allow </w:t>
            </w:r>
            <w:proofErr w:type="spellStart"/>
            <w:r w:rsidRPr="00315DF3">
              <w:rPr>
                <w:rFonts w:ascii="Courier New" w:hAnsi="Courier New" w:cs="Courier New"/>
                <w:b/>
                <w:color w:val="0070C0"/>
                <w:sz w:val="18"/>
                <w:szCs w:val="18"/>
                <w:lang w:eastAsia="en-GB" w:bidi="ar-SA"/>
              </w:rPr>
              <w:t>bootp</w:t>
            </w:r>
            <w:proofErr w:type="spellEnd"/>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ddns</w:t>
            </w:r>
            <w:proofErr w:type="spellEnd"/>
            <w:r w:rsidRPr="00315DF3">
              <w:rPr>
                <w:rFonts w:ascii="Courier New" w:hAnsi="Courier New" w:cs="Courier New"/>
                <w:b/>
                <w:color w:val="0070C0"/>
                <w:sz w:val="18"/>
                <w:szCs w:val="18"/>
                <w:lang w:eastAsia="en-GB" w:bidi="ar-SA"/>
              </w:rPr>
              <w:t>-update-style none;</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subnet 10.108.92.64 </w:t>
            </w:r>
            <w:proofErr w:type="spellStart"/>
            <w:r w:rsidRPr="00315DF3">
              <w:rPr>
                <w:rFonts w:ascii="Courier New" w:hAnsi="Courier New" w:cs="Courier New"/>
                <w:b/>
                <w:color w:val="0070C0"/>
                <w:sz w:val="18"/>
                <w:szCs w:val="18"/>
                <w:lang w:eastAsia="en-GB" w:bidi="ar-SA"/>
              </w:rPr>
              <w:t>netmask</w:t>
            </w:r>
            <w:proofErr w:type="spellEnd"/>
            <w:r w:rsidRPr="00315DF3">
              <w:rPr>
                <w:rFonts w:ascii="Courier New" w:hAnsi="Courier New" w:cs="Courier New"/>
                <w:b/>
                <w:color w:val="0070C0"/>
                <w:sz w:val="18"/>
                <w:szCs w:val="18"/>
                <w:lang w:eastAsia="en-GB" w:bidi="ar-SA"/>
              </w:rPr>
              <w:t xml:space="preserve"> 255.255.255.192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 PXE-specific configuration directives</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next-server 10.108.92.68;</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filename "</w:t>
            </w:r>
            <w:proofErr w:type="spellStart"/>
            <w:r w:rsidRPr="00315DF3">
              <w:rPr>
                <w:rFonts w:ascii="Courier New" w:hAnsi="Courier New" w:cs="Courier New"/>
                <w:b/>
                <w:color w:val="0070C0"/>
                <w:sz w:val="18"/>
                <w:szCs w:val="18"/>
                <w:lang w:eastAsia="en-GB" w:bidi="ar-SA"/>
              </w:rPr>
              <w:t>linux</w:t>
            </w:r>
            <w:proofErr w:type="spellEnd"/>
            <w:r w:rsidRPr="00315DF3">
              <w:rPr>
                <w:rFonts w:ascii="Courier New" w:hAnsi="Courier New" w:cs="Courier New"/>
                <w:b/>
                <w:color w:val="0070C0"/>
                <w:sz w:val="18"/>
                <w:szCs w:val="18"/>
                <w:lang w:eastAsia="en-GB" w:bidi="ar-SA"/>
              </w:rPr>
              <w:t>-install/pxelinux.0";</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host bonspr02a_eth0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server-name "bonspr02a";</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hardware </w:t>
            </w:r>
            <w:proofErr w:type="spellStart"/>
            <w:r w:rsidRPr="00315DF3">
              <w:rPr>
                <w:rFonts w:ascii="Courier New" w:hAnsi="Courier New" w:cs="Courier New"/>
                <w:b/>
                <w:color w:val="0070C0"/>
                <w:sz w:val="18"/>
                <w:szCs w:val="18"/>
                <w:lang w:eastAsia="en-GB" w:bidi="ar-SA"/>
              </w:rPr>
              <w:t>ethernet</w:t>
            </w:r>
            <w:proofErr w:type="spellEnd"/>
            <w:r w:rsidRPr="00315DF3">
              <w:rPr>
                <w:rFonts w:ascii="Courier New" w:hAnsi="Courier New" w:cs="Courier New"/>
                <w:b/>
                <w:color w:val="0070C0"/>
                <w:sz w:val="18"/>
                <w:szCs w:val="18"/>
                <w:lang w:eastAsia="en-GB" w:bidi="ar-SA"/>
              </w:rPr>
              <w:t xml:space="preserve"> 5C:F3:FC:B6:3A:20;</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fixed-address 10.108.92.69;</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host bonspr02a_eth1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server-name "bonspr02a";</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hardware </w:t>
            </w:r>
            <w:proofErr w:type="spellStart"/>
            <w:r w:rsidRPr="00315DF3">
              <w:rPr>
                <w:rFonts w:ascii="Courier New" w:hAnsi="Courier New" w:cs="Courier New"/>
                <w:b/>
                <w:color w:val="0070C0"/>
                <w:sz w:val="18"/>
                <w:szCs w:val="18"/>
                <w:lang w:eastAsia="en-GB" w:bidi="ar-SA"/>
              </w:rPr>
              <w:t>ethernet</w:t>
            </w:r>
            <w:proofErr w:type="spellEnd"/>
            <w:r w:rsidRPr="00315DF3">
              <w:rPr>
                <w:rFonts w:ascii="Courier New" w:hAnsi="Courier New" w:cs="Courier New"/>
                <w:b/>
                <w:color w:val="0070C0"/>
                <w:sz w:val="18"/>
                <w:szCs w:val="18"/>
                <w:lang w:eastAsia="en-GB" w:bidi="ar-SA"/>
              </w:rPr>
              <w:t xml:space="preserve"> 5C:F3:FC:B6:3A:22;</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fixed-address 10.108.92.69;</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host </w:t>
            </w:r>
            <w:r w:rsidRPr="00873C9D">
              <w:rPr>
                <w:rFonts w:ascii="Courier New" w:hAnsi="Courier New" w:cs="Courier New"/>
                <w:b/>
                <w:color w:val="0070C0"/>
                <w:sz w:val="18"/>
                <w:szCs w:val="18"/>
                <w:highlight w:val="yellow"/>
                <w:lang w:eastAsia="en-GB" w:bidi="ar-SA"/>
              </w:rPr>
              <w:t>bonXXXX_eth0</w:t>
            </w:r>
            <w:r w:rsidRPr="00315DF3">
              <w:rPr>
                <w:rFonts w:ascii="Courier New" w:hAnsi="Courier New" w:cs="Courier New"/>
                <w:b/>
                <w:color w:val="0070C0"/>
                <w:sz w:val="18"/>
                <w:szCs w:val="18"/>
                <w:lang w:eastAsia="en-GB" w:bidi="ar-SA"/>
              </w:rPr>
              <w:t xml:space="preserve">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server-name "</w:t>
            </w:r>
            <w:proofErr w:type="spellStart"/>
            <w:r w:rsidRPr="00873C9D">
              <w:rPr>
                <w:rFonts w:ascii="Courier New" w:hAnsi="Courier New" w:cs="Courier New"/>
                <w:b/>
                <w:color w:val="0070C0"/>
                <w:sz w:val="18"/>
                <w:szCs w:val="18"/>
                <w:highlight w:val="yellow"/>
                <w:lang w:eastAsia="en-GB" w:bidi="ar-SA"/>
              </w:rPr>
              <w:t>bonXXXX</w:t>
            </w:r>
            <w:proofErr w:type="spellEnd"/>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hardware </w:t>
            </w:r>
            <w:proofErr w:type="spellStart"/>
            <w:r w:rsidRPr="00315DF3">
              <w:rPr>
                <w:rFonts w:ascii="Courier New" w:hAnsi="Courier New" w:cs="Courier New"/>
                <w:b/>
                <w:color w:val="0070C0"/>
                <w:sz w:val="18"/>
                <w:szCs w:val="18"/>
                <w:lang w:eastAsia="en-GB" w:bidi="ar-SA"/>
              </w:rPr>
              <w:t>ethernet</w:t>
            </w:r>
            <w:proofErr w:type="spellEnd"/>
            <w:r w:rsidRPr="00315DF3">
              <w:rPr>
                <w:rFonts w:ascii="Courier New" w:hAnsi="Courier New" w:cs="Courier New"/>
                <w:b/>
                <w:color w:val="0070C0"/>
                <w:sz w:val="18"/>
                <w:szCs w:val="18"/>
                <w:lang w:eastAsia="en-GB" w:bidi="ar-SA"/>
              </w:rPr>
              <w:t xml:space="preserve"> </w:t>
            </w:r>
            <w:r w:rsidRPr="00873C9D">
              <w:rPr>
                <w:rFonts w:ascii="Courier New" w:hAnsi="Courier New" w:cs="Courier New"/>
                <w:b/>
                <w:color w:val="0070C0"/>
                <w:sz w:val="18"/>
                <w:szCs w:val="18"/>
                <w:highlight w:val="yellow"/>
                <w:lang w:eastAsia="en-GB" w:bidi="ar-SA"/>
              </w:rPr>
              <w:t>5C:F3:FC:B6:3A:40</w:t>
            </w:r>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fixed-address </w:t>
            </w:r>
            <w:r w:rsidRPr="006671D8">
              <w:rPr>
                <w:rFonts w:ascii="Courier New" w:hAnsi="Courier New" w:cs="Courier New"/>
                <w:b/>
                <w:color w:val="0070C0"/>
                <w:sz w:val="18"/>
                <w:szCs w:val="18"/>
                <w:highlight w:val="yellow"/>
                <w:lang w:eastAsia="en-GB" w:bidi="ar-SA"/>
              </w:rPr>
              <w:t>10.108.92.XX</w:t>
            </w:r>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host </w:t>
            </w:r>
            <w:r w:rsidRPr="00873C9D">
              <w:rPr>
                <w:rFonts w:ascii="Courier New" w:hAnsi="Courier New" w:cs="Courier New"/>
                <w:b/>
                <w:color w:val="0070C0"/>
                <w:sz w:val="18"/>
                <w:szCs w:val="18"/>
                <w:highlight w:val="yellow"/>
                <w:lang w:eastAsia="en-GB" w:bidi="ar-SA"/>
              </w:rPr>
              <w:t>bonXXXX_eth1</w:t>
            </w:r>
            <w:r w:rsidRPr="00315DF3">
              <w:rPr>
                <w:rFonts w:ascii="Courier New" w:hAnsi="Courier New" w:cs="Courier New"/>
                <w:b/>
                <w:color w:val="0070C0"/>
                <w:sz w:val="18"/>
                <w:szCs w:val="18"/>
                <w:lang w:eastAsia="en-GB" w:bidi="ar-SA"/>
              </w:rPr>
              <w:t xml:space="preserve">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server-name "</w:t>
            </w:r>
            <w:proofErr w:type="spellStart"/>
            <w:r w:rsidRPr="00873C9D">
              <w:rPr>
                <w:rFonts w:ascii="Courier New" w:hAnsi="Courier New" w:cs="Courier New"/>
                <w:b/>
                <w:color w:val="0070C0"/>
                <w:sz w:val="18"/>
                <w:szCs w:val="18"/>
                <w:highlight w:val="yellow"/>
                <w:lang w:eastAsia="en-GB" w:bidi="ar-SA"/>
              </w:rPr>
              <w:t>bonXXXX</w:t>
            </w:r>
            <w:proofErr w:type="spellEnd"/>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hardware </w:t>
            </w:r>
            <w:proofErr w:type="spellStart"/>
            <w:r w:rsidRPr="00315DF3">
              <w:rPr>
                <w:rFonts w:ascii="Courier New" w:hAnsi="Courier New" w:cs="Courier New"/>
                <w:b/>
                <w:color w:val="0070C0"/>
                <w:sz w:val="18"/>
                <w:szCs w:val="18"/>
                <w:lang w:eastAsia="en-GB" w:bidi="ar-SA"/>
              </w:rPr>
              <w:t>ethernet</w:t>
            </w:r>
            <w:proofErr w:type="spellEnd"/>
            <w:r w:rsidRPr="00315DF3">
              <w:rPr>
                <w:rFonts w:ascii="Courier New" w:hAnsi="Courier New" w:cs="Courier New"/>
                <w:b/>
                <w:color w:val="0070C0"/>
                <w:sz w:val="18"/>
                <w:szCs w:val="18"/>
                <w:lang w:eastAsia="en-GB" w:bidi="ar-SA"/>
              </w:rPr>
              <w:t xml:space="preserve"> </w:t>
            </w:r>
            <w:r w:rsidRPr="00873C9D">
              <w:rPr>
                <w:rFonts w:ascii="Courier New" w:hAnsi="Courier New" w:cs="Courier New"/>
                <w:b/>
                <w:color w:val="0070C0"/>
                <w:sz w:val="18"/>
                <w:szCs w:val="18"/>
                <w:highlight w:val="yellow"/>
                <w:lang w:eastAsia="en-GB" w:bidi="ar-SA"/>
              </w:rPr>
              <w:t>5C:F3:FC:B6:3A:42</w:t>
            </w:r>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lastRenderedPageBreak/>
              <w:t xml:space="preserve">                fixed-address </w:t>
            </w:r>
            <w:r w:rsidRPr="006671D8">
              <w:rPr>
                <w:rFonts w:ascii="Courier New" w:hAnsi="Courier New" w:cs="Courier New"/>
                <w:b/>
                <w:color w:val="0070C0"/>
                <w:sz w:val="18"/>
                <w:szCs w:val="18"/>
                <w:highlight w:val="yellow"/>
                <w:lang w:eastAsia="en-GB" w:bidi="ar-SA"/>
              </w:rPr>
              <w:t>10.108.92.XX</w:t>
            </w:r>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993554" w:rsidRDefault="00993554" w:rsidP="00315DF3">
            <w:pPr>
              <w:pStyle w:val="BodyText"/>
              <w:spacing w:after="20" w:line="240" w:lineRule="auto"/>
              <w:jc w:val="left"/>
              <w:rPr>
                <w:rFonts w:ascii="Courier New" w:hAnsi="Courier New" w:cs="Courier New"/>
                <w:b/>
                <w:color w:val="0070C0"/>
                <w:sz w:val="18"/>
                <w:szCs w:val="18"/>
                <w:lang w:eastAsia="en-GB" w:bidi="ar-SA"/>
              </w:rPr>
            </w:pPr>
          </w:p>
          <w:p w:rsidR="00993554" w:rsidRPr="00315DF3" w:rsidRDefault="00993554" w:rsidP="00315DF3">
            <w:pPr>
              <w:pStyle w:val="BodyText"/>
              <w:spacing w:after="20" w:line="240" w:lineRule="auto"/>
              <w:jc w:val="left"/>
              <w:rPr>
                <w:rFonts w:ascii="Courier New" w:hAnsi="Courier New" w:cs="Courier New"/>
                <w:b/>
                <w:color w:val="0070C0"/>
                <w:sz w:val="18"/>
                <w:szCs w:val="18"/>
                <w:lang w:eastAsia="en-GB" w:bidi="ar-SA"/>
              </w:rPr>
            </w:pPr>
          </w:p>
          <w:p w:rsidR="008C231C" w:rsidRPr="005706A2" w:rsidRDefault="008C231C" w:rsidP="005706A2">
            <w:pPr>
              <w:pStyle w:val="BWSBodyText"/>
            </w:pPr>
            <w:r w:rsidRPr="005706A2">
              <w:t xml:space="preserve">Start up services:  ( you may get message during http startup as below)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w:t>
            </w:r>
            <w:r w:rsidRPr="00993554">
              <w:rPr>
                <w:rFonts w:ascii="Courier New" w:hAnsi="Courier New" w:cs="Courier New"/>
                <w:b/>
                <w:sz w:val="18"/>
                <w:szCs w:val="18"/>
              </w:rPr>
              <w:t xml:space="preserve">service </w:t>
            </w:r>
            <w:proofErr w:type="spellStart"/>
            <w:r w:rsidRPr="00993554">
              <w:rPr>
                <w:rFonts w:ascii="Courier New" w:hAnsi="Courier New" w:cs="Courier New"/>
                <w:b/>
                <w:sz w:val="18"/>
                <w:szCs w:val="18"/>
              </w:rPr>
              <w:t>xinetd</w:t>
            </w:r>
            <w:proofErr w:type="spellEnd"/>
            <w:r w:rsidRPr="00993554">
              <w:rPr>
                <w:rFonts w:ascii="Courier New" w:hAnsi="Courier New" w:cs="Courier New"/>
                <w:b/>
                <w:sz w:val="18"/>
                <w:szCs w:val="18"/>
              </w:rPr>
              <w:t xml:space="preserve"> restart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Stopping </w:t>
            </w:r>
            <w:proofErr w:type="spellStart"/>
            <w:r w:rsidRPr="00315DF3">
              <w:rPr>
                <w:rFonts w:ascii="Courier New" w:hAnsi="Courier New" w:cs="Courier New"/>
                <w:b/>
                <w:color w:val="0070C0"/>
                <w:sz w:val="18"/>
                <w:szCs w:val="18"/>
                <w:lang w:eastAsia="en-GB" w:bidi="ar-SA"/>
              </w:rPr>
              <w:t>xinetd</w:t>
            </w:r>
            <w:proofErr w:type="spellEnd"/>
            <w:r w:rsidRPr="00315DF3">
              <w:rPr>
                <w:rFonts w:ascii="Courier New" w:hAnsi="Courier New" w:cs="Courier New"/>
                <w:b/>
                <w:color w:val="0070C0"/>
                <w:sz w:val="18"/>
                <w:szCs w:val="18"/>
                <w:lang w:eastAsia="en-GB" w:bidi="ar-SA"/>
              </w:rPr>
              <w:t>:                                           [  OK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Starting </w:t>
            </w:r>
            <w:proofErr w:type="spellStart"/>
            <w:r w:rsidRPr="00315DF3">
              <w:rPr>
                <w:rFonts w:ascii="Courier New" w:hAnsi="Courier New" w:cs="Courier New"/>
                <w:b/>
                <w:color w:val="0070C0"/>
                <w:sz w:val="18"/>
                <w:szCs w:val="18"/>
                <w:lang w:eastAsia="en-GB" w:bidi="ar-SA"/>
              </w:rPr>
              <w:t>xinetd</w:t>
            </w:r>
            <w:proofErr w:type="spellEnd"/>
            <w:r w:rsidRPr="00315DF3">
              <w:rPr>
                <w:rFonts w:ascii="Courier New" w:hAnsi="Courier New" w:cs="Courier New"/>
                <w:b/>
                <w:color w:val="0070C0"/>
                <w:sz w:val="18"/>
                <w:szCs w:val="18"/>
                <w:lang w:eastAsia="en-GB" w:bidi="ar-SA"/>
              </w:rPr>
              <w:t>:                                           [  OK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w:t>
            </w:r>
            <w:r w:rsidRPr="00993554">
              <w:rPr>
                <w:rFonts w:ascii="Courier New" w:hAnsi="Courier New" w:cs="Courier New"/>
                <w:b/>
                <w:sz w:val="18"/>
                <w:szCs w:val="18"/>
              </w:rPr>
              <w:t xml:space="preserve">service </w:t>
            </w:r>
            <w:proofErr w:type="spellStart"/>
            <w:r w:rsidRPr="00993554">
              <w:rPr>
                <w:rFonts w:ascii="Courier New" w:hAnsi="Courier New" w:cs="Courier New"/>
                <w:b/>
                <w:sz w:val="18"/>
                <w:szCs w:val="18"/>
              </w:rPr>
              <w:t>dhcpd</w:t>
            </w:r>
            <w:proofErr w:type="spellEnd"/>
            <w:r w:rsidRPr="00993554">
              <w:rPr>
                <w:rFonts w:ascii="Courier New" w:hAnsi="Courier New" w:cs="Courier New"/>
                <w:b/>
                <w:sz w:val="18"/>
                <w:szCs w:val="18"/>
              </w:rPr>
              <w:t xml:space="preserve"> restart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Shutting down </w:t>
            </w:r>
            <w:proofErr w:type="spellStart"/>
            <w:r w:rsidRPr="00315DF3">
              <w:rPr>
                <w:rFonts w:ascii="Courier New" w:hAnsi="Courier New" w:cs="Courier New"/>
                <w:b/>
                <w:color w:val="0070C0"/>
                <w:sz w:val="18"/>
                <w:szCs w:val="18"/>
                <w:lang w:eastAsia="en-GB" w:bidi="ar-SA"/>
              </w:rPr>
              <w:t>dhcpd</w:t>
            </w:r>
            <w:proofErr w:type="spellEnd"/>
            <w:r w:rsidRPr="00315DF3">
              <w:rPr>
                <w:rFonts w:ascii="Courier New" w:hAnsi="Courier New" w:cs="Courier New"/>
                <w:b/>
                <w:color w:val="0070C0"/>
                <w:sz w:val="18"/>
                <w:szCs w:val="18"/>
                <w:lang w:eastAsia="en-GB" w:bidi="ar-SA"/>
              </w:rPr>
              <w:t>:                                       [  OK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Starting </w:t>
            </w:r>
            <w:proofErr w:type="spellStart"/>
            <w:r w:rsidRPr="00315DF3">
              <w:rPr>
                <w:rFonts w:ascii="Courier New" w:hAnsi="Courier New" w:cs="Courier New"/>
                <w:b/>
                <w:color w:val="0070C0"/>
                <w:sz w:val="18"/>
                <w:szCs w:val="18"/>
                <w:lang w:eastAsia="en-GB" w:bidi="ar-SA"/>
              </w:rPr>
              <w:t>dhcpd</w:t>
            </w:r>
            <w:proofErr w:type="spellEnd"/>
            <w:r w:rsidRPr="00315DF3">
              <w:rPr>
                <w:rFonts w:ascii="Courier New" w:hAnsi="Courier New" w:cs="Courier New"/>
                <w:b/>
                <w:color w:val="0070C0"/>
                <w:sz w:val="18"/>
                <w:szCs w:val="18"/>
                <w:lang w:eastAsia="en-GB" w:bidi="ar-SA"/>
              </w:rPr>
              <w:t>:                                            [  OK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w:t>
            </w:r>
            <w:r w:rsidRPr="00993554">
              <w:rPr>
                <w:rFonts w:ascii="Courier New" w:hAnsi="Courier New" w:cs="Courier New"/>
                <w:b/>
                <w:sz w:val="18"/>
                <w:szCs w:val="18"/>
              </w:rPr>
              <w:t xml:space="preserve">service </w:t>
            </w:r>
            <w:proofErr w:type="spellStart"/>
            <w:r w:rsidRPr="00993554">
              <w:rPr>
                <w:rFonts w:ascii="Courier New" w:hAnsi="Courier New" w:cs="Courier New"/>
                <w:b/>
                <w:sz w:val="18"/>
                <w:szCs w:val="18"/>
              </w:rPr>
              <w:t>httpd</w:t>
            </w:r>
            <w:proofErr w:type="spellEnd"/>
            <w:r w:rsidRPr="00993554">
              <w:rPr>
                <w:rFonts w:ascii="Courier New" w:hAnsi="Courier New" w:cs="Courier New"/>
                <w:b/>
                <w:sz w:val="18"/>
                <w:szCs w:val="18"/>
              </w:rPr>
              <w:t xml:space="preserve"> start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Starting </w:t>
            </w:r>
            <w:proofErr w:type="spellStart"/>
            <w:r w:rsidRPr="00315DF3">
              <w:rPr>
                <w:rFonts w:ascii="Courier New" w:hAnsi="Courier New" w:cs="Courier New"/>
                <w:b/>
                <w:color w:val="0070C0"/>
                <w:sz w:val="18"/>
                <w:szCs w:val="18"/>
                <w:lang w:eastAsia="en-GB" w:bidi="ar-SA"/>
              </w:rPr>
              <w:t>httpd</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httpd</w:t>
            </w:r>
            <w:proofErr w:type="spellEnd"/>
            <w:r w:rsidRPr="00315DF3">
              <w:rPr>
                <w:rFonts w:ascii="Courier New" w:hAnsi="Courier New" w:cs="Courier New"/>
                <w:b/>
                <w:color w:val="0070C0"/>
                <w:sz w:val="18"/>
                <w:szCs w:val="18"/>
                <w:lang w:eastAsia="en-GB" w:bidi="ar-SA"/>
              </w:rPr>
              <w:t>: Could not reliably determine the server's fully qualified domain name, using 10.108.92.68 for    </w:t>
            </w:r>
            <w:proofErr w:type="spellStart"/>
            <w:r w:rsidRPr="00315DF3">
              <w:rPr>
                <w:rFonts w:ascii="Courier New" w:hAnsi="Courier New" w:cs="Courier New"/>
                <w:b/>
                <w:color w:val="0070C0"/>
                <w:sz w:val="18"/>
                <w:szCs w:val="18"/>
                <w:lang w:eastAsia="en-GB" w:bidi="ar-SA"/>
              </w:rPr>
              <w:t>ServerName</w:t>
            </w:r>
            <w:proofErr w:type="spellEnd"/>
            <w:r w:rsidRPr="00315DF3">
              <w:rPr>
                <w:rFonts w:ascii="Courier New" w:hAnsi="Courier New" w:cs="Courier New"/>
                <w:b/>
                <w:color w:val="0070C0"/>
                <w:sz w:val="18"/>
                <w:szCs w:val="18"/>
                <w:lang w:eastAsia="en-GB" w:bidi="ar-SA"/>
              </w:rPr>
              <w:t xml:space="preserve"> [  OK  ]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5706A2" w:rsidRDefault="008C231C" w:rsidP="00993554">
            <w:pPr>
              <w:pStyle w:val="BWSBodyText"/>
              <w:jc w:val="left"/>
            </w:pPr>
            <w:r w:rsidRPr="005706A2">
              <w:t>Create files in /</w:t>
            </w:r>
            <w:proofErr w:type="spellStart"/>
            <w:r w:rsidRPr="005706A2">
              <w:t>tftpboot</w:t>
            </w:r>
            <w:proofErr w:type="spellEnd"/>
            <w:r w:rsidRPr="005706A2">
              <w:t>/</w:t>
            </w:r>
            <w:proofErr w:type="spellStart"/>
            <w:r w:rsidRPr="005706A2">
              <w:t>linux</w:t>
            </w:r>
            <w:proofErr w:type="spellEnd"/>
            <w:r w:rsidRPr="005706A2">
              <w:t>-install/pxelinux.cfg/</w:t>
            </w:r>
            <w:r w:rsidR="00FE5ACB">
              <w:t>:</w:t>
            </w:r>
          </w:p>
          <w:p w:rsidR="008C231C" w:rsidRPr="005706A2" w:rsidRDefault="008C231C" w:rsidP="00993554">
            <w:pPr>
              <w:pStyle w:val="BWSBodyText"/>
              <w:jc w:val="left"/>
            </w:pPr>
            <w:r w:rsidRPr="005706A2">
              <w:t>these should be named  the  MAC address of each server eth port preceded by 01 and octets separated with “-“</w:t>
            </w:r>
          </w:p>
          <w:p w:rsidR="008C231C" w:rsidRPr="005706A2" w:rsidRDefault="00993554" w:rsidP="00993554">
            <w:pPr>
              <w:pStyle w:val="BWSBodyText"/>
              <w:jc w:val="left"/>
            </w:pPr>
            <w:r>
              <w:t>A</w:t>
            </w:r>
            <w:r w:rsidR="008C231C" w:rsidRPr="005706A2">
              <w:t xml:space="preserve"> default file is included for servers who’s MAC’s  that are not included in this directory ( th</w:t>
            </w:r>
            <w:r>
              <w:t>e default</w:t>
            </w:r>
            <w:r w:rsidR="008C231C" w:rsidRPr="005706A2">
              <w:t xml:space="preserve"> one is interactive with prompts during install)</w:t>
            </w:r>
          </w:p>
          <w:p w:rsidR="008C231C"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FE5ACB" w:rsidRPr="00315DF3" w:rsidRDefault="00FE5ACB" w:rsidP="00315DF3">
            <w:pPr>
              <w:pStyle w:val="BodyText"/>
              <w:spacing w:after="20" w:line="240" w:lineRule="auto"/>
              <w:jc w:val="left"/>
              <w:rPr>
                <w:rFonts w:ascii="Courier New" w:hAnsi="Courier New" w:cs="Courier New"/>
                <w:b/>
                <w:color w:val="0070C0"/>
                <w:sz w:val="18"/>
                <w:szCs w:val="18"/>
                <w:lang w:eastAsia="en-GB" w:bidi="ar-SA"/>
              </w:rPr>
            </w:pPr>
          </w:p>
          <w:p w:rsidR="008C231C" w:rsidRPr="00993554" w:rsidRDefault="008C231C" w:rsidP="00315DF3">
            <w:pPr>
              <w:pStyle w:val="BodyText"/>
              <w:spacing w:after="20" w:line="240" w:lineRule="auto"/>
              <w:jc w:val="left"/>
              <w:rPr>
                <w:rFonts w:ascii="Courier New" w:hAnsi="Courier New" w:cs="Courier New"/>
                <w:b/>
                <w:sz w:val="18"/>
                <w:szCs w:val="18"/>
              </w:rPr>
            </w:pPr>
            <w:r w:rsidRPr="00315DF3">
              <w:rPr>
                <w:rFonts w:ascii="Courier New" w:hAnsi="Courier New" w:cs="Courier New"/>
                <w:b/>
                <w:color w:val="0070C0"/>
                <w:sz w:val="18"/>
                <w:szCs w:val="18"/>
                <w:lang w:eastAsia="en-GB" w:bidi="ar-SA"/>
              </w:rPr>
              <w:t xml:space="preserve"># </w:t>
            </w:r>
            <w:r w:rsidRPr="00993554">
              <w:rPr>
                <w:rFonts w:ascii="Courier New" w:hAnsi="Courier New" w:cs="Courier New"/>
                <w:b/>
                <w:sz w:val="18"/>
                <w:szCs w:val="18"/>
              </w:rPr>
              <w:t>cat /</w:t>
            </w:r>
            <w:proofErr w:type="spellStart"/>
            <w:r w:rsidRPr="00993554">
              <w:rPr>
                <w:rFonts w:ascii="Courier New" w:hAnsi="Courier New" w:cs="Courier New"/>
                <w:b/>
                <w:sz w:val="18"/>
                <w:szCs w:val="18"/>
              </w:rPr>
              <w:t>tftpboot</w:t>
            </w:r>
            <w:proofErr w:type="spellEnd"/>
            <w:r w:rsidRPr="00993554">
              <w:rPr>
                <w:rFonts w:ascii="Courier New" w:hAnsi="Courier New" w:cs="Courier New"/>
                <w:b/>
                <w:sz w:val="18"/>
                <w:szCs w:val="18"/>
              </w:rPr>
              <w:t>/</w:t>
            </w:r>
            <w:proofErr w:type="spellStart"/>
            <w:r w:rsidRPr="00993554">
              <w:rPr>
                <w:rFonts w:ascii="Courier New" w:hAnsi="Courier New" w:cs="Courier New"/>
                <w:b/>
                <w:sz w:val="18"/>
                <w:szCs w:val="18"/>
              </w:rPr>
              <w:t>linux</w:t>
            </w:r>
            <w:proofErr w:type="spellEnd"/>
            <w:r w:rsidRPr="00993554">
              <w:rPr>
                <w:rFonts w:ascii="Courier New" w:hAnsi="Courier New" w:cs="Courier New"/>
                <w:b/>
                <w:sz w:val="18"/>
                <w:szCs w:val="18"/>
              </w:rPr>
              <w:t>-install/pxelinux.cfg/01-5c-f3-fc-b6-3a-20</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default </w:t>
            </w:r>
            <w:proofErr w:type="spellStart"/>
            <w:r w:rsidRPr="00315DF3">
              <w:rPr>
                <w:rFonts w:ascii="Courier New" w:hAnsi="Courier New" w:cs="Courier New"/>
                <w:b/>
                <w:color w:val="0070C0"/>
                <w:sz w:val="18"/>
                <w:szCs w:val="18"/>
                <w:lang w:eastAsia="en-GB" w:bidi="ar-SA"/>
              </w:rPr>
              <w:t>linux</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timeout 100</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label </w:t>
            </w:r>
            <w:proofErr w:type="spellStart"/>
            <w:r w:rsidRPr="00315DF3">
              <w:rPr>
                <w:rFonts w:ascii="Courier New" w:hAnsi="Courier New" w:cs="Courier New"/>
                <w:b/>
                <w:color w:val="0070C0"/>
                <w:sz w:val="18"/>
                <w:szCs w:val="18"/>
                <w:lang w:eastAsia="en-GB" w:bidi="ar-SA"/>
              </w:rPr>
              <w:t>linux</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kernel </w:t>
            </w:r>
            <w:proofErr w:type="spellStart"/>
            <w:r w:rsidRPr="00315DF3">
              <w:rPr>
                <w:rFonts w:ascii="Courier New" w:hAnsi="Courier New" w:cs="Courier New"/>
                <w:b/>
                <w:color w:val="0070C0"/>
                <w:sz w:val="18"/>
                <w:szCs w:val="18"/>
                <w:lang w:eastAsia="en-GB" w:bidi="ar-SA"/>
              </w:rPr>
              <w:t>vmlinuz</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append </w:t>
            </w:r>
            <w:proofErr w:type="spellStart"/>
            <w:r w:rsidRPr="00315DF3">
              <w:rPr>
                <w:rFonts w:ascii="Courier New" w:hAnsi="Courier New" w:cs="Courier New"/>
                <w:b/>
                <w:color w:val="0070C0"/>
                <w:sz w:val="18"/>
                <w:szCs w:val="18"/>
                <w:lang w:eastAsia="en-GB" w:bidi="ar-SA"/>
              </w:rPr>
              <w:t>initrd</w:t>
            </w:r>
            <w:proofErr w:type="spellEnd"/>
            <w:r w:rsidRPr="00315DF3">
              <w:rPr>
                <w:rFonts w:ascii="Courier New" w:hAnsi="Courier New" w:cs="Courier New"/>
                <w:b/>
                <w:color w:val="0070C0"/>
                <w:sz w:val="18"/>
                <w:szCs w:val="18"/>
                <w:lang w:eastAsia="en-GB" w:bidi="ar-SA"/>
              </w:rPr>
              <w:t xml:space="preserve">=initrd.img </w:t>
            </w:r>
            <w:proofErr w:type="spellStart"/>
            <w:r w:rsidRPr="00315DF3">
              <w:rPr>
                <w:rFonts w:ascii="Courier New" w:hAnsi="Courier New" w:cs="Courier New"/>
                <w:b/>
                <w:color w:val="0070C0"/>
                <w:sz w:val="18"/>
                <w:szCs w:val="18"/>
                <w:lang w:eastAsia="en-GB" w:bidi="ar-SA"/>
              </w:rPr>
              <w:t>ksdevice</w:t>
            </w:r>
            <w:proofErr w:type="spellEnd"/>
            <w:r w:rsidRPr="00315DF3">
              <w:rPr>
                <w:rFonts w:ascii="Courier New" w:hAnsi="Courier New" w:cs="Courier New"/>
                <w:b/>
                <w:color w:val="0070C0"/>
                <w:sz w:val="18"/>
                <w:szCs w:val="18"/>
                <w:lang w:eastAsia="en-GB" w:bidi="ar-SA"/>
              </w:rPr>
              <w:t>=eth</w:t>
            </w:r>
            <w:r w:rsidR="00FE5ACB">
              <w:rPr>
                <w:rFonts w:ascii="Courier New" w:hAnsi="Courier New" w:cs="Courier New"/>
                <w:b/>
                <w:color w:val="0070C0"/>
                <w:sz w:val="18"/>
                <w:szCs w:val="18"/>
                <w:lang w:eastAsia="en-GB" w:bidi="ar-SA"/>
              </w:rPr>
              <w:t>0</w:t>
            </w:r>
            <w:r w:rsidRPr="00315DF3">
              <w:rPr>
                <w:rFonts w:ascii="Courier New" w:hAnsi="Courier New" w:cs="Courier New"/>
                <w:b/>
                <w:color w:val="0070C0"/>
                <w:sz w:val="18"/>
                <w:szCs w:val="18"/>
                <w:lang w:eastAsia="en-GB" w:bidi="ar-SA"/>
              </w:rPr>
              <w:t xml:space="preserve"> noipv6 </w:t>
            </w:r>
            <w:proofErr w:type="spellStart"/>
            <w:r w:rsidRPr="00315DF3">
              <w:rPr>
                <w:rFonts w:ascii="Courier New" w:hAnsi="Courier New" w:cs="Courier New"/>
                <w:b/>
                <w:color w:val="0070C0"/>
                <w:sz w:val="18"/>
                <w:szCs w:val="18"/>
                <w:lang w:eastAsia="en-GB" w:bidi="ar-SA"/>
              </w:rPr>
              <w:t>ks</w:t>
            </w:r>
            <w:proofErr w:type="spellEnd"/>
            <w:r w:rsidRPr="00315DF3">
              <w:rPr>
                <w:rFonts w:ascii="Courier New" w:hAnsi="Courier New" w:cs="Courier New"/>
                <w:b/>
                <w:color w:val="0070C0"/>
                <w:sz w:val="18"/>
                <w:szCs w:val="18"/>
                <w:lang w:eastAsia="en-GB" w:bidi="ar-SA"/>
              </w:rPr>
              <w:t>=http://10.108.92.68/ks_configs/ks_bon</w:t>
            </w:r>
            <w:r w:rsidR="00FE5ACB" w:rsidRPr="00FE5ACB">
              <w:rPr>
                <w:rFonts w:ascii="Courier New" w:hAnsi="Courier New" w:cs="Courier New"/>
                <w:b/>
                <w:color w:val="0070C0"/>
                <w:sz w:val="18"/>
                <w:szCs w:val="18"/>
                <w:lang w:eastAsia="en-GB" w:bidi="ar-SA"/>
              </w:rPr>
              <w:t>spr02a</w:t>
            </w:r>
            <w:r w:rsidRPr="00315DF3">
              <w:rPr>
                <w:rFonts w:ascii="Courier New" w:hAnsi="Courier New" w:cs="Courier New"/>
                <w:b/>
                <w:color w:val="0070C0"/>
                <w:sz w:val="18"/>
                <w:szCs w:val="18"/>
                <w:lang w:eastAsia="en-GB" w:bidi="ar-SA"/>
              </w:rPr>
              <w:t>.cfg</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993554" w:rsidRDefault="008C231C" w:rsidP="00315DF3">
            <w:pPr>
              <w:pStyle w:val="BodyText"/>
              <w:spacing w:after="20" w:line="240" w:lineRule="auto"/>
              <w:jc w:val="left"/>
              <w:rPr>
                <w:rFonts w:ascii="Courier New" w:hAnsi="Courier New" w:cs="Courier New"/>
                <w:b/>
                <w:sz w:val="18"/>
                <w:szCs w:val="18"/>
              </w:rPr>
            </w:pPr>
            <w:r w:rsidRPr="00315DF3">
              <w:rPr>
                <w:rFonts w:ascii="Courier New" w:hAnsi="Courier New" w:cs="Courier New"/>
                <w:b/>
                <w:color w:val="0070C0"/>
                <w:sz w:val="18"/>
                <w:szCs w:val="18"/>
                <w:lang w:eastAsia="en-GB" w:bidi="ar-SA"/>
              </w:rPr>
              <w:t xml:space="preserve"># </w:t>
            </w:r>
            <w:r w:rsidRPr="00993554">
              <w:rPr>
                <w:rFonts w:ascii="Courier New" w:hAnsi="Courier New" w:cs="Courier New"/>
                <w:b/>
                <w:sz w:val="18"/>
                <w:szCs w:val="18"/>
              </w:rPr>
              <w:t>cat /</w:t>
            </w:r>
            <w:proofErr w:type="spellStart"/>
            <w:r w:rsidRPr="00993554">
              <w:rPr>
                <w:rFonts w:ascii="Courier New" w:hAnsi="Courier New" w:cs="Courier New"/>
                <w:b/>
                <w:sz w:val="18"/>
                <w:szCs w:val="18"/>
              </w:rPr>
              <w:t>tftpboot</w:t>
            </w:r>
            <w:proofErr w:type="spellEnd"/>
            <w:r w:rsidRPr="00993554">
              <w:rPr>
                <w:rFonts w:ascii="Courier New" w:hAnsi="Courier New" w:cs="Courier New"/>
                <w:b/>
                <w:sz w:val="18"/>
                <w:szCs w:val="18"/>
              </w:rPr>
              <w:t>/</w:t>
            </w:r>
            <w:proofErr w:type="spellStart"/>
            <w:r w:rsidRPr="00993554">
              <w:rPr>
                <w:rFonts w:ascii="Courier New" w:hAnsi="Courier New" w:cs="Courier New"/>
                <w:b/>
                <w:sz w:val="18"/>
                <w:szCs w:val="18"/>
              </w:rPr>
              <w:t>linux</w:t>
            </w:r>
            <w:proofErr w:type="spellEnd"/>
            <w:r w:rsidRPr="00993554">
              <w:rPr>
                <w:rFonts w:ascii="Courier New" w:hAnsi="Courier New" w:cs="Courier New"/>
                <w:b/>
                <w:sz w:val="18"/>
                <w:szCs w:val="18"/>
              </w:rPr>
              <w:t>-install/pxelinux.cfg/01-5c-f3-fc-b6-3a-22</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default </w:t>
            </w:r>
            <w:proofErr w:type="spellStart"/>
            <w:r w:rsidRPr="00315DF3">
              <w:rPr>
                <w:rFonts w:ascii="Courier New" w:hAnsi="Courier New" w:cs="Courier New"/>
                <w:b/>
                <w:color w:val="0070C0"/>
                <w:sz w:val="18"/>
                <w:szCs w:val="18"/>
                <w:lang w:eastAsia="en-GB" w:bidi="ar-SA"/>
              </w:rPr>
              <w:t>linux</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timeout 100</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label </w:t>
            </w:r>
            <w:proofErr w:type="spellStart"/>
            <w:r w:rsidRPr="00315DF3">
              <w:rPr>
                <w:rFonts w:ascii="Courier New" w:hAnsi="Courier New" w:cs="Courier New"/>
                <w:b/>
                <w:color w:val="0070C0"/>
                <w:sz w:val="18"/>
                <w:szCs w:val="18"/>
                <w:lang w:eastAsia="en-GB" w:bidi="ar-SA"/>
              </w:rPr>
              <w:t>linux</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kernel </w:t>
            </w:r>
            <w:proofErr w:type="spellStart"/>
            <w:r w:rsidRPr="00315DF3">
              <w:rPr>
                <w:rFonts w:ascii="Courier New" w:hAnsi="Courier New" w:cs="Courier New"/>
                <w:b/>
                <w:color w:val="0070C0"/>
                <w:sz w:val="18"/>
                <w:szCs w:val="18"/>
                <w:lang w:eastAsia="en-GB" w:bidi="ar-SA"/>
              </w:rPr>
              <w:t>vmlinuz</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append </w:t>
            </w:r>
            <w:proofErr w:type="spellStart"/>
            <w:r w:rsidRPr="00315DF3">
              <w:rPr>
                <w:rFonts w:ascii="Courier New" w:hAnsi="Courier New" w:cs="Courier New"/>
                <w:b/>
                <w:color w:val="0070C0"/>
                <w:sz w:val="18"/>
                <w:szCs w:val="18"/>
                <w:lang w:eastAsia="en-GB" w:bidi="ar-SA"/>
              </w:rPr>
              <w:t>initrd</w:t>
            </w:r>
            <w:proofErr w:type="spellEnd"/>
            <w:r w:rsidRPr="00315DF3">
              <w:rPr>
                <w:rFonts w:ascii="Courier New" w:hAnsi="Courier New" w:cs="Courier New"/>
                <w:b/>
                <w:color w:val="0070C0"/>
                <w:sz w:val="18"/>
                <w:szCs w:val="18"/>
                <w:lang w:eastAsia="en-GB" w:bidi="ar-SA"/>
              </w:rPr>
              <w:t xml:space="preserve">=initrd.img </w:t>
            </w:r>
            <w:proofErr w:type="spellStart"/>
            <w:r w:rsidRPr="00315DF3">
              <w:rPr>
                <w:rFonts w:ascii="Courier New" w:hAnsi="Courier New" w:cs="Courier New"/>
                <w:b/>
                <w:color w:val="0070C0"/>
                <w:sz w:val="18"/>
                <w:szCs w:val="18"/>
                <w:lang w:eastAsia="en-GB" w:bidi="ar-SA"/>
              </w:rPr>
              <w:t>ksdevice</w:t>
            </w:r>
            <w:proofErr w:type="spellEnd"/>
            <w:r w:rsidRPr="00315DF3">
              <w:rPr>
                <w:rFonts w:ascii="Courier New" w:hAnsi="Courier New" w:cs="Courier New"/>
                <w:b/>
                <w:color w:val="0070C0"/>
                <w:sz w:val="18"/>
                <w:szCs w:val="18"/>
                <w:lang w:eastAsia="en-GB" w:bidi="ar-SA"/>
              </w:rPr>
              <w:t>=eth</w:t>
            </w:r>
            <w:r w:rsidR="00FE5ACB">
              <w:rPr>
                <w:rFonts w:ascii="Courier New" w:hAnsi="Courier New" w:cs="Courier New"/>
                <w:b/>
                <w:color w:val="0070C0"/>
                <w:sz w:val="18"/>
                <w:szCs w:val="18"/>
                <w:lang w:eastAsia="en-GB" w:bidi="ar-SA"/>
              </w:rPr>
              <w:t>1</w:t>
            </w:r>
            <w:r w:rsidRPr="00315DF3">
              <w:rPr>
                <w:rFonts w:ascii="Courier New" w:hAnsi="Courier New" w:cs="Courier New"/>
                <w:b/>
                <w:color w:val="0070C0"/>
                <w:sz w:val="18"/>
                <w:szCs w:val="18"/>
                <w:lang w:eastAsia="en-GB" w:bidi="ar-SA"/>
              </w:rPr>
              <w:t xml:space="preserve"> noipv6 </w:t>
            </w:r>
            <w:proofErr w:type="spellStart"/>
            <w:r w:rsidRPr="00315DF3">
              <w:rPr>
                <w:rFonts w:ascii="Courier New" w:hAnsi="Courier New" w:cs="Courier New"/>
                <w:b/>
                <w:color w:val="0070C0"/>
                <w:sz w:val="18"/>
                <w:szCs w:val="18"/>
                <w:lang w:eastAsia="en-GB" w:bidi="ar-SA"/>
              </w:rPr>
              <w:t>ks</w:t>
            </w:r>
            <w:proofErr w:type="spellEnd"/>
            <w:r w:rsidRPr="00315DF3">
              <w:rPr>
                <w:rFonts w:ascii="Courier New" w:hAnsi="Courier New" w:cs="Courier New"/>
                <w:b/>
                <w:color w:val="0070C0"/>
                <w:sz w:val="18"/>
                <w:szCs w:val="18"/>
                <w:lang w:eastAsia="en-GB" w:bidi="ar-SA"/>
              </w:rPr>
              <w:t>=http://10.108.92.68/ks_configs/ks_bon</w:t>
            </w:r>
            <w:r w:rsidR="00FE5ACB">
              <w:rPr>
                <w:rFonts w:ascii="Courier New" w:hAnsi="Courier New" w:cs="Courier New"/>
                <w:b/>
                <w:color w:val="0070C0"/>
                <w:sz w:val="18"/>
                <w:szCs w:val="18"/>
                <w:lang w:eastAsia="en-GB" w:bidi="ar-SA"/>
              </w:rPr>
              <w:t>spr02a</w:t>
            </w:r>
            <w:r w:rsidRPr="00315DF3">
              <w:rPr>
                <w:rFonts w:ascii="Courier New" w:hAnsi="Courier New" w:cs="Courier New"/>
                <w:b/>
                <w:color w:val="0070C0"/>
                <w:sz w:val="18"/>
                <w:szCs w:val="18"/>
                <w:lang w:eastAsia="en-GB" w:bidi="ar-SA"/>
              </w:rPr>
              <w:t>.cfg</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993554" w:rsidRDefault="008C231C" w:rsidP="00315DF3">
            <w:pPr>
              <w:pStyle w:val="BodyText"/>
              <w:spacing w:after="20" w:line="240" w:lineRule="auto"/>
              <w:jc w:val="left"/>
              <w:rPr>
                <w:rFonts w:ascii="Courier New" w:hAnsi="Courier New" w:cs="Courier New"/>
                <w:b/>
                <w:sz w:val="18"/>
                <w:szCs w:val="18"/>
              </w:rPr>
            </w:pPr>
            <w:r w:rsidRPr="00315DF3">
              <w:rPr>
                <w:rFonts w:ascii="Courier New" w:hAnsi="Courier New" w:cs="Courier New"/>
                <w:b/>
                <w:color w:val="0070C0"/>
                <w:sz w:val="18"/>
                <w:szCs w:val="18"/>
                <w:lang w:eastAsia="en-GB" w:bidi="ar-SA"/>
              </w:rPr>
              <w:lastRenderedPageBreak/>
              <w:t xml:space="preserve"># </w:t>
            </w:r>
            <w:r w:rsidRPr="00993554">
              <w:rPr>
                <w:rFonts w:ascii="Courier New" w:hAnsi="Courier New" w:cs="Courier New"/>
                <w:b/>
                <w:sz w:val="18"/>
                <w:szCs w:val="18"/>
              </w:rPr>
              <w:t>cat /</w:t>
            </w:r>
            <w:proofErr w:type="spellStart"/>
            <w:r w:rsidRPr="00993554">
              <w:rPr>
                <w:rFonts w:ascii="Courier New" w:hAnsi="Courier New" w:cs="Courier New"/>
                <w:b/>
                <w:sz w:val="18"/>
                <w:szCs w:val="18"/>
              </w:rPr>
              <w:t>tftpboot</w:t>
            </w:r>
            <w:proofErr w:type="spellEnd"/>
            <w:r w:rsidRPr="00993554">
              <w:rPr>
                <w:rFonts w:ascii="Courier New" w:hAnsi="Courier New" w:cs="Courier New"/>
                <w:b/>
                <w:sz w:val="18"/>
                <w:szCs w:val="18"/>
              </w:rPr>
              <w:t>/</w:t>
            </w:r>
            <w:proofErr w:type="spellStart"/>
            <w:r w:rsidRPr="00993554">
              <w:rPr>
                <w:rFonts w:ascii="Courier New" w:hAnsi="Courier New" w:cs="Courier New"/>
                <w:b/>
                <w:sz w:val="18"/>
                <w:szCs w:val="18"/>
              </w:rPr>
              <w:t>linux</w:t>
            </w:r>
            <w:proofErr w:type="spellEnd"/>
            <w:r w:rsidRPr="00993554">
              <w:rPr>
                <w:rFonts w:ascii="Courier New" w:hAnsi="Courier New" w:cs="Courier New"/>
                <w:b/>
                <w:sz w:val="18"/>
                <w:szCs w:val="18"/>
              </w:rPr>
              <w:t>-install/pxelinux.cfg/default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default </w:t>
            </w:r>
            <w:proofErr w:type="spellStart"/>
            <w:r w:rsidRPr="00315DF3">
              <w:rPr>
                <w:rFonts w:ascii="Courier New" w:hAnsi="Courier New" w:cs="Courier New"/>
                <w:b/>
                <w:color w:val="0070C0"/>
                <w:sz w:val="18"/>
                <w:szCs w:val="18"/>
                <w:lang w:eastAsia="en-GB" w:bidi="ar-SA"/>
              </w:rPr>
              <w:t>linux</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timeout 100</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label </w:t>
            </w:r>
            <w:proofErr w:type="spellStart"/>
            <w:r w:rsidRPr="00315DF3">
              <w:rPr>
                <w:rFonts w:ascii="Courier New" w:hAnsi="Courier New" w:cs="Courier New"/>
                <w:b/>
                <w:color w:val="0070C0"/>
                <w:sz w:val="18"/>
                <w:szCs w:val="18"/>
                <w:lang w:eastAsia="en-GB" w:bidi="ar-SA"/>
              </w:rPr>
              <w:t>linux</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kernel </w:t>
            </w:r>
            <w:proofErr w:type="spellStart"/>
            <w:r w:rsidRPr="00315DF3">
              <w:rPr>
                <w:rFonts w:ascii="Courier New" w:hAnsi="Courier New" w:cs="Courier New"/>
                <w:b/>
                <w:color w:val="0070C0"/>
                <w:sz w:val="18"/>
                <w:szCs w:val="18"/>
                <w:lang w:eastAsia="en-GB" w:bidi="ar-SA"/>
              </w:rPr>
              <w:t>vmlinuz</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append </w:t>
            </w:r>
            <w:proofErr w:type="spellStart"/>
            <w:r w:rsidRPr="00315DF3">
              <w:rPr>
                <w:rFonts w:ascii="Courier New" w:hAnsi="Courier New" w:cs="Courier New"/>
                <w:b/>
                <w:color w:val="0070C0"/>
                <w:sz w:val="18"/>
                <w:szCs w:val="18"/>
                <w:lang w:eastAsia="en-GB" w:bidi="ar-SA"/>
              </w:rPr>
              <w:t>initrd</w:t>
            </w:r>
            <w:proofErr w:type="spellEnd"/>
            <w:r w:rsidRPr="00315DF3">
              <w:rPr>
                <w:rFonts w:ascii="Courier New" w:hAnsi="Courier New" w:cs="Courier New"/>
                <w:b/>
                <w:color w:val="0070C0"/>
                <w:sz w:val="18"/>
                <w:szCs w:val="18"/>
                <w:lang w:eastAsia="en-GB" w:bidi="ar-SA"/>
              </w:rPr>
              <w:t xml:space="preserve">=initrd.img interactive </w:t>
            </w:r>
            <w:proofErr w:type="spellStart"/>
            <w:r w:rsidRPr="00315DF3">
              <w:rPr>
                <w:rFonts w:ascii="Courier New" w:hAnsi="Courier New" w:cs="Courier New"/>
                <w:b/>
                <w:color w:val="0070C0"/>
                <w:sz w:val="18"/>
                <w:szCs w:val="18"/>
                <w:lang w:eastAsia="en-GB" w:bidi="ar-SA"/>
              </w:rPr>
              <w:t>ksdevice</w:t>
            </w:r>
            <w:proofErr w:type="spellEnd"/>
            <w:r w:rsidRPr="00315DF3">
              <w:rPr>
                <w:rFonts w:ascii="Courier New" w:hAnsi="Courier New" w:cs="Courier New"/>
                <w:b/>
                <w:color w:val="0070C0"/>
                <w:sz w:val="18"/>
                <w:szCs w:val="18"/>
                <w:lang w:eastAsia="en-GB" w:bidi="ar-SA"/>
              </w:rPr>
              <w:t>=</w:t>
            </w:r>
            <w:r w:rsidR="00FE5ACB">
              <w:rPr>
                <w:rFonts w:ascii="Courier New" w:hAnsi="Courier New" w:cs="Courier New"/>
                <w:b/>
                <w:color w:val="0070C0"/>
                <w:sz w:val="18"/>
                <w:szCs w:val="18"/>
                <w:lang w:eastAsia="en-GB" w:bidi="ar-SA"/>
              </w:rPr>
              <w:t>eth0</w:t>
            </w:r>
            <w:r w:rsidRPr="00315DF3">
              <w:rPr>
                <w:rFonts w:ascii="Courier New" w:hAnsi="Courier New" w:cs="Courier New"/>
                <w:b/>
                <w:color w:val="0070C0"/>
                <w:sz w:val="18"/>
                <w:szCs w:val="18"/>
                <w:lang w:eastAsia="en-GB" w:bidi="ar-SA"/>
              </w:rPr>
              <w:t xml:space="preserve"> noipv6 </w:t>
            </w:r>
            <w:proofErr w:type="spellStart"/>
            <w:r w:rsidRPr="00315DF3">
              <w:rPr>
                <w:rFonts w:ascii="Courier New" w:hAnsi="Courier New" w:cs="Courier New"/>
                <w:b/>
                <w:color w:val="0070C0"/>
                <w:sz w:val="18"/>
                <w:szCs w:val="18"/>
                <w:lang w:eastAsia="en-GB" w:bidi="ar-SA"/>
              </w:rPr>
              <w:t>ks</w:t>
            </w:r>
            <w:proofErr w:type="spellEnd"/>
            <w:r w:rsidRPr="00315DF3">
              <w:rPr>
                <w:rFonts w:ascii="Courier New" w:hAnsi="Courier New" w:cs="Courier New"/>
                <w:b/>
                <w:color w:val="0070C0"/>
                <w:sz w:val="18"/>
                <w:szCs w:val="18"/>
                <w:lang w:eastAsia="en-GB" w:bidi="ar-SA"/>
              </w:rPr>
              <w:t>=http://10.108.92.68/ks_configs/ks_bonXXXXX.cfg</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5706A2" w:rsidRDefault="008C231C" w:rsidP="005706A2">
            <w:pPr>
              <w:pStyle w:val="BWSBodyText"/>
            </w:pPr>
            <w:r w:rsidRPr="005706A2">
              <w:t xml:space="preserve">Create anaconda style </w:t>
            </w:r>
            <w:proofErr w:type="spellStart"/>
            <w:proofErr w:type="gramStart"/>
            <w:r w:rsidRPr="005706A2">
              <w:t>config</w:t>
            </w:r>
            <w:proofErr w:type="spellEnd"/>
            <w:r w:rsidRPr="005706A2">
              <w:t xml:space="preserve">  files</w:t>
            </w:r>
            <w:proofErr w:type="gramEnd"/>
            <w:r w:rsidRPr="005706A2">
              <w:t xml:space="preserve"> in /</w:t>
            </w:r>
            <w:proofErr w:type="spellStart"/>
            <w:r w:rsidRPr="005706A2">
              <w:t>var</w:t>
            </w:r>
            <w:proofErr w:type="spellEnd"/>
            <w:r w:rsidRPr="005706A2">
              <w:t>/www/html/</w:t>
            </w:r>
            <w:proofErr w:type="spellStart"/>
            <w:r w:rsidRPr="005706A2">
              <w:t>ks_configs</w:t>
            </w:r>
            <w:proofErr w:type="spellEnd"/>
            <w:r w:rsidRPr="005706A2">
              <w:t>/ for each server</w:t>
            </w:r>
            <w:r w:rsidR="00993554">
              <w:t>.</w:t>
            </w:r>
            <w:r w:rsidRPr="005706A2">
              <w:t xml:space="preserve"> </w:t>
            </w:r>
          </w:p>
          <w:p w:rsidR="008C231C" w:rsidRDefault="008C231C" w:rsidP="005706A2">
            <w:pPr>
              <w:pStyle w:val="BWSBodyText"/>
            </w:pPr>
            <w:r w:rsidRPr="005706A2">
              <w:t xml:space="preserve">Replace the </w:t>
            </w:r>
            <w:proofErr w:type="spellStart"/>
            <w:r w:rsidRPr="005706A2">
              <w:t>ip</w:t>
            </w:r>
            <w:proofErr w:type="spellEnd"/>
            <w:r w:rsidRPr="005706A2">
              <w:t xml:space="preserve"> and </w:t>
            </w:r>
            <w:proofErr w:type="spellStart"/>
            <w:r w:rsidRPr="005706A2">
              <w:t>netmask</w:t>
            </w:r>
            <w:proofErr w:type="spellEnd"/>
            <w:r w:rsidRPr="005706A2">
              <w:t xml:space="preserve"> for the eth0 device</w:t>
            </w:r>
            <w:r w:rsidR="00993554">
              <w:t>.</w:t>
            </w:r>
            <w:r w:rsidRPr="005706A2">
              <w:t xml:space="preserve"> </w:t>
            </w:r>
          </w:p>
          <w:p w:rsidR="00993554" w:rsidRDefault="00993554" w:rsidP="005706A2">
            <w:pPr>
              <w:pStyle w:val="BWSBodyText"/>
            </w:pPr>
            <w:r>
              <w:t>Drive setup can also be customized in this file.</w:t>
            </w:r>
          </w:p>
          <w:p w:rsidR="00993554" w:rsidRDefault="00993554" w:rsidP="005706A2">
            <w:pPr>
              <w:pStyle w:val="BWSBodyText"/>
            </w:pPr>
            <w:r>
              <w:t xml:space="preserve">Packages that are installed on server can be added/delete in this file. </w:t>
            </w:r>
          </w:p>
          <w:p w:rsidR="006D17D1" w:rsidRPr="00315DF3" w:rsidRDefault="006D17D1" w:rsidP="006D17D1">
            <w:pPr>
              <w:pStyle w:val="BodyText"/>
              <w:spacing w:after="20" w:line="240" w:lineRule="auto"/>
              <w:jc w:val="left"/>
              <w:rPr>
                <w:rFonts w:ascii="Courier New" w:hAnsi="Courier New" w:cs="Courier New"/>
                <w:b/>
                <w:color w:val="0070C0"/>
                <w:sz w:val="18"/>
                <w:szCs w:val="18"/>
                <w:lang w:eastAsia="en-GB" w:bidi="ar-SA"/>
              </w:rPr>
            </w:pPr>
            <w:r w:rsidRPr="006D17D1">
              <w:rPr>
                <w:rFonts w:ascii="Verdana" w:eastAsiaTheme="majorEastAsia" w:hAnsi="Verdana" w:cstheme="majorBidi"/>
                <w:bCs/>
                <w:color w:val="auto"/>
                <w:sz w:val="18"/>
                <w:lang w:bidi="ar-SA"/>
              </w:rPr>
              <w:t xml:space="preserve">Set correct BMS server </w:t>
            </w:r>
            <w:proofErr w:type="spellStart"/>
            <w:r w:rsidRPr="006D17D1">
              <w:rPr>
                <w:rFonts w:ascii="Verdana" w:eastAsiaTheme="majorEastAsia" w:hAnsi="Verdana" w:cstheme="majorBidi"/>
                <w:bCs/>
                <w:color w:val="auto"/>
                <w:sz w:val="18"/>
                <w:lang w:bidi="ar-SA"/>
              </w:rPr>
              <w:t>ip</w:t>
            </w:r>
            <w:proofErr w:type="spellEnd"/>
            <w:r w:rsidRPr="006D17D1">
              <w:rPr>
                <w:rFonts w:ascii="Verdana" w:eastAsiaTheme="majorEastAsia" w:hAnsi="Verdana" w:cstheme="majorBidi"/>
                <w:bCs/>
                <w:color w:val="auto"/>
                <w:sz w:val="18"/>
                <w:lang w:bidi="ar-SA"/>
              </w:rPr>
              <w:t xml:space="preserve"> address in file</w:t>
            </w:r>
            <w:r>
              <w:rPr>
                <w:rFonts w:ascii="Verdana" w:eastAsiaTheme="majorEastAsia" w:hAnsi="Verdana" w:cstheme="majorBidi"/>
                <w:bCs/>
                <w:color w:val="auto"/>
                <w:sz w:val="18"/>
                <w:lang w:bidi="ar-SA"/>
              </w:rPr>
              <w:t xml:space="preserve"> </w:t>
            </w:r>
            <w:proofErr w:type="spellStart"/>
            <w:r>
              <w:rPr>
                <w:rFonts w:ascii="Verdana" w:eastAsiaTheme="majorEastAsia" w:hAnsi="Verdana" w:cstheme="majorBidi"/>
                <w:bCs/>
                <w:color w:val="auto"/>
                <w:sz w:val="18"/>
                <w:lang w:bidi="ar-SA"/>
              </w:rPr>
              <w:t>ie</w:t>
            </w:r>
            <w:proofErr w:type="spellEnd"/>
            <w:r>
              <w:t xml:space="preserve"> (</w:t>
            </w:r>
            <w:hyperlink r:id="rId19" w:history="1">
              <w:r w:rsidRPr="00993554">
                <w:rPr>
                  <w:rFonts w:ascii="Courier New" w:hAnsi="Courier New" w:cs="Courier New"/>
                  <w:b/>
                  <w:color w:val="0070C0"/>
                  <w:sz w:val="18"/>
                  <w:szCs w:val="18"/>
                  <w:lang w:eastAsia="en-GB" w:bidi="ar-SA"/>
                </w:rPr>
                <w:t>http://</w:t>
              </w:r>
              <w:r w:rsidRPr="006D17D1">
                <w:rPr>
                  <w:rFonts w:ascii="Courier New" w:hAnsi="Courier New" w:cs="Courier New"/>
                  <w:b/>
                  <w:color w:val="0070C0"/>
                  <w:sz w:val="18"/>
                  <w:szCs w:val="18"/>
                  <w:highlight w:val="yellow"/>
                  <w:lang w:eastAsia="en-GB" w:bidi="ar-SA"/>
                </w:rPr>
                <w:t>10.108.92.68</w:t>
              </w:r>
              <w:r w:rsidRPr="00993554">
                <w:rPr>
                  <w:rFonts w:ascii="Courier New" w:hAnsi="Courier New" w:cs="Courier New"/>
                  <w:b/>
                  <w:color w:val="0070C0"/>
                  <w:sz w:val="18"/>
                  <w:szCs w:val="18"/>
                  <w:lang w:eastAsia="en-GB" w:bidi="ar-SA"/>
                </w:rPr>
                <w:t>/cdrom/iso</w:t>
              </w:r>
            </w:hyperlink>
            <w:r w:rsidRPr="006D17D1">
              <w:rPr>
                <w:rFonts w:ascii="Verdana" w:eastAsiaTheme="majorEastAsia" w:hAnsi="Verdana" w:cstheme="majorBidi"/>
                <w:bCs/>
                <w:color w:val="auto"/>
                <w:sz w:val="18"/>
                <w:lang w:bidi="ar-SA"/>
              </w:rPr>
              <w:t>)</w:t>
            </w:r>
          </w:p>
          <w:p w:rsidR="006D17D1" w:rsidRPr="005706A2" w:rsidRDefault="006D17D1" w:rsidP="005706A2">
            <w:pPr>
              <w:pStyle w:val="BWSBodyText"/>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993554" w:rsidRDefault="008C231C" w:rsidP="00315DF3">
            <w:pPr>
              <w:pStyle w:val="BodyText"/>
              <w:spacing w:after="20" w:line="240" w:lineRule="auto"/>
              <w:jc w:val="left"/>
              <w:rPr>
                <w:rFonts w:ascii="Courier New" w:hAnsi="Courier New" w:cs="Courier New"/>
                <w:b/>
                <w:sz w:val="18"/>
                <w:szCs w:val="18"/>
              </w:rPr>
            </w:pPr>
            <w:r w:rsidRPr="00315DF3">
              <w:rPr>
                <w:rFonts w:ascii="Courier New" w:hAnsi="Courier New" w:cs="Courier New"/>
                <w:b/>
                <w:color w:val="0070C0"/>
                <w:sz w:val="18"/>
                <w:szCs w:val="18"/>
                <w:lang w:eastAsia="en-GB" w:bidi="ar-SA"/>
              </w:rPr>
              <w:t xml:space="preserve"># </w:t>
            </w:r>
            <w:r w:rsidRPr="00993554">
              <w:rPr>
                <w:rFonts w:ascii="Courier New" w:hAnsi="Courier New" w:cs="Courier New"/>
                <w:b/>
                <w:sz w:val="18"/>
                <w:szCs w:val="18"/>
              </w:rPr>
              <w:t>cat /</w:t>
            </w:r>
            <w:proofErr w:type="spellStart"/>
            <w:r w:rsidRPr="00993554">
              <w:rPr>
                <w:rFonts w:ascii="Courier New" w:hAnsi="Courier New" w:cs="Courier New"/>
                <w:b/>
                <w:sz w:val="18"/>
                <w:szCs w:val="18"/>
              </w:rPr>
              <w:t>var</w:t>
            </w:r>
            <w:proofErr w:type="spellEnd"/>
            <w:r w:rsidRPr="00993554">
              <w:rPr>
                <w:rFonts w:ascii="Courier New" w:hAnsi="Courier New" w:cs="Courier New"/>
                <w:b/>
                <w:sz w:val="18"/>
                <w:szCs w:val="18"/>
              </w:rPr>
              <w:t>/www/html/</w:t>
            </w:r>
            <w:proofErr w:type="spellStart"/>
            <w:r w:rsidRPr="00993554">
              <w:rPr>
                <w:rFonts w:ascii="Courier New" w:hAnsi="Courier New" w:cs="Courier New"/>
                <w:b/>
                <w:sz w:val="18"/>
                <w:szCs w:val="18"/>
              </w:rPr>
              <w:t>ks_configs</w:t>
            </w:r>
            <w:proofErr w:type="spellEnd"/>
            <w:r w:rsidRPr="00993554">
              <w:rPr>
                <w:rFonts w:ascii="Courier New" w:hAnsi="Courier New" w:cs="Courier New"/>
                <w:b/>
                <w:sz w:val="18"/>
                <w:szCs w:val="18"/>
              </w:rPr>
              <w:t>/ks_bonspr02a.cfg</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Kickstart</w:t>
            </w:r>
            <w:proofErr w:type="spellEnd"/>
            <w:r w:rsidRPr="00315DF3">
              <w:rPr>
                <w:rFonts w:ascii="Courier New" w:hAnsi="Courier New" w:cs="Courier New"/>
                <w:b/>
                <w:color w:val="0070C0"/>
                <w:sz w:val="18"/>
                <w:szCs w:val="18"/>
                <w:lang w:eastAsia="en-GB" w:bidi="ar-SA"/>
              </w:rPr>
              <w:t xml:space="preserve"> file for bonspr02a Feb 17 2012</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install</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url</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url</w:t>
            </w:r>
            <w:proofErr w:type="spellEnd"/>
            <w:r w:rsidRPr="00315DF3">
              <w:rPr>
                <w:rFonts w:ascii="Courier New" w:hAnsi="Courier New" w:cs="Courier New"/>
                <w:b/>
                <w:color w:val="0070C0"/>
                <w:sz w:val="18"/>
                <w:szCs w:val="18"/>
                <w:lang w:eastAsia="en-GB" w:bidi="ar-SA"/>
              </w:rPr>
              <w:t xml:space="preserve"> </w:t>
            </w:r>
            <w:hyperlink r:id="rId20" w:history="1">
              <w:r w:rsidRPr="00993554">
                <w:rPr>
                  <w:rFonts w:ascii="Courier New" w:hAnsi="Courier New" w:cs="Courier New"/>
                  <w:b/>
                  <w:color w:val="0070C0"/>
                  <w:sz w:val="18"/>
                  <w:szCs w:val="18"/>
                  <w:lang w:eastAsia="en-GB" w:bidi="ar-SA"/>
                </w:rPr>
                <w:t>http://10.108.92.68/cdrom/iso</w:t>
              </w:r>
            </w:hyperlink>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key --skip</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lang</w:t>
            </w:r>
            <w:proofErr w:type="spellEnd"/>
            <w:r w:rsidRPr="00315DF3">
              <w:rPr>
                <w:rFonts w:ascii="Courier New" w:hAnsi="Courier New" w:cs="Courier New"/>
                <w:b/>
                <w:color w:val="0070C0"/>
                <w:sz w:val="18"/>
                <w:szCs w:val="18"/>
                <w:lang w:eastAsia="en-GB" w:bidi="ar-SA"/>
              </w:rPr>
              <w:t xml:space="preserve"> en_US.UTF-8</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keyboard us</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xconfig</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startxonboot</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network --device eth0 --</w:t>
            </w:r>
            <w:proofErr w:type="spellStart"/>
            <w:r w:rsidRPr="00315DF3">
              <w:rPr>
                <w:rFonts w:ascii="Courier New" w:hAnsi="Courier New" w:cs="Courier New"/>
                <w:b/>
                <w:color w:val="0070C0"/>
                <w:sz w:val="18"/>
                <w:szCs w:val="18"/>
                <w:lang w:eastAsia="en-GB" w:bidi="ar-SA"/>
              </w:rPr>
              <w:t>bootproto</w:t>
            </w:r>
            <w:proofErr w:type="spellEnd"/>
            <w:r w:rsidRPr="00315DF3">
              <w:rPr>
                <w:rFonts w:ascii="Courier New" w:hAnsi="Courier New" w:cs="Courier New"/>
                <w:b/>
                <w:color w:val="0070C0"/>
                <w:sz w:val="18"/>
                <w:szCs w:val="18"/>
                <w:lang w:eastAsia="en-GB" w:bidi="ar-SA"/>
              </w:rPr>
              <w:t xml:space="preserve"> static --</w:t>
            </w:r>
            <w:proofErr w:type="spellStart"/>
            <w:r w:rsidRPr="00315DF3">
              <w:rPr>
                <w:rFonts w:ascii="Courier New" w:hAnsi="Courier New" w:cs="Courier New"/>
                <w:b/>
                <w:color w:val="0070C0"/>
                <w:sz w:val="18"/>
                <w:szCs w:val="18"/>
                <w:lang w:eastAsia="en-GB" w:bidi="ar-SA"/>
              </w:rPr>
              <w:t>ip</w:t>
            </w:r>
            <w:proofErr w:type="spellEnd"/>
            <w:r w:rsidRPr="00315DF3">
              <w:rPr>
                <w:rFonts w:ascii="Courier New" w:hAnsi="Courier New" w:cs="Courier New"/>
                <w:b/>
                <w:color w:val="0070C0"/>
                <w:sz w:val="18"/>
                <w:szCs w:val="18"/>
                <w:lang w:eastAsia="en-GB" w:bidi="ar-SA"/>
              </w:rPr>
              <w:t xml:space="preserve"> 10.108.92.69 --</w:t>
            </w:r>
            <w:proofErr w:type="spellStart"/>
            <w:r w:rsidRPr="00315DF3">
              <w:rPr>
                <w:rFonts w:ascii="Courier New" w:hAnsi="Courier New" w:cs="Courier New"/>
                <w:b/>
                <w:color w:val="0070C0"/>
                <w:sz w:val="18"/>
                <w:szCs w:val="18"/>
                <w:lang w:eastAsia="en-GB" w:bidi="ar-SA"/>
              </w:rPr>
              <w:t>netmask</w:t>
            </w:r>
            <w:proofErr w:type="spellEnd"/>
            <w:r w:rsidRPr="00315DF3">
              <w:rPr>
                <w:rFonts w:ascii="Courier New" w:hAnsi="Courier New" w:cs="Courier New"/>
                <w:b/>
                <w:color w:val="0070C0"/>
                <w:sz w:val="18"/>
                <w:szCs w:val="18"/>
                <w:lang w:eastAsia="en-GB" w:bidi="ar-SA"/>
              </w:rPr>
              <w:t xml:space="preserve"> 255.255.255.192</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network --device eth1 --</w:t>
            </w:r>
            <w:proofErr w:type="spellStart"/>
            <w:r w:rsidRPr="00315DF3">
              <w:rPr>
                <w:rFonts w:ascii="Courier New" w:hAnsi="Courier New" w:cs="Courier New"/>
                <w:b/>
                <w:color w:val="0070C0"/>
                <w:sz w:val="18"/>
                <w:szCs w:val="18"/>
                <w:lang w:eastAsia="en-GB" w:bidi="ar-SA"/>
              </w:rPr>
              <w:t>onboot</w:t>
            </w:r>
            <w:proofErr w:type="spellEnd"/>
            <w:r w:rsidRPr="00315DF3">
              <w:rPr>
                <w:rFonts w:ascii="Courier New" w:hAnsi="Courier New" w:cs="Courier New"/>
                <w:b/>
                <w:color w:val="0070C0"/>
                <w:sz w:val="18"/>
                <w:szCs w:val="18"/>
                <w:lang w:eastAsia="en-GB" w:bidi="ar-SA"/>
              </w:rPr>
              <w:t xml:space="preserve"> no --</w:t>
            </w:r>
            <w:proofErr w:type="spellStart"/>
            <w:r w:rsidRPr="00315DF3">
              <w:rPr>
                <w:rFonts w:ascii="Courier New" w:hAnsi="Courier New" w:cs="Courier New"/>
                <w:b/>
                <w:color w:val="0070C0"/>
                <w:sz w:val="18"/>
                <w:szCs w:val="18"/>
                <w:lang w:eastAsia="en-GB" w:bidi="ar-SA"/>
              </w:rPr>
              <w:t>bootproto</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dhcp</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network --device eth2 --</w:t>
            </w:r>
            <w:proofErr w:type="spellStart"/>
            <w:r w:rsidRPr="00315DF3">
              <w:rPr>
                <w:rFonts w:ascii="Courier New" w:hAnsi="Courier New" w:cs="Courier New"/>
                <w:b/>
                <w:color w:val="0070C0"/>
                <w:sz w:val="18"/>
                <w:szCs w:val="18"/>
                <w:lang w:eastAsia="en-GB" w:bidi="ar-SA"/>
              </w:rPr>
              <w:t>onboot</w:t>
            </w:r>
            <w:proofErr w:type="spellEnd"/>
            <w:r w:rsidRPr="00315DF3">
              <w:rPr>
                <w:rFonts w:ascii="Courier New" w:hAnsi="Courier New" w:cs="Courier New"/>
                <w:b/>
                <w:color w:val="0070C0"/>
                <w:sz w:val="18"/>
                <w:szCs w:val="18"/>
                <w:lang w:eastAsia="en-GB" w:bidi="ar-SA"/>
              </w:rPr>
              <w:t xml:space="preserve"> no --</w:t>
            </w:r>
            <w:proofErr w:type="spellStart"/>
            <w:r w:rsidRPr="00315DF3">
              <w:rPr>
                <w:rFonts w:ascii="Courier New" w:hAnsi="Courier New" w:cs="Courier New"/>
                <w:b/>
                <w:color w:val="0070C0"/>
                <w:sz w:val="18"/>
                <w:szCs w:val="18"/>
                <w:lang w:eastAsia="en-GB" w:bidi="ar-SA"/>
              </w:rPr>
              <w:t>bootproto</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dhcp</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network --device eth3 --</w:t>
            </w:r>
            <w:proofErr w:type="spellStart"/>
            <w:r w:rsidRPr="00315DF3">
              <w:rPr>
                <w:rFonts w:ascii="Courier New" w:hAnsi="Courier New" w:cs="Courier New"/>
                <w:b/>
                <w:color w:val="0070C0"/>
                <w:sz w:val="18"/>
                <w:szCs w:val="18"/>
                <w:lang w:eastAsia="en-GB" w:bidi="ar-SA"/>
              </w:rPr>
              <w:t>onboot</w:t>
            </w:r>
            <w:proofErr w:type="spellEnd"/>
            <w:r w:rsidRPr="00315DF3">
              <w:rPr>
                <w:rFonts w:ascii="Courier New" w:hAnsi="Courier New" w:cs="Courier New"/>
                <w:b/>
                <w:color w:val="0070C0"/>
                <w:sz w:val="18"/>
                <w:szCs w:val="18"/>
                <w:lang w:eastAsia="en-GB" w:bidi="ar-SA"/>
              </w:rPr>
              <w:t xml:space="preserve"> no --</w:t>
            </w:r>
            <w:proofErr w:type="spellStart"/>
            <w:r w:rsidRPr="00315DF3">
              <w:rPr>
                <w:rFonts w:ascii="Courier New" w:hAnsi="Courier New" w:cs="Courier New"/>
                <w:b/>
                <w:color w:val="0070C0"/>
                <w:sz w:val="18"/>
                <w:szCs w:val="18"/>
                <w:lang w:eastAsia="en-GB" w:bidi="ar-SA"/>
              </w:rPr>
              <w:t>bootproto</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dhcp</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rootpw</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iscrypted</w:t>
            </w:r>
            <w:proofErr w:type="spellEnd"/>
            <w:r w:rsidRPr="00315DF3">
              <w:rPr>
                <w:rFonts w:ascii="Courier New" w:hAnsi="Courier New" w:cs="Courier New"/>
                <w:b/>
                <w:color w:val="0070C0"/>
                <w:sz w:val="18"/>
                <w:szCs w:val="18"/>
                <w:lang w:eastAsia="en-GB" w:bidi="ar-SA"/>
              </w:rPr>
              <w:t xml:space="preserve"> $1$qfX292pU$Nw6eQz7t0/x55cJA8anV40</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firewall --disabled</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authconfig</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enableshadow</w:t>
            </w:r>
            <w:proofErr w:type="spellEnd"/>
            <w:r w:rsidRPr="00315DF3">
              <w:rPr>
                <w:rFonts w:ascii="Courier New" w:hAnsi="Courier New" w:cs="Courier New"/>
                <w:b/>
                <w:color w:val="0070C0"/>
                <w:sz w:val="18"/>
                <w:szCs w:val="18"/>
                <w:lang w:eastAsia="en-GB" w:bidi="ar-SA"/>
              </w:rPr>
              <w:t xml:space="preserve"> --enablemd5</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selinux</w:t>
            </w:r>
            <w:proofErr w:type="spellEnd"/>
            <w:r w:rsidRPr="00315DF3">
              <w:rPr>
                <w:rFonts w:ascii="Courier New" w:hAnsi="Courier New" w:cs="Courier New"/>
                <w:b/>
                <w:color w:val="0070C0"/>
                <w:sz w:val="18"/>
                <w:szCs w:val="18"/>
                <w:lang w:eastAsia="en-GB" w:bidi="ar-SA"/>
              </w:rPr>
              <w:t xml:space="preserve"> --disabled</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timezone</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utc</w:t>
            </w:r>
            <w:proofErr w:type="spellEnd"/>
            <w:r w:rsidRPr="00315DF3">
              <w:rPr>
                <w:rFonts w:ascii="Courier New" w:hAnsi="Courier New" w:cs="Courier New"/>
                <w:b/>
                <w:color w:val="0070C0"/>
                <w:sz w:val="18"/>
                <w:szCs w:val="18"/>
                <w:lang w:eastAsia="en-GB" w:bidi="ar-SA"/>
              </w:rPr>
              <w:t xml:space="preserve"> Etc/GMT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bootloader</w:t>
            </w:r>
            <w:proofErr w:type="spellEnd"/>
            <w:r w:rsidRPr="00315DF3">
              <w:rPr>
                <w:rFonts w:ascii="Courier New" w:hAnsi="Courier New" w:cs="Courier New"/>
                <w:b/>
                <w:color w:val="0070C0"/>
                <w:sz w:val="18"/>
                <w:szCs w:val="18"/>
                <w:lang w:eastAsia="en-GB" w:bidi="ar-SA"/>
              </w:rPr>
              <w:t xml:space="preserve"> --location=</w:t>
            </w:r>
            <w:proofErr w:type="spellStart"/>
            <w:r w:rsidRPr="00315DF3">
              <w:rPr>
                <w:rFonts w:ascii="Courier New" w:hAnsi="Courier New" w:cs="Courier New"/>
                <w:b/>
                <w:color w:val="0070C0"/>
                <w:sz w:val="18"/>
                <w:szCs w:val="18"/>
                <w:lang w:eastAsia="en-GB" w:bidi="ar-SA"/>
              </w:rPr>
              <w:t>mbr</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driveorder</w:t>
            </w:r>
            <w:proofErr w:type="spellEnd"/>
            <w:r w:rsidRPr="00315DF3">
              <w:rPr>
                <w:rFonts w:ascii="Courier New" w:hAnsi="Courier New" w:cs="Courier New"/>
                <w:b/>
                <w:color w:val="0070C0"/>
                <w:sz w:val="18"/>
                <w:szCs w:val="18"/>
                <w:lang w:eastAsia="en-GB" w:bidi="ar-SA"/>
              </w:rPr>
              <w:t>=</w:t>
            </w:r>
            <w:proofErr w:type="spellStart"/>
            <w:r w:rsidRPr="00315DF3">
              <w:rPr>
                <w:rFonts w:ascii="Courier New" w:hAnsi="Courier New" w:cs="Courier New"/>
                <w:b/>
                <w:color w:val="0070C0"/>
                <w:sz w:val="18"/>
                <w:szCs w:val="18"/>
                <w:lang w:eastAsia="en-GB" w:bidi="ar-SA"/>
              </w:rPr>
              <w:t>sda</w:t>
            </w:r>
            <w:proofErr w:type="spellEnd"/>
            <w:r w:rsidRPr="00315DF3">
              <w:rPr>
                <w:rFonts w:ascii="Courier New" w:hAnsi="Courier New" w:cs="Courier New"/>
                <w:b/>
                <w:color w:val="0070C0"/>
                <w:sz w:val="18"/>
                <w:szCs w:val="18"/>
                <w:lang w:eastAsia="en-GB" w:bidi="ar-SA"/>
              </w:rPr>
              <w:t xml:space="preserve"> --append="</w:t>
            </w:r>
            <w:proofErr w:type="spellStart"/>
            <w:r w:rsidRPr="00315DF3">
              <w:rPr>
                <w:rFonts w:ascii="Courier New" w:hAnsi="Courier New" w:cs="Courier New"/>
                <w:b/>
                <w:color w:val="0070C0"/>
                <w:sz w:val="18"/>
                <w:szCs w:val="18"/>
                <w:lang w:eastAsia="en-GB" w:bidi="ar-SA"/>
              </w:rPr>
              <w:t>rhgb</w:t>
            </w:r>
            <w:proofErr w:type="spellEnd"/>
            <w:r w:rsidRPr="00315DF3">
              <w:rPr>
                <w:rFonts w:ascii="Courier New" w:hAnsi="Courier New" w:cs="Courier New"/>
                <w:b/>
                <w:color w:val="0070C0"/>
                <w:sz w:val="18"/>
                <w:szCs w:val="18"/>
                <w:lang w:eastAsia="en-GB" w:bidi="ar-SA"/>
              </w:rPr>
              <w:t xml:space="preserve"> quiet"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The following is the partition information you requested</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Note that any partitions you deleted are not expressed</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here so unless you clear all partitions first, this is</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 not guaranteed to work</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clearpart</w:t>
            </w:r>
            <w:proofErr w:type="spellEnd"/>
            <w:r w:rsidRPr="00315DF3">
              <w:rPr>
                <w:rFonts w:ascii="Courier New" w:hAnsi="Courier New" w:cs="Courier New"/>
                <w:b/>
                <w:color w:val="0070C0"/>
                <w:sz w:val="18"/>
                <w:szCs w:val="18"/>
                <w:lang w:eastAsia="en-GB" w:bidi="ar-SA"/>
              </w:rPr>
              <w:t xml:space="preserve"> --all --drives=</w:t>
            </w:r>
            <w:proofErr w:type="spellStart"/>
            <w:r w:rsidRPr="00315DF3">
              <w:rPr>
                <w:rFonts w:ascii="Courier New" w:hAnsi="Courier New" w:cs="Courier New"/>
                <w:b/>
                <w:color w:val="0070C0"/>
                <w:sz w:val="18"/>
                <w:szCs w:val="18"/>
                <w:lang w:eastAsia="en-GB" w:bidi="ar-SA"/>
              </w:rPr>
              <w:t>sda</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part / --</w:t>
            </w:r>
            <w:proofErr w:type="spellStart"/>
            <w:r w:rsidRPr="00315DF3">
              <w:rPr>
                <w:rFonts w:ascii="Courier New" w:hAnsi="Courier New" w:cs="Courier New"/>
                <w:b/>
                <w:color w:val="0070C0"/>
                <w:sz w:val="18"/>
                <w:szCs w:val="18"/>
                <w:lang w:eastAsia="en-GB" w:bidi="ar-SA"/>
              </w:rPr>
              <w:t>fstype</w:t>
            </w:r>
            <w:proofErr w:type="spellEnd"/>
            <w:r w:rsidRPr="00315DF3">
              <w:rPr>
                <w:rFonts w:ascii="Courier New" w:hAnsi="Courier New" w:cs="Courier New"/>
                <w:b/>
                <w:color w:val="0070C0"/>
                <w:sz w:val="18"/>
                <w:szCs w:val="18"/>
                <w:lang w:eastAsia="en-GB" w:bidi="ar-SA"/>
              </w:rPr>
              <w:t xml:space="preserve"> ext3 --size=100 --grow</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part /</w:t>
            </w:r>
            <w:proofErr w:type="spellStart"/>
            <w:r w:rsidRPr="00315DF3">
              <w:rPr>
                <w:rFonts w:ascii="Courier New" w:hAnsi="Courier New" w:cs="Courier New"/>
                <w:b/>
                <w:color w:val="0070C0"/>
                <w:sz w:val="18"/>
                <w:szCs w:val="18"/>
                <w:lang w:eastAsia="en-GB" w:bidi="ar-SA"/>
              </w:rPr>
              <w:t>var</w:t>
            </w:r>
            <w:proofErr w:type="spellEnd"/>
            <w:r w:rsidRPr="00315DF3">
              <w:rPr>
                <w:rFonts w:ascii="Courier New" w:hAnsi="Courier New" w:cs="Courier New"/>
                <w:b/>
                <w:color w:val="0070C0"/>
                <w:sz w:val="18"/>
                <w:szCs w:val="18"/>
                <w:lang w:eastAsia="en-GB" w:bidi="ar-SA"/>
              </w:rPr>
              <w:t xml:space="preserve"> --</w:t>
            </w:r>
            <w:proofErr w:type="spellStart"/>
            <w:r w:rsidRPr="00315DF3">
              <w:rPr>
                <w:rFonts w:ascii="Courier New" w:hAnsi="Courier New" w:cs="Courier New"/>
                <w:b/>
                <w:color w:val="0070C0"/>
                <w:sz w:val="18"/>
                <w:szCs w:val="18"/>
                <w:lang w:eastAsia="en-GB" w:bidi="ar-SA"/>
              </w:rPr>
              <w:t>fstype</w:t>
            </w:r>
            <w:proofErr w:type="spellEnd"/>
            <w:r w:rsidRPr="00315DF3">
              <w:rPr>
                <w:rFonts w:ascii="Courier New" w:hAnsi="Courier New" w:cs="Courier New"/>
                <w:b/>
                <w:color w:val="0070C0"/>
                <w:sz w:val="18"/>
                <w:szCs w:val="18"/>
                <w:lang w:eastAsia="en-GB" w:bidi="ar-SA"/>
              </w:rPr>
              <w:t xml:space="preserve"> ext3 --size=51200</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part swap --size=25600</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reboot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%packages</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@admin-tools</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lastRenderedPageBreak/>
              <w:t>@base</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@core</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@dialup</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@editors</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@gnome-desktop</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@games</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@graphical-internet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@graphics</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@java</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@legacy-software-support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@office</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@printing</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@sound-and-video</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@text-internet</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@base-x</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kexec</w:t>
            </w:r>
            <w:proofErr w:type="spellEnd"/>
            <w:r w:rsidRPr="00315DF3">
              <w:rPr>
                <w:rFonts w:ascii="Courier New" w:hAnsi="Courier New" w:cs="Courier New"/>
                <w:b/>
                <w:color w:val="0070C0"/>
                <w:sz w:val="18"/>
                <w:szCs w:val="18"/>
                <w:lang w:eastAsia="en-GB" w:bidi="ar-SA"/>
              </w:rPr>
              <w:t>-tools</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fipscheck</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device-</w:t>
            </w:r>
            <w:proofErr w:type="spellStart"/>
            <w:r w:rsidRPr="00315DF3">
              <w:rPr>
                <w:rFonts w:ascii="Courier New" w:hAnsi="Courier New" w:cs="Courier New"/>
                <w:b/>
                <w:color w:val="0070C0"/>
                <w:sz w:val="18"/>
                <w:szCs w:val="18"/>
                <w:lang w:eastAsia="en-GB" w:bidi="ar-SA"/>
              </w:rPr>
              <w:t>mapper</w:t>
            </w:r>
            <w:proofErr w:type="spellEnd"/>
            <w:r w:rsidRPr="00315DF3">
              <w:rPr>
                <w:rFonts w:ascii="Courier New" w:hAnsi="Courier New" w:cs="Courier New"/>
                <w:b/>
                <w:color w:val="0070C0"/>
                <w:sz w:val="18"/>
                <w:szCs w:val="18"/>
                <w:lang w:eastAsia="en-GB" w:bidi="ar-SA"/>
              </w:rPr>
              <w:t>-multipath</w:t>
            </w:r>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sgpio</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emacs</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proofErr w:type="spellStart"/>
            <w:r w:rsidRPr="00315DF3">
              <w:rPr>
                <w:rFonts w:ascii="Courier New" w:hAnsi="Courier New" w:cs="Courier New"/>
                <w:b/>
                <w:color w:val="0070C0"/>
                <w:sz w:val="18"/>
                <w:szCs w:val="18"/>
                <w:lang w:eastAsia="en-GB" w:bidi="ar-SA"/>
              </w:rPr>
              <w:t>libsane-hpaio</w:t>
            </w:r>
            <w:proofErr w:type="spellEnd"/>
          </w:p>
          <w:p w:rsidR="008C231C" w:rsidRPr="00315DF3" w:rsidRDefault="008C231C" w:rsidP="00315DF3">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xorg-x11-utils</w:t>
            </w:r>
          </w:p>
          <w:p w:rsidR="00D45209" w:rsidRDefault="008C231C" w:rsidP="00957F02">
            <w:pPr>
              <w:pStyle w:val="BodyText"/>
              <w:spacing w:after="20" w:line="240" w:lineRule="auto"/>
              <w:jc w:val="left"/>
              <w:rPr>
                <w:rFonts w:ascii="Courier New" w:hAnsi="Courier New" w:cs="Courier New"/>
                <w:b/>
                <w:color w:val="0070C0"/>
                <w:sz w:val="18"/>
                <w:szCs w:val="18"/>
                <w:lang w:eastAsia="en-GB" w:bidi="ar-SA"/>
              </w:rPr>
            </w:pPr>
            <w:r w:rsidRPr="00315DF3">
              <w:rPr>
                <w:rFonts w:ascii="Courier New" w:hAnsi="Courier New" w:cs="Courier New"/>
                <w:b/>
                <w:color w:val="0070C0"/>
                <w:sz w:val="18"/>
                <w:szCs w:val="18"/>
                <w:lang w:eastAsia="en-GB" w:bidi="ar-SA"/>
              </w:rPr>
              <w:t>xorg-x11-server-Xnest</w:t>
            </w:r>
          </w:p>
          <w:p w:rsidR="00957F02" w:rsidRPr="003D536D" w:rsidRDefault="00957F02" w:rsidP="00957F02">
            <w:pPr>
              <w:pStyle w:val="BodyText"/>
              <w:spacing w:after="20" w:line="240" w:lineRule="auto"/>
              <w:jc w:val="left"/>
            </w:pPr>
          </w:p>
        </w:tc>
      </w:tr>
    </w:tbl>
    <w:p w:rsidR="00957F02" w:rsidRDefault="00957F02" w:rsidP="00DE35CF">
      <w:pPr>
        <w:pStyle w:val="BodyText"/>
        <w:rPr>
          <w:lang w:val="en-GB"/>
        </w:rPr>
      </w:pPr>
    </w:p>
    <w:p w:rsidR="002D3F78" w:rsidRPr="00FE5ACB" w:rsidRDefault="003349A9" w:rsidP="003349A9">
      <w:pPr>
        <w:pStyle w:val="Heading1"/>
        <w:tabs>
          <w:tab w:val="clear" w:pos="900"/>
          <w:tab w:val="num" w:pos="540"/>
        </w:tabs>
        <w:ind w:hanging="900"/>
      </w:pPr>
      <w:bookmarkStart w:id="391" w:name="_Toc319304093"/>
      <w:r w:rsidRPr="00FE5ACB">
        <w:lastRenderedPageBreak/>
        <w:t>APPENDIX B</w:t>
      </w:r>
      <w:bookmarkEnd w:id="391"/>
    </w:p>
    <w:p w:rsidR="002D3F78" w:rsidRPr="002C6EB3" w:rsidRDefault="002D3F78" w:rsidP="002D3F78">
      <w:pPr>
        <w:pStyle w:val="Heading2"/>
        <w:tabs>
          <w:tab w:val="clear" w:pos="864"/>
          <w:tab w:val="num" w:pos="540"/>
          <w:tab w:val="num" w:pos="709"/>
        </w:tabs>
        <w:spacing w:before="0" w:after="120"/>
        <w:ind w:left="540" w:hanging="533"/>
        <w:jc w:val="both"/>
        <w:rPr>
          <w:b w:val="0"/>
          <w:lang w:val="en-GB"/>
        </w:rPr>
      </w:pPr>
      <w:bookmarkStart w:id="392" w:name="_Toc319304094"/>
      <w:proofErr w:type="gramStart"/>
      <w:r w:rsidRPr="002C6EB3">
        <w:rPr>
          <w:b w:val="0"/>
          <w:lang w:val="en-GB"/>
        </w:rPr>
        <w:t>Setting up Linux DVD</w:t>
      </w:r>
      <w:r w:rsidR="00045C54" w:rsidRPr="002C6EB3">
        <w:rPr>
          <w:b w:val="0"/>
          <w:lang w:val="en-GB"/>
        </w:rPr>
        <w:t xml:space="preserve"> </w:t>
      </w:r>
      <w:proofErr w:type="spellStart"/>
      <w:r w:rsidR="00045C54" w:rsidRPr="002C6EB3">
        <w:rPr>
          <w:b w:val="0"/>
          <w:lang w:val="en-GB"/>
        </w:rPr>
        <w:t>iso</w:t>
      </w:r>
      <w:proofErr w:type="spellEnd"/>
      <w:r w:rsidRPr="002C6EB3">
        <w:rPr>
          <w:b w:val="0"/>
          <w:lang w:val="en-GB"/>
        </w:rPr>
        <w:t xml:space="preserve"> local repository.</w:t>
      </w:r>
      <w:bookmarkEnd w:id="392"/>
      <w:proofErr w:type="gramEnd"/>
      <w:r w:rsidRPr="002C6EB3">
        <w:rPr>
          <w:b w:val="0"/>
          <w:lang w:val="en-GB"/>
        </w:rPr>
        <w:t xml:space="preserve"> </w:t>
      </w:r>
    </w:p>
    <w:p w:rsidR="002D3F78" w:rsidRPr="00D45209" w:rsidRDefault="0019290C" w:rsidP="002D3F78">
      <w:pPr>
        <w:pStyle w:val="Heading3"/>
        <w:tabs>
          <w:tab w:val="clear" w:pos="1440"/>
          <w:tab w:val="num" w:pos="810"/>
        </w:tabs>
        <w:spacing w:after="120"/>
        <w:ind w:left="720" w:hanging="720"/>
        <w:rPr>
          <w:lang w:val="en-GB"/>
        </w:rPr>
      </w:pPr>
      <w:bookmarkStart w:id="393" w:name="_Toc319304095"/>
      <w:r>
        <w:rPr>
          <w:sz w:val="24"/>
          <w:szCs w:val="24"/>
          <w:lang w:val="en-GB"/>
        </w:rPr>
        <w:t xml:space="preserve">For </w:t>
      </w:r>
      <w:r w:rsidR="004930B9">
        <w:rPr>
          <w:sz w:val="24"/>
          <w:szCs w:val="24"/>
          <w:lang w:val="en-GB"/>
        </w:rPr>
        <w:t>setup</w:t>
      </w:r>
      <w:r>
        <w:rPr>
          <w:sz w:val="24"/>
          <w:szCs w:val="24"/>
          <w:lang w:val="en-GB"/>
        </w:rPr>
        <w:t xml:space="preserve"> </w:t>
      </w:r>
      <w:r w:rsidR="004930B9">
        <w:rPr>
          <w:sz w:val="24"/>
          <w:szCs w:val="24"/>
          <w:lang w:val="en-GB"/>
        </w:rPr>
        <w:t>on BMS</w:t>
      </w:r>
      <w:r w:rsidR="002D3F78" w:rsidRPr="00D45209">
        <w:rPr>
          <w:sz w:val="24"/>
          <w:szCs w:val="24"/>
          <w:lang w:val="en-GB"/>
        </w:rPr>
        <w:t xml:space="preserve"> Server</w:t>
      </w:r>
      <w:bookmarkEnd w:id="393"/>
    </w:p>
    <w:tbl>
      <w:tblPr>
        <w:tblStyle w:val="TableGrid"/>
        <w:tblW w:w="8730" w:type="dxa"/>
        <w:tblInd w:w="18" w:type="dxa"/>
        <w:tblLayout w:type="fixed"/>
        <w:tblLook w:val="04A0"/>
      </w:tblPr>
      <w:tblGrid>
        <w:gridCol w:w="828"/>
        <w:gridCol w:w="7902"/>
      </w:tblGrid>
      <w:tr w:rsidR="002D3F78" w:rsidRPr="00256EB2" w:rsidTr="0077706A">
        <w:tc>
          <w:tcPr>
            <w:tcW w:w="828" w:type="dxa"/>
          </w:tcPr>
          <w:p w:rsidR="002D3F78" w:rsidRPr="00B76118" w:rsidRDefault="002D3F78" w:rsidP="002D3F78">
            <w:pPr>
              <w:pStyle w:val="BWSBodyText"/>
              <w:ind w:left="-108"/>
              <w:rPr>
                <w:noProof/>
              </w:rPr>
            </w:pPr>
          </w:p>
        </w:tc>
        <w:tc>
          <w:tcPr>
            <w:tcW w:w="7902" w:type="dxa"/>
          </w:tcPr>
          <w:p w:rsidR="002D3F78" w:rsidRDefault="002D3F78" w:rsidP="002D3F78">
            <w:pPr>
              <w:pStyle w:val="BWSBodyText"/>
              <w:spacing w:after="120"/>
              <w:jc w:val="left"/>
            </w:pPr>
            <w:r>
              <w:t xml:space="preserve">- </w:t>
            </w:r>
            <w:r w:rsidR="008D0655">
              <w:t>local repository can be setup to install/update packages rpm on  the server</w:t>
            </w:r>
          </w:p>
          <w:p w:rsidR="002D3F78" w:rsidRDefault="002D3F78" w:rsidP="00F84277">
            <w:pPr>
              <w:pStyle w:val="BWSBodyText"/>
              <w:spacing w:after="120"/>
              <w:jc w:val="left"/>
            </w:pPr>
            <w:r>
              <w:t xml:space="preserve">- </w:t>
            </w:r>
            <w:r w:rsidR="00F84277">
              <w:t xml:space="preserve">Assumption: you have a </w:t>
            </w:r>
            <w:proofErr w:type="gramStart"/>
            <w:r w:rsidR="00F84277">
              <w:t>copy  of</w:t>
            </w:r>
            <w:proofErr w:type="gramEnd"/>
            <w:r w:rsidR="00F84277">
              <w:t xml:space="preserve"> the </w:t>
            </w:r>
            <w:proofErr w:type="spellStart"/>
            <w:r w:rsidR="00F84277">
              <w:t>iso</w:t>
            </w:r>
            <w:proofErr w:type="spellEnd"/>
            <w:r w:rsidR="00F84277">
              <w:t xml:space="preserve"> image.</w:t>
            </w:r>
          </w:p>
        </w:tc>
      </w:tr>
      <w:tr w:rsidR="002D3F78" w:rsidRPr="00256EB2" w:rsidTr="0077706A">
        <w:tc>
          <w:tcPr>
            <w:tcW w:w="828" w:type="dxa"/>
          </w:tcPr>
          <w:p w:rsidR="002D3F78" w:rsidRPr="00EC2D3A" w:rsidRDefault="00CB1FC1" w:rsidP="002D3F78">
            <w:pPr>
              <w:pStyle w:val="BWSBodyText"/>
              <w:ind w:left="-108"/>
            </w:pPr>
            <w:r>
              <w:rPr>
                <w:noProof/>
              </w:rPr>
              <w:pict>
                <v:roundrect id="_x0000_s1040" style="position:absolute;left:0;text-align:left;margin-left:7.5pt;margin-top:2.9pt;width:14.4pt;height:10.8pt;z-index:25166745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"/>
              </w:pict>
            </w:r>
          </w:p>
        </w:tc>
        <w:tc>
          <w:tcPr>
            <w:tcW w:w="7902" w:type="dxa"/>
          </w:tcPr>
          <w:p w:rsidR="002D3F78" w:rsidRPr="00256EB2" w:rsidRDefault="002D3F78" w:rsidP="00993A4C">
            <w:pPr>
              <w:pStyle w:val="BWSBodyText"/>
              <w:jc w:val="left"/>
            </w:pPr>
            <w:r>
              <w:t xml:space="preserve">Login to </w:t>
            </w:r>
            <w:r w:rsidR="00993A4C">
              <w:t xml:space="preserve">server </w:t>
            </w:r>
            <w:r>
              <w:t xml:space="preserve">as </w:t>
            </w:r>
            <w:r w:rsidR="00993A4C">
              <w:t>root</w:t>
            </w:r>
          </w:p>
        </w:tc>
      </w:tr>
      <w:tr w:rsidR="002D3F78" w:rsidRPr="003D536D" w:rsidTr="0077706A">
        <w:tc>
          <w:tcPr>
            <w:tcW w:w="828" w:type="dxa"/>
          </w:tcPr>
          <w:p w:rsidR="002D3F78" w:rsidRPr="00EC2D3A" w:rsidRDefault="00CB1FC1" w:rsidP="002D3F78">
            <w:pPr>
              <w:pStyle w:val="BWSBodyText"/>
            </w:pPr>
            <w:r>
              <w:rPr>
                <w:noProof/>
              </w:rPr>
              <w:pict>
                <v:roundrect id="_x0000_s1039" style="position:absolute;left:0;text-align:left;margin-left:7.5pt;margin-top:2.9pt;width:14.4pt;height:10.8pt;z-index:25166848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"/>
              </w:pict>
            </w:r>
          </w:p>
        </w:tc>
        <w:tc>
          <w:tcPr>
            <w:tcW w:w="7902" w:type="dxa"/>
          </w:tcPr>
          <w:p w:rsidR="002D3F78" w:rsidRDefault="002D3F78" w:rsidP="00993A4C">
            <w:pPr>
              <w:pStyle w:val="BWSBodyText"/>
              <w:jc w:val="left"/>
            </w:pPr>
            <w:r>
              <w:t xml:space="preserve">Create a directory </w:t>
            </w:r>
            <w:r w:rsidR="008D0655">
              <w:t>called /stage/</w:t>
            </w:r>
            <w:proofErr w:type="spellStart"/>
            <w:r w:rsidR="008D0655">
              <w:t>linux</w:t>
            </w:r>
            <w:proofErr w:type="spellEnd"/>
            <w:r w:rsidR="008D0655">
              <w:t xml:space="preserve"> </w:t>
            </w:r>
            <w:r>
              <w:t xml:space="preserve">and copy Linux </w:t>
            </w:r>
            <w:proofErr w:type="spellStart"/>
            <w:r>
              <w:t>iso</w:t>
            </w:r>
            <w:proofErr w:type="spellEnd"/>
            <w:r>
              <w:t xml:space="preserve"> image  to that directory</w:t>
            </w:r>
          </w:p>
          <w:p w:rsidR="002D3F78" w:rsidRDefault="002D3F78" w:rsidP="002D3F78">
            <w:pPr>
              <w:pStyle w:val="BWSBodyText"/>
            </w:pPr>
          </w:p>
          <w:p w:rsidR="008D0655" w:rsidRDefault="002D3F78" w:rsidP="008D0655">
            <w:pPr>
              <w:pStyle w:val="BodyText"/>
              <w:spacing w:after="20" w:line="240" w:lineRule="auto"/>
              <w:jc w:val="left"/>
              <w:rPr>
                <w:rFonts w:ascii="Courier New" w:hAnsi="Courier New" w:cs="Courier New"/>
                <w:b/>
                <w:color w:val="0070C0"/>
                <w:sz w:val="18"/>
                <w:szCs w:val="18"/>
                <w:lang w:eastAsia="en-GB" w:bidi="ar-SA"/>
              </w:rPr>
            </w:pPr>
            <w:r w:rsidRPr="008D0655">
              <w:rPr>
                <w:rFonts w:ascii="Courier New" w:hAnsi="Courier New" w:cs="Courier New"/>
                <w:b/>
                <w:color w:val="0070C0"/>
                <w:sz w:val="18"/>
                <w:szCs w:val="18"/>
                <w:lang w:eastAsia="en-GB" w:bidi="ar-SA"/>
              </w:rPr>
              <w:t xml:space="preserve"># </w:t>
            </w:r>
            <w:proofErr w:type="spellStart"/>
            <w:r w:rsidR="008D0655" w:rsidRPr="008D0655">
              <w:rPr>
                <w:rFonts w:ascii="Courier New" w:hAnsi="Courier New" w:cs="Courier New"/>
                <w:b/>
                <w:sz w:val="18"/>
                <w:szCs w:val="18"/>
                <w:lang w:eastAsia="en-GB" w:bidi="ar-SA"/>
              </w:rPr>
              <w:t>mkdir</w:t>
            </w:r>
            <w:proofErr w:type="spellEnd"/>
            <w:r w:rsidR="008D0655" w:rsidRPr="008D0655">
              <w:rPr>
                <w:rFonts w:ascii="Courier New" w:hAnsi="Courier New" w:cs="Courier New"/>
                <w:b/>
                <w:sz w:val="18"/>
                <w:szCs w:val="18"/>
                <w:lang w:eastAsia="en-GB" w:bidi="ar-SA"/>
              </w:rPr>
              <w:t xml:space="preserve"> –p /stage/Linux</w:t>
            </w:r>
          </w:p>
          <w:p w:rsidR="008D0655" w:rsidRDefault="008D0655" w:rsidP="00993A4C">
            <w:pPr>
              <w:pStyle w:val="BodyText"/>
              <w:spacing w:after="20" w:line="240" w:lineRule="auto"/>
              <w:jc w:val="left"/>
            </w:pPr>
          </w:p>
          <w:p w:rsidR="008D0655" w:rsidRPr="008D0655" w:rsidRDefault="008D0655" w:rsidP="00993A4C">
            <w:pPr>
              <w:pStyle w:val="BWSBodyText"/>
              <w:jc w:val="left"/>
            </w:pPr>
            <w:r>
              <w:t xml:space="preserve">Then </w:t>
            </w:r>
            <w:r w:rsidR="00F84277">
              <w:t xml:space="preserve">you will need to </w:t>
            </w:r>
            <w:r>
              <w:t xml:space="preserve">put a copy of Linux </w:t>
            </w:r>
            <w:proofErr w:type="spellStart"/>
            <w:r>
              <w:t>iso</w:t>
            </w:r>
            <w:proofErr w:type="spellEnd"/>
            <w:r>
              <w:t xml:space="preserve"> </w:t>
            </w:r>
            <w:proofErr w:type="gramStart"/>
            <w:r>
              <w:t>image  in</w:t>
            </w:r>
            <w:proofErr w:type="gramEnd"/>
            <w:r>
              <w:t xml:space="preserve"> the directory</w:t>
            </w:r>
            <w:r w:rsidR="00F84277">
              <w:t>.</w:t>
            </w:r>
          </w:p>
          <w:p w:rsidR="002D3F78" w:rsidRDefault="002D3F78" w:rsidP="002D3F78">
            <w:pPr>
              <w:pStyle w:val="BWSBodyText"/>
            </w:pPr>
          </w:p>
          <w:p w:rsidR="008D0655" w:rsidRDefault="008D0655" w:rsidP="00993A4C">
            <w:pPr>
              <w:pStyle w:val="BWSBodyText"/>
              <w:jc w:val="left"/>
            </w:pPr>
          </w:p>
          <w:p w:rsidR="002D3F78" w:rsidRDefault="002D3F78" w:rsidP="00993A4C">
            <w:pPr>
              <w:pStyle w:val="BWSBodyText"/>
              <w:jc w:val="left"/>
            </w:pPr>
            <w:r>
              <w:t>Add the following line to /etc/</w:t>
            </w:r>
            <w:proofErr w:type="spellStart"/>
            <w:r>
              <w:t>fstab</w:t>
            </w:r>
            <w:proofErr w:type="spellEnd"/>
            <w:r w:rsidR="008D0655">
              <w:t xml:space="preserve"> to </w:t>
            </w:r>
            <w:proofErr w:type="spellStart"/>
            <w:r w:rsidR="008D0655">
              <w:t>automount</w:t>
            </w:r>
            <w:proofErr w:type="spellEnd"/>
            <w:r w:rsidR="008D0655">
              <w:t xml:space="preserve"> </w:t>
            </w:r>
            <w:proofErr w:type="spellStart"/>
            <w:r w:rsidR="008D0655">
              <w:t>iso</w:t>
            </w:r>
            <w:proofErr w:type="spellEnd"/>
            <w:r w:rsidR="008D0655">
              <w:t xml:space="preserve"> at boot time</w:t>
            </w:r>
            <w:r>
              <w:t xml:space="preserve">: </w:t>
            </w:r>
          </w:p>
          <w:p w:rsidR="002D3F78" w:rsidRDefault="002D3F78" w:rsidP="002D3F78">
            <w:pPr>
              <w:pStyle w:val="BodyText"/>
              <w:spacing w:after="20" w:line="240" w:lineRule="auto"/>
              <w:jc w:val="left"/>
              <w:rPr>
                <w:rFonts w:ascii="Courier New" w:hAnsi="Courier New" w:cs="Courier New"/>
                <w:b/>
                <w:color w:val="0070C0"/>
                <w:sz w:val="18"/>
                <w:szCs w:val="18"/>
                <w:lang w:eastAsia="en-GB" w:bidi="ar-SA"/>
              </w:rPr>
            </w:pPr>
          </w:p>
          <w:p w:rsidR="002D3F78" w:rsidRPr="002D3F78" w:rsidRDefault="002D3F78" w:rsidP="002D3F78">
            <w:pPr>
              <w:pStyle w:val="BodyText"/>
              <w:spacing w:after="20" w:line="240" w:lineRule="auto"/>
              <w:jc w:val="left"/>
              <w:rPr>
                <w:rFonts w:ascii="Courier New" w:hAnsi="Courier New" w:cs="Courier New"/>
                <w:b/>
                <w:color w:val="0070C0"/>
                <w:sz w:val="18"/>
                <w:szCs w:val="18"/>
                <w:lang w:eastAsia="en-GB" w:bidi="ar-SA"/>
              </w:rPr>
            </w:pPr>
            <w:r w:rsidRPr="002D3F78">
              <w:rPr>
                <w:rFonts w:ascii="Courier New" w:hAnsi="Courier New" w:cs="Courier New"/>
                <w:b/>
                <w:color w:val="0070C0"/>
                <w:sz w:val="18"/>
                <w:szCs w:val="18"/>
                <w:lang w:eastAsia="en-GB" w:bidi="ar-SA"/>
              </w:rPr>
              <w:t>/stage/Linux/rhel-server-5.7-x86_64-dvd.iso</w:t>
            </w:r>
            <w:r>
              <w:rPr>
                <w:rFonts w:ascii="Courier New" w:hAnsi="Courier New" w:cs="Courier New"/>
                <w:b/>
                <w:color w:val="0070C0"/>
                <w:sz w:val="18"/>
                <w:szCs w:val="18"/>
                <w:lang w:eastAsia="en-GB" w:bidi="ar-SA"/>
              </w:rPr>
              <w:t xml:space="preserve"> </w:t>
            </w:r>
            <w:r w:rsidRPr="002D3F78">
              <w:rPr>
                <w:rFonts w:ascii="Courier New" w:hAnsi="Courier New" w:cs="Courier New"/>
                <w:b/>
                <w:color w:val="0070C0"/>
                <w:sz w:val="18"/>
                <w:szCs w:val="18"/>
                <w:lang w:eastAsia="en-GB" w:bidi="ar-SA"/>
              </w:rPr>
              <w:t>/</w:t>
            </w:r>
            <w:proofErr w:type="spellStart"/>
            <w:r w:rsidRPr="002D3F78">
              <w:rPr>
                <w:rFonts w:ascii="Courier New" w:hAnsi="Courier New" w:cs="Courier New"/>
                <w:b/>
                <w:color w:val="0070C0"/>
                <w:sz w:val="18"/>
                <w:szCs w:val="18"/>
                <w:lang w:eastAsia="en-GB" w:bidi="ar-SA"/>
              </w:rPr>
              <w:t>var</w:t>
            </w:r>
            <w:proofErr w:type="spellEnd"/>
            <w:r w:rsidRPr="002D3F78">
              <w:rPr>
                <w:rFonts w:ascii="Courier New" w:hAnsi="Courier New" w:cs="Courier New"/>
                <w:b/>
                <w:color w:val="0070C0"/>
                <w:sz w:val="18"/>
                <w:szCs w:val="18"/>
                <w:lang w:eastAsia="en-GB" w:bidi="ar-SA"/>
              </w:rPr>
              <w:t>/www/html/</w:t>
            </w:r>
            <w:proofErr w:type="spellStart"/>
            <w:r w:rsidRPr="002D3F78">
              <w:rPr>
                <w:rFonts w:ascii="Courier New" w:hAnsi="Courier New" w:cs="Courier New"/>
                <w:b/>
                <w:color w:val="0070C0"/>
                <w:sz w:val="18"/>
                <w:szCs w:val="18"/>
                <w:lang w:eastAsia="en-GB" w:bidi="ar-SA"/>
              </w:rPr>
              <w:t>cdrom</w:t>
            </w:r>
            <w:proofErr w:type="spellEnd"/>
            <w:r w:rsidRPr="002D3F78">
              <w:rPr>
                <w:rFonts w:ascii="Courier New" w:hAnsi="Courier New" w:cs="Courier New"/>
                <w:b/>
                <w:color w:val="0070C0"/>
                <w:sz w:val="18"/>
                <w:szCs w:val="18"/>
                <w:lang w:eastAsia="en-GB" w:bidi="ar-SA"/>
              </w:rPr>
              <w:t>/</w:t>
            </w:r>
            <w:proofErr w:type="spellStart"/>
            <w:r w:rsidRPr="002D3F78">
              <w:rPr>
                <w:rFonts w:ascii="Courier New" w:hAnsi="Courier New" w:cs="Courier New"/>
                <w:b/>
                <w:color w:val="0070C0"/>
                <w:sz w:val="18"/>
                <w:szCs w:val="18"/>
                <w:lang w:eastAsia="en-GB" w:bidi="ar-SA"/>
              </w:rPr>
              <w:t>iso</w:t>
            </w:r>
            <w:proofErr w:type="spellEnd"/>
            <w:r w:rsidRPr="002D3F78">
              <w:rPr>
                <w:rFonts w:ascii="Courier New" w:hAnsi="Courier New" w:cs="Courier New"/>
                <w:b/>
                <w:color w:val="0070C0"/>
                <w:sz w:val="18"/>
                <w:szCs w:val="18"/>
                <w:lang w:eastAsia="en-GB" w:bidi="ar-SA"/>
              </w:rPr>
              <w:t xml:space="preserve"> iso9660 </w:t>
            </w:r>
            <w:proofErr w:type="spellStart"/>
            <w:r w:rsidRPr="002D3F78">
              <w:rPr>
                <w:rFonts w:ascii="Courier New" w:hAnsi="Courier New" w:cs="Courier New"/>
                <w:b/>
                <w:color w:val="0070C0"/>
                <w:sz w:val="18"/>
                <w:szCs w:val="18"/>
                <w:lang w:eastAsia="en-GB" w:bidi="ar-SA"/>
              </w:rPr>
              <w:t>loop,ro,auto</w:t>
            </w:r>
            <w:proofErr w:type="spellEnd"/>
            <w:r w:rsidRPr="002D3F78">
              <w:rPr>
                <w:rFonts w:ascii="Courier New" w:hAnsi="Courier New" w:cs="Courier New"/>
                <w:b/>
                <w:color w:val="0070C0"/>
                <w:sz w:val="18"/>
                <w:szCs w:val="18"/>
                <w:lang w:eastAsia="en-GB" w:bidi="ar-SA"/>
              </w:rPr>
              <w:t xml:space="preserve"> 0 </w:t>
            </w:r>
            <w:proofErr w:type="spellStart"/>
            <w:r w:rsidRPr="002D3F78">
              <w:rPr>
                <w:rFonts w:ascii="Courier New" w:hAnsi="Courier New" w:cs="Courier New"/>
                <w:b/>
                <w:color w:val="0070C0"/>
                <w:sz w:val="18"/>
                <w:szCs w:val="18"/>
                <w:lang w:eastAsia="en-GB" w:bidi="ar-SA"/>
              </w:rPr>
              <w:t>0</w:t>
            </w:r>
            <w:proofErr w:type="spellEnd"/>
          </w:p>
          <w:p w:rsidR="002D3F78" w:rsidRDefault="002D3F78" w:rsidP="00E508BC">
            <w:pPr>
              <w:pStyle w:val="command"/>
            </w:pPr>
          </w:p>
          <w:p w:rsidR="002D3F78" w:rsidRDefault="002D3F78" w:rsidP="00E508BC">
            <w:pPr>
              <w:pStyle w:val="command"/>
            </w:pPr>
          </w:p>
          <w:p w:rsidR="008D0655" w:rsidRPr="008D0655" w:rsidRDefault="008D0655" w:rsidP="008D0655">
            <w:pPr>
              <w:pStyle w:val="BWSBodyText"/>
            </w:pPr>
            <w:r w:rsidRPr="008D0655">
              <w:t xml:space="preserve">Mount the </w:t>
            </w:r>
            <w:proofErr w:type="spellStart"/>
            <w:r w:rsidRPr="008D0655">
              <w:t>iso</w:t>
            </w:r>
            <w:proofErr w:type="spellEnd"/>
            <w:r w:rsidRPr="008D0655">
              <w:t xml:space="preserve"> image and verify it has been mounted:</w:t>
            </w:r>
          </w:p>
          <w:p w:rsidR="002D3F78" w:rsidRDefault="002D3F78" w:rsidP="002D3F78">
            <w:pPr>
              <w:pStyle w:val="BodyText"/>
              <w:spacing w:after="20" w:line="240" w:lineRule="auto"/>
              <w:rPr>
                <w:rFonts w:ascii="Courier New" w:hAnsi="Courier New" w:cs="Courier New"/>
                <w:b/>
                <w:sz w:val="18"/>
                <w:szCs w:val="18"/>
                <w:lang w:eastAsia="en-GB" w:bidi="ar-SA"/>
              </w:rPr>
            </w:pPr>
          </w:p>
          <w:p w:rsidR="002D3F78" w:rsidRDefault="002D3F78" w:rsidP="002D3F78">
            <w:pPr>
              <w:rPr>
                <w:rFonts w:ascii="Courier New" w:hAnsi="Courier New" w:cs="Courier New"/>
                <w:color w:val="000000"/>
                <w:sz w:val="18"/>
                <w:szCs w:val="18"/>
              </w:rPr>
            </w:pPr>
            <w:r w:rsidRPr="008D0655">
              <w:rPr>
                <w:rFonts w:ascii="Courier New" w:hAnsi="Courier New" w:cs="Courier New"/>
                <w:b/>
                <w:color w:val="0070C0"/>
                <w:sz w:val="18"/>
                <w:szCs w:val="18"/>
                <w:lang w:eastAsia="en-GB" w:bidi="ar-SA"/>
              </w:rPr>
              <w:t>#</w:t>
            </w:r>
            <w:r>
              <w:rPr>
                <w:rFonts w:ascii="Courier New" w:hAnsi="Courier New" w:cs="Courier New"/>
                <w:color w:val="000000"/>
                <w:sz w:val="18"/>
                <w:szCs w:val="18"/>
              </w:rPr>
              <w:t xml:space="preserve"> </w:t>
            </w:r>
            <w:r w:rsidRPr="008D0655">
              <w:rPr>
                <w:rFonts w:ascii="Courier New" w:hAnsi="Courier New" w:cs="Courier New"/>
                <w:b/>
                <w:color w:val="000000"/>
                <w:sz w:val="18"/>
                <w:szCs w:val="18"/>
              </w:rPr>
              <w:t xml:space="preserve">mount </w:t>
            </w:r>
            <w:r w:rsidR="008D0655" w:rsidRPr="008D0655">
              <w:rPr>
                <w:rFonts w:ascii="Courier New" w:hAnsi="Courier New" w:cs="Courier New"/>
                <w:b/>
                <w:color w:val="000000"/>
                <w:sz w:val="18"/>
                <w:szCs w:val="18"/>
              </w:rPr>
              <w:t>–a</w:t>
            </w:r>
          </w:p>
          <w:p w:rsidR="008D0655" w:rsidRDefault="008D0655" w:rsidP="008D0655">
            <w:pPr>
              <w:rPr>
                <w:rFonts w:ascii="Courier New" w:hAnsi="Courier New" w:cs="Courier New"/>
                <w:color w:val="000000"/>
                <w:sz w:val="18"/>
                <w:szCs w:val="18"/>
              </w:rPr>
            </w:pPr>
            <w:r w:rsidRPr="008D0655">
              <w:rPr>
                <w:rFonts w:ascii="Courier New" w:hAnsi="Courier New" w:cs="Courier New"/>
                <w:b/>
                <w:color w:val="0070C0"/>
                <w:sz w:val="18"/>
                <w:szCs w:val="18"/>
                <w:lang w:eastAsia="en-GB" w:bidi="ar-SA"/>
              </w:rPr>
              <w:t>#</w:t>
            </w:r>
            <w:r>
              <w:rPr>
                <w:rFonts w:ascii="Courier New" w:hAnsi="Courier New" w:cs="Courier New"/>
                <w:color w:val="000000"/>
                <w:sz w:val="18"/>
                <w:szCs w:val="18"/>
              </w:rPr>
              <w:t xml:space="preserve"> </w:t>
            </w:r>
            <w:r w:rsidRPr="008D0655">
              <w:rPr>
                <w:rFonts w:ascii="Courier New" w:hAnsi="Courier New" w:cs="Courier New"/>
                <w:b/>
                <w:color w:val="000000"/>
                <w:sz w:val="18"/>
                <w:szCs w:val="18"/>
              </w:rPr>
              <w:t xml:space="preserve">mount | </w:t>
            </w:r>
            <w:proofErr w:type="spellStart"/>
            <w:r w:rsidRPr="008D0655">
              <w:rPr>
                <w:rFonts w:ascii="Courier New" w:hAnsi="Courier New" w:cs="Courier New"/>
                <w:b/>
                <w:color w:val="000000"/>
                <w:sz w:val="18"/>
                <w:szCs w:val="18"/>
              </w:rPr>
              <w:t>grep</w:t>
            </w:r>
            <w:proofErr w:type="spellEnd"/>
            <w:r w:rsidRPr="008D0655">
              <w:rPr>
                <w:rFonts w:ascii="Courier New" w:hAnsi="Courier New" w:cs="Courier New"/>
                <w:b/>
                <w:color w:val="000000"/>
                <w:sz w:val="18"/>
                <w:szCs w:val="18"/>
              </w:rPr>
              <w:t xml:space="preserve"> </w:t>
            </w:r>
            <w:proofErr w:type="spellStart"/>
            <w:r w:rsidRPr="008D0655">
              <w:rPr>
                <w:rFonts w:ascii="Courier New" w:hAnsi="Courier New" w:cs="Courier New"/>
                <w:b/>
                <w:color w:val="000000"/>
                <w:sz w:val="18"/>
                <w:szCs w:val="18"/>
              </w:rPr>
              <w:t>iso</w:t>
            </w:r>
            <w:proofErr w:type="spellEnd"/>
          </w:p>
          <w:p w:rsidR="002D3F78" w:rsidRDefault="002D3F78" w:rsidP="002D3F78">
            <w:pPr>
              <w:rPr>
                <w:rFonts w:ascii="Courier New" w:hAnsi="Courier New" w:cs="Courier New"/>
                <w:color w:val="000000"/>
                <w:sz w:val="18"/>
                <w:szCs w:val="18"/>
              </w:rPr>
            </w:pPr>
            <w:r w:rsidRPr="008D0655">
              <w:rPr>
                <w:rFonts w:ascii="Courier New" w:hAnsi="Courier New" w:cs="Courier New"/>
                <w:b/>
                <w:color w:val="0070C0"/>
                <w:sz w:val="18"/>
                <w:szCs w:val="18"/>
                <w:lang w:eastAsia="en-GB" w:bidi="ar-SA"/>
              </w:rPr>
              <w:t>/stage/Linux/rhel-server-5.7-x86_64-dvd.iso on /</w:t>
            </w:r>
            <w:proofErr w:type="spellStart"/>
            <w:r w:rsidRPr="008D0655">
              <w:rPr>
                <w:rFonts w:ascii="Courier New" w:hAnsi="Courier New" w:cs="Courier New"/>
                <w:b/>
                <w:color w:val="0070C0"/>
                <w:sz w:val="18"/>
                <w:szCs w:val="18"/>
                <w:lang w:eastAsia="en-GB" w:bidi="ar-SA"/>
              </w:rPr>
              <w:t>var</w:t>
            </w:r>
            <w:proofErr w:type="spellEnd"/>
            <w:r w:rsidRPr="008D0655">
              <w:rPr>
                <w:rFonts w:ascii="Courier New" w:hAnsi="Courier New" w:cs="Courier New"/>
                <w:b/>
                <w:color w:val="0070C0"/>
                <w:sz w:val="18"/>
                <w:szCs w:val="18"/>
                <w:lang w:eastAsia="en-GB" w:bidi="ar-SA"/>
              </w:rPr>
              <w:t>/www/html/</w:t>
            </w:r>
            <w:proofErr w:type="spellStart"/>
            <w:r w:rsidRPr="008D0655">
              <w:rPr>
                <w:rFonts w:ascii="Courier New" w:hAnsi="Courier New" w:cs="Courier New"/>
                <w:b/>
                <w:color w:val="0070C0"/>
                <w:sz w:val="18"/>
                <w:szCs w:val="18"/>
                <w:lang w:eastAsia="en-GB" w:bidi="ar-SA"/>
              </w:rPr>
              <w:t>cdrom</w:t>
            </w:r>
            <w:proofErr w:type="spellEnd"/>
            <w:r w:rsidRPr="008D0655">
              <w:rPr>
                <w:rFonts w:ascii="Courier New" w:hAnsi="Courier New" w:cs="Courier New"/>
                <w:b/>
                <w:color w:val="0070C0"/>
                <w:sz w:val="18"/>
                <w:szCs w:val="18"/>
                <w:lang w:eastAsia="en-GB" w:bidi="ar-SA"/>
              </w:rPr>
              <w:t>/</w:t>
            </w:r>
            <w:proofErr w:type="spellStart"/>
            <w:r w:rsidRPr="008D0655">
              <w:rPr>
                <w:rFonts w:ascii="Courier New" w:hAnsi="Courier New" w:cs="Courier New"/>
                <w:b/>
                <w:color w:val="0070C0"/>
                <w:sz w:val="18"/>
                <w:szCs w:val="18"/>
                <w:lang w:eastAsia="en-GB" w:bidi="ar-SA"/>
              </w:rPr>
              <w:t>iso</w:t>
            </w:r>
            <w:proofErr w:type="spellEnd"/>
            <w:r w:rsidRPr="008D0655">
              <w:rPr>
                <w:rFonts w:ascii="Courier New" w:hAnsi="Courier New" w:cs="Courier New"/>
                <w:b/>
                <w:color w:val="0070C0"/>
                <w:sz w:val="18"/>
                <w:szCs w:val="18"/>
                <w:lang w:eastAsia="en-GB" w:bidi="ar-SA"/>
              </w:rPr>
              <w:t xml:space="preserve"> type iso9660 (</w:t>
            </w:r>
            <w:proofErr w:type="spellStart"/>
            <w:r w:rsidRPr="008D0655">
              <w:rPr>
                <w:rFonts w:ascii="Courier New" w:hAnsi="Courier New" w:cs="Courier New"/>
                <w:b/>
                <w:color w:val="0070C0"/>
                <w:sz w:val="18"/>
                <w:szCs w:val="18"/>
                <w:lang w:eastAsia="en-GB" w:bidi="ar-SA"/>
              </w:rPr>
              <w:t>ro,loop</w:t>
            </w:r>
            <w:proofErr w:type="spellEnd"/>
            <w:r w:rsidRPr="008D0655">
              <w:rPr>
                <w:rFonts w:ascii="Courier New" w:hAnsi="Courier New" w:cs="Courier New"/>
                <w:b/>
                <w:color w:val="0070C0"/>
                <w:sz w:val="18"/>
                <w:szCs w:val="18"/>
                <w:lang w:eastAsia="en-GB" w:bidi="ar-SA"/>
              </w:rPr>
              <w:t>=/dev/loop0)</w:t>
            </w:r>
          </w:p>
          <w:p w:rsidR="002D3F78" w:rsidRDefault="002D3F78" w:rsidP="002D3F78">
            <w:pPr>
              <w:pStyle w:val="BodyText"/>
              <w:spacing w:after="20" w:line="240" w:lineRule="auto"/>
              <w:rPr>
                <w:rFonts w:ascii="Courier New" w:hAnsi="Courier New" w:cs="Courier New"/>
                <w:b/>
                <w:sz w:val="18"/>
                <w:szCs w:val="18"/>
                <w:lang w:eastAsia="en-GB" w:bidi="ar-SA"/>
              </w:rPr>
            </w:pPr>
          </w:p>
          <w:p w:rsidR="002D3F78" w:rsidRDefault="002D3F78" w:rsidP="002D3F78">
            <w:pPr>
              <w:pStyle w:val="BodyText"/>
              <w:spacing w:after="20"/>
              <w:rPr>
                <w:rFonts w:ascii="Courier New" w:hAnsi="Courier New" w:cs="Courier New"/>
                <w:b/>
                <w:color w:val="0070C0"/>
                <w:sz w:val="18"/>
                <w:szCs w:val="18"/>
                <w:lang w:eastAsia="en-GB" w:bidi="ar-SA"/>
              </w:rPr>
            </w:pPr>
          </w:p>
          <w:p w:rsidR="00993A4C" w:rsidRPr="00993A4C" w:rsidRDefault="00993A4C" w:rsidP="00993A4C">
            <w:pPr>
              <w:pStyle w:val="BWSBodyText"/>
              <w:jc w:val="left"/>
            </w:pPr>
            <w:r w:rsidRPr="00993A4C">
              <w:t>To manu</w:t>
            </w:r>
            <w:r>
              <w:t>a</w:t>
            </w:r>
            <w:r w:rsidRPr="00993A4C">
              <w:t>l</w:t>
            </w:r>
            <w:r>
              <w:t xml:space="preserve">ly mount the </w:t>
            </w:r>
            <w:proofErr w:type="spellStart"/>
            <w:r>
              <w:t>iso</w:t>
            </w:r>
            <w:proofErr w:type="spellEnd"/>
            <w:r>
              <w:t xml:space="preserve"> image, </w:t>
            </w:r>
            <w:r w:rsidRPr="00993A4C">
              <w:t xml:space="preserve"> if </w:t>
            </w:r>
            <w:proofErr w:type="spellStart"/>
            <w:r w:rsidRPr="00993A4C">
              <w:t>fstab</w:t>
            </w:r>
            <w:proofErr w:type="spellEnd"/>
            <w:r w:rsidRPr="00993A4C">
              <w:t xml:space="preserve"> has not been setup</w:t>
            </w:r>
            <w:r w:rsidR="00F84277">
              <w:t xml:space="preserve"> to </w:t>
            </w:r>
            <w:proofErr w:type="spellStart"/>
            <w:r w:rsidR="00F84277">
              <w:t>automount</w:t>
            </w:r>
            <w:proofErr w:type="spellEnd"/>
            <w:r w:rsidR="00F84277">
              <w:t xml:space="preserve"> the </w:t>
            </w:r>
            <w:proofErr w:type="spellStart"/>
            <w:r w:rsidR="00F84277">
              <w:t>iso</w:t>
            </w:r>
            <w:proofErr w:type="spellEnd"/>
            <w:r>
              <w:t>,</w:t>
            </w:r>
            <w:r w:rsidRPr="00993A4C">
              <w:t xml:space="preserve"> </w:t>
            </w:r>
            <w:r>
              <w:t xml:space="preserve"> execute the following:</w:t>
            </w:r>
          </w:p>
          <w:p w:rsidR="002D3F78" w:rsidRDefault="00993A4C" w:rsidP="002D3F78">
            <w:pPr>
              <w:pStyle w:val="BodyText"/>
              <w:spacing w:after="20"/>
              <w:rPr>
                <w:rFonts w:ascii="Courier New" w:hAnsi="Courier New" w:cs="Courier New"/>
                <w:b/>
                <w:color w:val="0070C0"/>
                <w:sz w:val="18"/>
                <w:szCs w:val="18"/>
                <w:lang w:eastAsia="en-GB" w:bidi="ar-SA"/>
              </w:rPr>
            </w:pPr>
            <w:r>
              <w:rPr>
                <w:rFonts w:ascii="Courier New" w:hAnsi="Courier New" w:cs="Courier New"/>
                <w:b/>
                <w:color w:val="0070C0"/>
                <w:sz w:val="18"/>
                <w:szCs w:val="18"/>
                <w:lang w:eastAsia="en-GB" w:bidi="ar-SA"/>
              </w:rPr>
              <w:t xml:space="preserve"># </w:t>
            </w:r>
            <w:r w:rsidRPr="00993A4C">
              <w:rPr>
                <w:rFonts w:ascii="Courier New" w:hAnsi="Courier New" w:cs="Courier New"/>
                <w:b/>
                <w:sz w:val="18"/>
                <w:szCs w:val="18"/>
              </w:rPr>
              <w:t>mount -o loop /rhel-server-5.7-x86_64-dvd.iso /</w:t>
            </w:r>
            <w:proofErr w:type="spellStart"/>
            <w:r w:rsidRPr="00993A4C">
              <w:rPr>
                <w:rFonts w:ascii="Courier New" w:hAnsi="Courier New" w:cs="Courier New"/>
                <w:b/>
                <w:sz w:val="18"/>
                <w:szCs w:val="18"/>
              </w:rPr>
              <w:t>var</w:t>
            </w:r>
            <w:proofErr w:type="spellEnd"/>
            <w:r w:rsidRPr="00993A4C">
              <w:rPr>
                <w:rFonts w:ascii="Courier New" w:hAnsi="Courier New" w:cs="Courier New"/>
                <w:b/>
                <w:sz w:val="18"/>
                <w:szCs w:val="18"/>
              </w:rPr>
              <w:t>/www/html/</w:t>
            </w:r>
            <w:proofErr w:type="spellStart"/>
            <w:r w:rsidRPr="00993A4C">
              <w:rPr>
                <w:rFonts w:ascii="Courier New" w:hAnsi="Courier New" w:cs="Courier New"/>
                <w:b/>
                <w:sz w:val="18"/>
                <w:szCs w:val="18"/>
              </w:rPr>
              <w:t>cdrom</w:t>
            </w:r>
            <w:proofErr w:type="spellEnd"/>
            <w:r w:rsidRPr="00993A4C">
              <w:rPr>
                <w:rFonts w:ascii="Courier New" w:hAnsi="Courier New" w:cs="Courier New"/>
                <w:b/>
                <w:sz w:val="18"/>
                <w:szCs w:val="18"/>
              </w:rPr>
              <w:t>/</w:t>
            </w:r>
            <w:proofErr w:type="spellStart"/>
            <w:r w:rsidRPr="00993A4C">
              <w:rPr>
                <w:rFonts w:ascii="Courier New" w:hAnsi="Courier New" w:cs="Courier New"/>
                <w:b/>
                <w:sz w:val="18"/>
                <w:szCs w:val="18"/>
              </w:rPr>
              <w:t>iso</w:t>
            </w:r>
            <w:proofErr w:type="spellEnd"/>
          </w:p>
          <w:p w:rsidR="002D3F78" w:rsidRDefault="002D3F78" w:rsidP="002D3F78">
            <w:pPr>
              <w:pStyle w:val="BodyText"/>
              <w:spacing w:after="20" w:line="240" w:lineRule="auto"/>
              <w:rPr>
                <w:rFonts w:ascii="Courier New" w:hAnsi="Courier New" w:cs="Courier New"/>
                <w:b/>
                <w:color w:val="0070C0"/>
                <w:sz w:val="18"/>
                <w:szCs w:val="18"/>
                <w:lang w:eastAsia="en-GB" w:bidi="ar-SA"/>
              </w:rPr>
            </w:pPr>
          </w:p>
          <w:p w:rsidR="00993A4C" w:rsidRDefault="00993A4C" w:rsidP="002D3F78">
            <w:pPr>
              <w:pStyle w:val="BodyText"/>
              <w:spacing w:after="20" w:line="240" w:lineRule="auto"/>
              <w:rPr>
                <w:rFonts w:ascii="Courier New" w:hAnsi="Courier New" w:cs="Courier New"/>
                <w:b/>
                <w:color w:val="0070C0"/>
                <w:sz w:val="18"/>
                <w:szCs w:val="18"/>
                <w:lang w:eastAsia="en-GB" w:bidi="ar-SA"/>
              </w:rPr>
            </w:pPr>
          </w:p>
          <w:p w:rsidR="00F84277" w:rsidRDefault="00F84277" w:rsidP="002D3F78">
            <w:pPr>
              <w:pStyle w:val="BodyText"/>
              <w:spacing w:after="20" w:line="240" w:lineRule="auto"/>
              <w:rPr>
                <w:rFonts w:ascii="Courier New" w:hAnsi="Courier New" w:cs="Courier New"/>
                <w:b/>
                <w:color w:val="0070C0"/>
                <w:sz w:val="18"/>
                <w:szCs w:val="18"/>
                <w:lang w:eastAsia="en-GB" w:bidi="ar-SA"/>
              </w:rPr>
            </w:pPr>
          </w:p>
          <w:p w:rsidR="00F84277" w:rsidRPr="00F84277" w:rsidRDefault="00F84277" w:rsidP="002D3F78">
            <w:pPr>
              <w:pStyle w:val="BodyText"/>
              <w:spacing w:after="20" w:line="240" w:lineRule="auto"/>
              <w:rPr>
                <w:rFonts w:ascii="Verdana" w:eastAsiaTheme="majorEastAsia" w:hAnsi="Verdana" w:cstheme="majorBidi"/>
                <w:bCs/>
                <w:color w:val="auto"/>
                <w:sz w:val="18"/>
                <w:lang w:bidi="ar-SA"/>
              </w:rPr>
            </w:pPr>
            <w:r w:rsidRPr="00F84277">
              <w:rPr>
                <w:rFonts w:ascii="Verdana" w:eastAsiaTheme="majorEastAsia" w:hAnsi="Verdana" w:cstheme="majorBidi"/>
                <w:bCs/>
                <w:color w:val="auto"/>
                <w:sz w:val="18"/>
                <w:lang w:bidi="ar-SA"/>
              </w:rPr>
              <w:t xml:space="preserve">Check to see if </w:t>
            </w:r>
            <w:proofErr w:type="spellStart"/>
            <w:r w:rsidRPr="00F84277">
              <w:rPr>
                <w:rFonts w:ascii="Verdana" w:eastAsiaTheme="majorEastAsia" w:hAnsi="Verdana" w:cstheme="majorBidi"/>
                <w:bCs/>
                <w:color w:val="auto"/>
                <w:sz w:val="18"/>
                <w:lang w:bidi="ar-SA"/>
              </w:rPr>
              <w:t>createrepo</w:t>
            </w:r>
            <w:proofErr w:type="spellEnd"/>
            <w:r w:rsidRPr="00F84277">
              <w:rPr>
                <w:rFonts w:ascii="Verdana" w:eastAsiaTheme="majorEastAsia" w:hAnsi="Verdana" w:cstheme="majorBidi"/>
                <w:bCs/>
                <w:color w:val="auto"/>
                <w:sz w:val="18"/>
                <w:lang w:bidi="ar-SA"/>
              </w:rPr>
              <w:t xml:space="preserve"> is installed on server</w:t>
            </w:r>
            <w:r>
              <w:rPr>
                <w:rFonts w:ascii="Verdana" w:eastAsiaTheme="majorEastAsia" w:hAnsi="Verdana" w:cstheme="majorBidi"/>
                <w:bCs/>
                <w:color w:val="auto"/>
                <w:sz w:val="18"/>
                <w:lang w:bidi="ar-SA"/>
              </w:rPr>
              <w:t>:</w:t>
            </w:r>
          </w:p>
          <w:p w:rsidR="00F84277" w:rsidRPr="00F84277" w:rsidRDefault="00F84277" w:rsidP="00F84277">
            <w:pPr>
              <w:pStyle w:val="BodyText"/>
              <w:spacing w:after="20"/>
              <w:rPr>
                <w:rFonts w:ascii="Courier New" w:hAnsi="Courier New" w:cs="Courier New"/>
                <w:b/>
                <w:color w:val="0070C0"/>
                <w:sz w:val="18"/>
                <w:szCs w:val="18"/>
                <w:lang w:eastAsia="en-GB" w:bidi="ar-SA"/>
              </w:rPr>
            </w:pPr>
            <w:r w:rsidRPr="00F84277">
              <w:rPr>
                <w:rFonts w:ascii="Courier New" w:hAnsi="Courier New" w:cs="Courier New"/>
                <w:b/>
                <w:color w:val="0070C0"/>
                <w:sz w:val="18"/>
                <w:szCs w:val="18"/>
                <w:lang w:eastAsia="en-GB" w:bidi="ar-SA"/>
              </w:rPr>
              <w:t xml:space="preserve"># </w:t>
            </w:r>
            <w:r w:rsidRPr="00F84277">
              <w:rPr>
                <w:rFonts w:ascii="Courier New" w:hAnsi="Courier New" w:cs="Courier New"/>
                <w:b/>
                <w:sz w:val="18"/>
                <w:szCs w:val="18"/>
              </w:rPr>
              <w:t>rpm -</w:t>
            </w:r>
            <w:proofErr w:type="spellStart"/>
            <w:r w:rsidRPr="00F84277">
              <w:rPr>
                <w:rFonts w:ascii="Courier New" w:hAnsi="Courier New" w:cs="Courier New"/>
                <w:b/>
                <w:sz w:val="18"/>
                <w:szCs w:val="18"/>
              </w:rPr>
              <w:t>qa</w:t>
            </w:r>
            <w:proofErr w:type="spellEnd"/>
            <w:r w:rsidRPr="00F84277">
              <w:rPr>
                <w:rFonts w:ascii="Courier New" w:hAnsi="Courier New" w:cs="Courier New"/>
                <w:b/>
                <w:sz w:val="18"/>
                <w:szCs w:val="18"/>
              </w:rPr>
              <w:t xml:space="preserve"> --last | </w:t>
            </w:r>
            <w:proofErr w:type="spellStart"/>
            <w:r w:rsidRPr="00F84277">
              <w:rPr>
                <w:rFonts w:ascii="Courier New" w:hAnsi="Courier New" w:cs="Courier New"/>
                <w:b/>
                <w:sz w:val="18"/>
                <w:szCs w:val="18"/>
              </w:rPr>
              <w:t>grep</w:t>
            </w:r>
            <w:proofErr w:type="spellEnd"/>
            <w:r w:rsidRPr="00F84277">
              <w:rPr>
                <w:rFonts w:ascii="Courier New" w:hAnsi="Courier New" w:cs="Courier New"/>
                <w:b/>
                <w:sz w:val="18"/>
                <w:szCs w:val="18"/>
              </w:rPr>
              <w:t xml:space="preserve"> create</w:t>
            </w:r>
          </w:p>
          <w:p w:rsidR="00F84277" w:rsidRDefault="00F84277" w:rsidP="00F84277">
            <w:pPr>
              <w:pStyle w:val="BodyText"/>
              <w:spacing w:after="20" w:line="240" w:lineRule="auto"/>
              <w:rPr>
                <w:rFonts w:ascii="Courier New" w:hAnsi="Courier New" w:cs="Courier New"/>
                <w:b/>
                <w:color w:val="0070C0"/>
                <w:sz w:val="18"/>
                <w:szCs w:val="18"/>
                <w:lang w:eastAsia="en-GB" w:bidi="ar-SA"/>
              </w:rPr>
            </w:pPr>
            <w:r w:rsidRPr="00F84277">
              <w:rPr>
                <w:rFonts w:ascii="Courier New" w:hAnsi="Courier New" w:cs="Courier New"/>
                <w:b/>
                <w:color w:val="0070C0"/>
                <w:sz w:val="18"/>
                <w:szCs w:val="18"/>
                <w:lang w:eastAsia="en-GB" w:bidi="ar-SA"/>
              </w:rPr>
              <w:t xml:space="preserve">createrepo-0.4.11-3.el5  </w:t>
            </w:r>
            <w:r>
              <w:rPr>
                <w:rFonts w:ascii="Courier New" w:hAnsi="Courier New" w:cs="Courier New"/>
                <w:b/>
                <w:color w:val="0070C0"/>
                <w:sz w:val="18"/>
                <w:szCs w:val="18"/>
                <w:lang w:eastAsia="en-GB" w:bidi="ar-SA"/>
              </w:rPr>
              <w:t xml:space="preserve">      </w:t>
            </w:r>
            <w:r w:rsidRPr="00F84277">
              <w:rPr>
                <w:rFonts w:ascii="Courier New" w:hAnsi="Courier New" w:cs="Courier New"/>
                <w:b/>
                <w:color w:val="0070C0"/>
                <w:sz w:val="18"/>
                <w:szCs w:val="18"/>
                <w:lang w:eastAsia="en-GB" w:bidi="ar-SA"/>
              </w:rPr>
              <w:t xml:space="preserve">      Thu 02 Feb 2012 05:09:11 PM GMT</w:t>
            </w:r>
          </w:p>
          <w:p w:rsidR="00F84277" w:rsidRDefault="00F84277" w:rsidP="00F84277">
            <w:pPr>
              <w:pStyle w:val="BodyText"/>
              <w:spacing w:after="20"/>
              <w:rPr>
                <w:rFonts w:ascii="Courier New" w:hAnsi="Courier New" w:cs="Courier New"/>
                <w:b/>
                <w:color w:val="0070C0"/>
                <w:sz w:val="18"/>
                <w:szCs w:val="18"/>
                <w:lang w:eastAsia="en-GB" w:bidi="ar-SA"/>
              </w:rPr>
            </w:pPr>
          </w:p>
          <w:p w:rsidR="00F84277" w:rsidRPr="00F84277" w:rsidRDefault="00F84277" w:rsidP="00F84277">
            <w:pPr>
              <w:pStyle w:val="BodyText"/>
              <w:spacing w:after="20" w:line="240" w:lineRule="auto"/>
              <w:rPr>
                <w:rFonts w:ascii="Verdana" w:eastAsiaTheme="majorEastAsia" w:hAnsi="Verdana" w:cstheme="majorBidi"/>
                <w:bCs/>
                <w:color w:val="auto"/>
                <w:sz w:val="18"/>
                <w:lang w:bidi="ar-SA"/>
              </w:rPr>
            </w:pPr>
            <w:r w:rsidRPr="00F84277">
              <w:rPr>
                <w:rFonts w:ascii="Verdana" w:eastAsiaTheme="majorEastAsia" w:hAnsi="Verdana" w:cstheme="majorBidi"/>
                <w:bCs/>
                <w:color w:val="auto"/>
                <w:sz w:val="18"/>
                <w:lang w:bidi="ar-SA"/>
              </w:rPr>
              <w:t xml:space="preserve">If it is not installed, then install from </w:t>
            </w:r>
            <w:proofErr w:type="spellStart"/>
            <w:r w:rsidRPr="00F84277">
              <w:rPr>
                <w:rFonts w:ascii="Verdana" w:eastAsiaTheme="majorEastAsia" w:hAnsi="Verdana" w:cstheme="majorBidi"/>
                <w:bCs/>
                <w:color w:val="auto"/>
                <w:sz w:val="18"/>
                <w:lang w:bidi="ar-SA"/>
              </w:rPr>
              <w:t>i</w:t>
            </w:r>
            <w:r w:rsidR="00626009">
              <w:rPr>
                <w:rFonts w:ascii="Verdana" w:eastAsiaTheme="majorEastAsia" w:hAnsi="Verdana" w:cstheme="majorBidi"/>
                <w:bCs/>
                <w:color w:val="auto"/>
                <w:sz w:val="18"/>
                <w:lang w:bidi="ar-SA"/>
              </w:rPr>
              <w:t>so</w:t>
            </w:r>
            <w:proofErr w:type="spellEnd"/>
            <w:r w:rsidRPr="00F84277">
              <w:rPr>
                <w:rFonts w:ascii="Verdana" w:eastAsiaTheme="majorEastAsia" w:hAnsi="Verdana" w:cstheme="majorBidi"/>
                <w:bCs/>
                <w:color w:val="auto"/>
                <w:sz w:val="18"/>
                <w:lang w:bidi="ar-SA"/>
              </w:rPr>
              <w:t xml:space="preserve"> image:</w:t>
            </w:r>
          </w:p>
          <w:p w:rsidR="00F84277" w:rsidRPr="00F84277" w:rsidRDefault="00F84277" w:rsidP="00F84277">
            <w:pPr>
              <w:pStyle w:val="BodyText"/>
              <w:spacing w:after="20"/>
              <w:jc w:val="left"/>
              <w:rPr>
                <w:rFonts w:ascii="Courier New" w:hAnsi="Courier New" w:cs="Courier New"/>
                <w:b/>
                <w:sz w:val="18"/>
                <w:szCs w:val="18"/>
              </w:rPr>
            </w:pPr>
            <w:r w:rsidRPr="00F84277">
              <w:rPr>
                <w:rFonts w:ascii="Courier New" w:hAnsi="Courier New" w:cs="Courier New"/>
                <w:b/>
                <w:color w:val="0070C0"/>
                <w:sz w:val="18"/>
                <w:szCs w:val="18"/>
                <w:lang w:eastAsia="en-GB" w:bidi="ar-SA"/>
              </w:rPr>
              <w:t xml:space="preserve"># </w:t>
            </w:r>
            <w:r w:rsidRPr="00F84277">
              <w:rPr>
                <w:rFonts w:ascii="Courier New" w:hAnsi="Courier New" w:cs="Courier New"/>
                <w:b/>
                <w:sz w:val="18"/>
                <w:szCs w:val="18"/>
              </w:rPr>
              <w:t>rpm -</w:t>
            </w:r>
            <w:proofErr w:type="spellStart"/>
            <w:r w:rsidRPr="00F84277">
              <w:rPr>
                <w:rFonts w:ascii="Courier New" w:hAnsi="Courier New" w:cs="Courier New"/>
                <w:b/>
                <w:sz w:val="18"/>
                <w:szCs w:val="18"/>
              </w:rPr>
              <w:t>i</w:t>
            </w:r>
            <w:proofErr w:type="spellEnd"/>
            <w:r w:rsidRPr="00F84277">
              <w:rPr>
                <w:rFonts w:ascii="Courier New" w:hAnsi="Courier New" w:cs="Courier New"/>
                <w:b/>
                <w:sz w:val="18"/>
                <w:szCs w:val="18"/>
              </w:rPr>
              <w:t xml:space="preserve"> /</w:t>
            </w:r>
            <w:proofErr w:type="spellStart"/>
            <w:r w:rsidRPr="00F84277">
              <w:rPr>
                <w:rFonts w:ascii="Courier New" w:hAnsi="Courier New" w:cs="Courier New"/>
                <w:b/>
                <w:sz w:val="18"/>
                <w:szCs w:val="18"/>
              </w:rPr>
              <w:t>var</w:t>
            </w:r>
            <w:proofErr w:type="spellEnd"/>
            <w:r w:rsidRPr="00F84277">
              <w:rPr>
                <w:rFonts w:ascii="Courier New" w:hAnsi="Courier New" w:cs="Courier New"/>
                <w:b/>
                <w:sz w:val="18"/>
                <w:szCs w:val="18"/>
              </w:rPr>
              <w:t>/www/html/</w:t>
            </w:r>
            <w:proofErr w:type="spellStart"/>
            <w:r w:rsidRPr="00F84277">
              <w:rPr>
                <w:rFonts w:ascii="Courier New" w:hAnsi="Courier New" w:cs="Courier New"/>
                <w:b/>
                <w:sz w:val="18"/>
                <w:szCs w:val="18"/>
              </w:rPr>
              <w:t>cdrom</w:t>
            </w:r>
            <w:proofErr w:type="spellEnd"/>
            <w:r w:rsidRPr="00F84277">
              <w:rPr>
                <w:rFonts w:ascii="Courier New" w:hAnsi="Courier New" w:cs="Courier New"/>
                <w:b/>
                <w:sz w:val="18"/>
                <w:szCs w:val="18"/>
              </w:rPr>
              <w:t>/</w:t>
            </w:r>
            <w:proofErr w:type="spellStart"/>
            <w:r w:rsidRPr="00F84277">
              <w:rPr>
                <w:rFonts w:ascii="Courier New" w:hAnsi="Courier New" w:cs="Courier New"/>
                <w:b/>
                <w:sz w:val="18"/>
                <w:szCs w:val="18"/>
              </w:rPr>
              <w:t>iso</w:t>
            </w:r>
            <w:proofErr w:type="spellEnd"/>
            <w:r w:rsidRPr="00F84277">
              <w:rPr>
                <w:rFonts w:ascii="Courier New" w:hAnsi="Courier New" w:cs="Courier New"/>
                <w:b/>
                <w:sz w:val="18"/>
                <w:szCs w:val="18"/>
              </w:rPr>
              <w:t xml:space="preserve">/Server/createrepo*.rpm </w:t>
            </w:r>
          </w:p>
          <w:p w:rsidR="00F84277" w:rsidRDefault="00F84277" w:rsidP="00F84277">
            <w:pPr>
              <w:pStyle w:val="BodyText"/>
              <w:spacing w:after="20"/>
              <w:jc w:val="left"/>
              <w:rPr>
                <w:rFonts w:ascii="Courier New" w:hAnsi="Courier New" w:cs="Courier New"/>
                <w:b/>
                <w:color w:val="0070C0"/>
                <w:sz w:val="18"/>
                <w:szCs w:val="18"/>
                <w:lang w:eastAsia="en-GB" w:bidi="ar-SA"/>
              </w:rPr>
            </w:pPr>
          </w:p>
          <w:p w:rsidR="00F84277" w:rsidRDefault="00F84277" w:rsidP="00F84277">
            <w:pPr>
              <w:pStyle w:val="BodyText"/>
              <w:spacing w:after="20"/>
              <w:jc w:val="left"/>
              <w:rPr>
                <w:rFonts w:ascii="Courier New" w:hAnsi="Courier New" w:cs="Courier New"/>
                <w:b/>
                <w:color w:val="0070C0"/>
                <w:sz w:val="18"/>
                <w:szCs w:val="18"/>
                <w:lang w:eastAsia="en-GB" w:bidi="ar-SA"/>
              </w:rPr>
            </w:pPr>
          </w:p>
          <w:p w:rsidR="00F84277" w:rsidRPr="00F84277" w:rsidRDefault="000E5F49" w:rsidP="00F84277">
            <w:pPr>
              <w:pStyle w:val="BodyText"/>
              <w:spacing w:after="20" w:line="240" w:lineRule="auto"/>
              <w:rPr>
                <w:rFonts w:ascii="Verdana" w:eastAsiaTheme="majorEastAsia" w:hAnsi="Verdana" w:cstheme="majorBidi"/>
                <w:bCs/>
                <w:color w:val="auto"/>
                <w:sz w:val="18"/>
                <w:lang w:bidi="ar-SA"/>
              </w:rPr>
            </w:pPr>
            <w:r>
              <w:rPr>
                <w:rFonts w:ascii="Verdana" w:eastAsiaTheme="majorEastAsia" w:hAnsi="Verdana" w:cstheme="majorBidi"/>
                <w:bCs/>
                <w:color w:val="auto"/>
                <w:sz w:val="18"/>
                <w:lang w:bidi="ar-SA"/>
              </w:rPr>
              <w:t xml:space="preserve">Change </w:t>
            </w:r>
            <w:r w:rsidR="00F84277">
              <w:rPr>
                <w:rFonts w:ascii="Verdana" w:eastAsiaTheme="majorEastAsia" w:hAnsi="Verdana" w:cstheme="majorBidi"/>
                <w:bCs/>
                <w:color w:val="auto"/>
                <w:sz w:val="18"/>
                <w:lang w:bidi="ar-SA"/>
              </w:rPr>
              <w:t xml:space="preserve">to the </w:t>
            </w:r>
            <w:r w:rsidR="00F84277" w:rsidRPr="00F84277">
              <w:rPr>
                <w:rFonts w:ascii="Verdana" w:eastAsiaTheme="majorEastAsia" w:hAnsi="Verdana" w:cstheme="majorBidi"/>
                <w:bCs/>
                <w:color w:val="auto"/>
                <w:sz w:val="18"/>
                <w:lang w:bidi="ar-SA"/>
              </w:rPr>
              <w:t>/</w:t>
            </w:r>
            <w:proofErr w:type="spellStart"/>
            <w:r w:rsidR="00F84277" w:rsidRPr="00F84277">
              <w:rPr>
                <w:rFonts w:ascii="Verdana" w:eastAsiaTheme="majorEastAsia" w:hAnsi="Verdana" w:cstheme="majorBidi"/>
                <w:bCs/>
                <w:color w:val="auto"/>
                <w:sz w:val="18"/>
                <w:lang w:bidi="ar-SA"/>
              </w:rPr>
              <w:t>var</w:t>
            </w:r>
            <w:proofErr w:type="spellEnd"/>
            <w:r w:rsidR="00F84277" w:rsidRPr="00F84277">
              <w:rPr>
                <w:rFonts w:ascii="Verdana" w:eastAsiaTheme="majorEastAsia" w:hAnsi="Verdana" w:cstheme="majorBidi"/>
                <w:bCs/>
                <w:color w:val="auto"/>
                <w:sz w:val="18"/>
                <w:lang w:bidi="ar-SA"/>
              </w:rPr>
              <w:t>/www/html/</w:t>
            </w:r>
            <w:proofErr w:type="spellStart"/>
            <w:r w:rsidR="00F84277" w:rsidRPr="00F84277">
              <w:rPr>
                <w:rFonts w:ascii="Verdana" w:eastAsiaTheme="majorEastAsia" w:hAnsi="Verdana" w:cstheme="majorBidi"/>
                <w:bCs/>
                <w:color w:val="auto"/>
                <w:sz w:val="18"/>
                <w:lang w:bidi="ar-SA"/>
              </w:rPr>
              <w:t>cdrom</w:t>
            </w:r>
            <w:proofErr w:type="spellEnd"/>
            <w:r w:rsidR="00F84277">
              <w:rPr>
                <w:rFonts w:ascii="Verdana" w:eastAsiaTheme="majorEastAsia" w:hAnsi="Verdana" w:cstheme="majorBidi"/>
                <w:bCs/>
                <w:color w:val="auto"/>
                <w:sz w:val="18"/>
                <w:lang w:bidi="ar-SA"/>
              </w:rPr>
              <w:t xml:space="preserve"> directory and execute:</w:t>
            </w:r>
          </w:p>
          <w:p w:rsidR="00F84277" w:rsidRPr="00F84277" w:rsidRDefault="00F84277" w:rsidP="00F84277">
            <w:pPr>
              <w:pStyle w:val="BodyText"/>
              <w:spacing w:after="20"/>
              <w:jc w:val="left"/>
              <w:rPr>
                <w:rFonts w:ascii="Courier New" w:hAnsi="Courier New" w:cs="Courier New"/>
                <w:b/>
                <w:sz w:val="18"/>
                <w:szCs w:val="18"/>
              </w:rPr>
            </w:pPr>
            <w:r w:rsidRPr="00F84277">
              <w:rPr>
                <w:rFonts w:ascii="Courier New" w:hAnsi="Courier New" w:cs="Courier New"/>
                <w:b/>
                <w:sz w:val="18"/>
                <w:szCs w:val="18"/>
              </w:rPr>
              <w:t xml:space="preserve"># </w:t>
            </w:r>
            <w:proofErr w:type="spellStart"/>
            <w:r w:rsidRPr="00F84277">
              <w:rPr>
                <w:rFonts w:ascii="Courier New" w:hAnsi="Courier New" w:cs="Courier New"/>
                <w:b/>
                <w:sz w:val="18"/>
                <w:szCs w:val="18"/>
              </w:rPr>
              <w:t>cd</w:t>
            </w:r>
            <w:proofErr w:type="spellEnd"/>
            <w:r w:rsidRPr="00F84277">
              <w:rPr>
                <w:rFonts w:ascii="Courier New" w:hAnsi="Courier New" w:cs="Courier New"/>
                <w:b/>
                <w:sz w:val="18"/>
                <w:szCs w:val="18"/>
              </w:rPr>
              <w:t xml:space="preserve"> /</w:t>
            </w:r>
            <w:proofErr w:type="spellStart"/>
            <w:r w:rsidRPr="00F84277">
              <w:rPr>
                <w:rFonts w:ascii="Courier New" w:hAnsi="Courier New" w:cs="Courier New"/>
                <w:b/>
                <w:sz w:val="18"/>
                <w:szCs w:val="18"/>
              </w:rPr>
              <w:t>var</w:t>
            </w:r>
            <w:proofErr w:type="spellEnd"/>
            <w:r w:rsidRPr="00F84277">
              <w:rPr>
                <w:rFonts w:ascii="Courier New" w:hAnsi="Courier New" w:cs="Courier New"/>
                <w:b/>
                <w:sz w:val="18"/>
                <w:szCs w:val="18"/>
              </w:rPr>
              <w:t>/www/html/</w:t>
            </w:r>
            <w:proofErr w:type="spellStart"/>
            <w:r w:rsidRPr="00F84277">
              <w:rPr>
                <w:rFonts w:ascii="Courier New" w:hAnsi="Courier New" w:cs="Courier New"/>
                <w:b/>
                <w:sz w:val="18"/>
                <w:szCs w:val="18"/>
              </w:rPr>
              <w:t>cdrom</w:t>
            </w:r>
            <w:proofErr w:type="spellEnd"/>
          </w:p>
          <w:p w:rsidR="00F84277" w:rsidRPr="00F84277" w:rsidRDefault="00F84277" w:rsidP="00F84277">
            <w:pPr>
              <w:pStyle w:val="BodyText"/>
              <w:spacing w:after="20"/>
              <w:jc w:val="left"/>
              <w:rPr>
                <w:rFonts w:ascii="Courier New" w:hAnsi="Courier New" w:cs="Courier New"/>
                <w:b/>
                <w:sz w:val="18"/>
                <w:szCs w:val="18"/>
              </w:rPr>
            </w:pPr>
            <w:r w:rsidRPr="00F84277">
              <w:rPr>
                <w:rFonts w:ascii="Courier New" w:hAnsi="Courier New" w:cs="Courier New"/>
                <w:b/>
                <w:sz w:val="18"/>
                <w:szCs w:val="18"/>
              </w:rPr>
              <w:t xml:space="preserve"># </w:t>
            </w:r>
            <w:proofErr w:type="spellStart"/>
            <w:proofErr w:type="gramStart"/>
            <w:r>
              <w:rPr>
                <w:rFonts w:ascii="Courier New" w:hAnsi="Courier New" w:cs="Courier New"/>
                <w:b/>
                <w:sz w:val="18"/>
                <w:szCs w:val="18"/>
              </w:rPr>
              <w:t>createrepo</w:t>
            </w:r>
            <w:proofErr w:type="spellEnd"/>
            <w:r>
              <w:rPr>
                <w:rFonts w:ascii="Courier New" w:hAnsi="Courier New" w:cs="Courier New"/>
                <w:b/>
                <w:sz w:val="18"/>
                <w:szCs w:val="18"/>
              </w:rPr>
              <w:t xml:space="preserve"> .</w:t>
            </w:r>
            <w:proofErr w:type="gramEnd"/>
          </w:p>
          <w:p w:rsidR="00F84277" w:rsidRDefault="00F84277" w:rsidP="00F84277">
            <w:pPr>
              <w:pStyle w:val="BodyText"/>
              <w:spacing w:after="20" w:line="240" w:lineRule="auto"/>
              <w:rPr>
                <w:rFonts w:ascii="Courier New" w:hAnsi="Courier New" w:cs="Courier New"/>
                <w:b/>
                <w:color w:val="0070C0"/>
                <w:sz w:val="18"/>
                <w:szCs w:val="18"/>
                <w:lang w:eastAsia="en-GB" w:bidi="ar-SA"/>
              </w:rPr>
            </w:pPr>
            <w:r w:rsidRPr="00F84277">
              <w:rPr>
                <w:rFonts w:ascii="Courier New" w:hAnsi="Courier New" w:cs="Courier New"/>
                <w:b/>
                <w:color w:val="0070C0"/>
                <w:sz w:val="18"/>
                <w:szCs w:val="18"/>
                <w:lang w:eastAsia="en-GB" w:bidi="ar-SA"/>
              </w:rPr>
              <w:t xml:space="preserve">createrepo-0.4.11-3.el5  </w:t>
            </w:r>
            <w:r>
              <w:rPr>
                <w:rFonts w:ascii="Courier New" w:hAnsi="Courier New" w:cs="Courier New"/>
                <w:b/>
                <w:color w:val="0070C0"/>
                <w:sz w:val="18"/>
                <w:szCs w:val="18"/>
                <w:lang w:eastAsia="en-GB" w:bidi="ar-SA"/>
              </w:rPr>
              <w:t xml:space="preserve">      </w:t>
            </w:r>
            <w:r w:rsidRPr="00F84277">
              <w:rPr>
                <w:rFonts w:ascii="Courier New" w:hAnsi="Courier New" w:cs="Courier New"/>
                <w:b/>
                <w:color w:val="0070C0"/>
                <w:sz w:val="18"/>
                <w:szCs w:val="18"/>
                <w:lang w:eastAsia="en-GB" w:bidi="ar-SA"/>
              </w:rPr>
              <w:t xml:space="preserve">      Thu 02 Feb 2012 05:09:11 PM GMT</w:t>
            </w:r>
          </w:p>
          <w:p w:rsidR="00F84277" w:rsidRDefault="00F84277" w:rsidP="00F84277">
            <w:pPr>
              <w:pStyle w:val="BodyText"/>
              <w:spacing w:after="20"/>
              <w:rPr>
                <w:rFonts w:ascii="Courier New" w:hAnsi="Courier New" w:cs="Courier New"/>
                <w:b/>
                <w:color w:val="0070C0"/>
                <w:sz w:val="18"/>
                <w:szCs w:val="18"/>
                <w:lang w:eastAsia="en-GB" w:bidi="ar-SA"/>
              </w:rPr>
            </w:pPr>
          </w:p>
          <w:p w:rsidR="00F84277" w:rsidRPr="00F84277" w:rsidRDefault="0003456C" w:rsidP="000E5F49">
            <w:pPr>
              <w:pStyle w:val="BodyText"/>
              <w:spacing w:after="20" w:line="240" w:lineRule="auto"/>
              <w:jc w:val="left"/>
              <w:rPr>
                <w:rFonts w:ascii="Verdana" w:eastAsiaTheme="majorEastAsia" w:hAnsi="Verdana" w:cstheme="majorBidi"/>
                <w:bCs/>
                <w:color w:val="auto"/>
                <w:sz w:val="18"/>
                <w:lang w:bidi="ar-SA"/>
              </w:rPr>
            </w:pPr>
            <w:r>
              <w:rPr>
                <w:rFonts w:ascii="Verdana" w:eastAsiaTheme="majorEastAsia" w:hAnsi="Verdana" w:cstheme="majorBidi"/>
                <w:bCs/>
                <w:color w:val="auto"/>
                <w:sz w:val="18"/>
                <w:lang w:bidi="ar-SA"/>
              </w:rPr>
              <w:t xml:space="preserve">create a file called redhat_5.7_dvd.repo in </w:t>
            </w:r>
            <w:r w:rsidR="000E5F49" w:rsidRPr="000E5F49">
              <w:rPr>
                <w:rFonts w:ascii="Verdana" w:eastAsiaTheme="majorEastAsia" w:hAnsi="Verdana" w:cstheme="majorBidi"/>
                <w:bCs/>
                <w:color w:val="auto"/>
                <w:sz w:val="18"/>
                <w:lang w:bidi="ar-SA"/>
              </w:rPr>
              <w:t>/etc/</w:t>
            </w:r>
            <w:proofErr w:type="spellStart"/>
            <w:r w:rsidR="000E5F49" w:rsidRPr="000E5F49">
              <w:rPr>
                <w:rFonts w:ascii="Verdana" w:eastAsiaTheme="majorEastAsia" w:hAnsi="Verdana" w:cstheme="majorBidi"/>
                <w:bCs/>
                <w:color w:val="auto"/>
                <w:sz w:val="18"/>
                <w:lang w:bidi="ar-SA"/>
              </w:rPr>
              <w:t>yum.repos.d</w:t>
            </w:r>
            <w:proofErr w:type="spellEnd"/>
            <w:r w:rsidR="000E5F49">
              <w:rPr>
                <w:rFonts w:ascii="Verdana" w:eastAsiaTheme="majorEastAsia" w:hAnsi="Verdana" w:cstheme="majorBidi"/>
                <w:bCs/>
                <w:color w:val="auto"/>
                <w:sz w:val="18"/>
                <w:lang w:bidi="ar-SA"/>
              </w:rPr>
              <w:t xml:space="preserve"> and add the following</w:t>
            </w:r>
            <w:r w:rsidR="00F84277" w:rsidRPr="00F84277">
              <w:rPr>
                <w:rFonts w:ascii="Verdana" w:eastAsiaTheme="majorEastAsia" w:hAnsi="Verdana" w:cstheme="majorBidi"/>
                <w:bCs/>
                <w:color w:val="auto"/>
                <w:sz w:val="18"/>
                <w:lang w:bidi="ar-SA"/>
              </w:rPr>
              <w:t>:</w:t>
            </w:r>
          </w:p>
          <w:p w:rsidR="000E5F49" w:rsidRDefault="000E5F49" w:rsidP="000E5F49">
            <w:pPr>
              <w:pStyle w:val="BodyText"/>
              <w:spacing w:after="20" w:line="240" w:lineRule="auto"/>
              <w:rPr>
                <w:rFonts w:ascii="Courier New" w:hAnsi="Courier New" w:cs="Courier New"/>
                <w:b/>
                <w:sz w:val="18"/>
                <w:szCs w:val="18"/>
              </w:rPr>
            </w:pPr>
          </w:p>
          <w:p w:rsidR="0019290C" w:rsidRDefault="0019290C" w:rsidP="0019290C">
            <w:pPr>
              <w:pStyle w:val="BodyText"/>
              <w:spacing w:after="20" w:line="240" w:lineRule="auto"/>
              <w:jc w:val="left"/>
              <w:rPr>
                <w:rFonts w:ascii="Courier New" w:hAnsi="Courier New" w:cs="Courier New"/>
                <w:b/>
                <w:sz w:val="18"/>
                <w:szCs w:val="18"/>
              </w:rPr>
            </w:pPr>
            <w:r>
              <w:rPr>
                <w:rFonts w:ascii="Courier New" w:hAnsi="Courier New" w:cs="Courier New"/>
                <w:b/>
                <w:sz w:val="18"/>
                <w:szCs w:val="18"/>
              </w:rPr>
              <w:t xml:space="preserve"># vi </w:t>
            </w:r>
            <w:r w:rsidRPr="004B1F95">
              <w:rPr>
                <w:rFonts w:ascii="Courier New" w:hAnsi="Courier New" w:cs="Courier New"/>
                <w:b/>
                <w:sz w:val="18"/>
                <w:szCs w:val="18"/>
              </w:rPr>
              <w:t>/etc/</w:t>
            </w:r>
            <w:proofErr w:type="spellStart"/>
            <w:r w:rsidRPr="004B1F95">
              <w:rPr>
                <w:rFonts w:ascii="Courier New" w:hAnsi="Courier New" w:cs="Courier New"/>
                <w:b/>
                <w:sz w:val="18"/>
                <w:szCs w:val="18"/>
              </w:rPr>
              <w:t>yum.repos.d</w:t>
            </w:r>
            <w:proofErr w:type="spellEnd"/>
            <w:r w:rsidRPr="004B1F95">
              <w:rPr>
                <w:rFonts w:ascii="Courier New" w:hAnsi="Courier New" w:cs="Courier New"/>
                <w:b/>
                <w:sz w:val="18"/>
                <w:szCs w:val="18"/>
              </w:rPr>
              <w:t>/redhat_5.7_dvd.repo</w:t>
            </w:r>
          </w:p>
          <w:p w:rsidR="0019290C" w:rsidRDefault="0019290C" w:rsidP="0019290C">
            <w:pPr>
              <w:pStyle w:val="BodyText"/>
              <w:spacing w:after="20" w:line="240" w:lineRule="auto"/>
              <w:jc w:val="left"/>
              <w:rPr>
                <w:rFonts w:ascii="Courier New" w:hAnsi="Courier New" w:cs="Courier New"/>
                <w:b/>
                <w:color w:val="0070C0"/>
                <w:sz w:val="18"/>
                <w:szCs w:val="18"/>
                <w:lang w:eastAsia="en-GB" w:bidi="ar-SA"/>
              </w:rPr>
            </w:pPr>
            <w:r w:rsidRPr="000E5F49">
              <w:rPr>
                <w:rFonts w:ascii="Courier New" w:hAnsi="Courier New" w:cs="Courier New"/>
                <w:b/>
                <w:color w:val="0070C0"/>
                <w:sz w:val="18"/>
                <w:szCs w:val="18"/>
                <w:lang w:eastAsia="en-GB" w:bidi="ar-SA"/>
              </w:rPr>
              <w:t>[RHEL5.7-DVD-Repository]</w:t>
            </w:r>
          </w:p>
          <w:p w:rsidR="0019290C" w:rsidRDefault="0019290C" w:rsidP="0019290C">
            <w:pPr>
              <w:pStyle w:val="BodyText"/>
              <w:spacing w:after="20" w:line="240" w:lineRule="auto"/>
              <w:jc w:val="left"/>
              <w:rPr>
                <w:rFonts w:ascii="Courier New" w:hAnsi="Courier New" w:cs="Courier New"/>
                <w:b/>
                <w:color w:val="0070C0"/>
                <w:sz w:val="18"/>
                <w:szCs w:val="18"/>
                <w:lang w:eastAsia="en-GB" w:bidi="ar-SA"/>
              </w:rPr>
            </w:pPr>
            <w:r w:rsidRPr="000E5F49">
              <w:rPr>
                <w:rFonts w:ascii="Courier New" w:hAnsi="Courier New" w:cs="Courier New"/>
                <w:b/>
                <w:color w:val="0070C0"/>
                <w:sz w:val="18"/>
                <w:szCs w:val="18"/>
                <w:lang w:eastAsia="en-GB" w:bidi="ar-SA"/>
              </w:rPr>
              <w:t>name=redhat_5.7_dvd.repo</w:t>
            </w:r>
          </w:p>
          <w:p w:rsidR="0019290C" w:rsidRDefault="0019290C" w:rsidP="0019290C">
            <w:pPr>
              <w:pStyle w:val="BodyText"/>
              <w:spacing w:after="20" w:line="240" w:lineRule="auto"/>
              <w:jc w:val="left"/>
              <w:rPr>
                <w:rFonts w:ascii="Courier New" w:hAnsi="Courier New" w:cs="Courier New"/>
                <w:b/>
                <w:color w:val="0070C0"/>
                <w:sz w:val="18"/>
                <w:szCs w:val="18"/>
                <w:lang w:eastAsia="en-GB" w:bidi="ar-SA"/>
              </w:rPr>
            </w:pPr>
            <w:proofErr w:type="spellStart"/>
            <w:r w:rsidRPr="000E5F49">
              <w:rPr>
                <w:rFonts w:ascii="Courier New" w:hAnsi="Courier New" w:cs="Courier New"/>
                <w:b/>
                <w:color w:val="0070C0"/>
                <w:sz w:val="18"/>
                <w:szCs w:val="18"/>
                <w:lang w:eastAsia="en-GB" w:bidi="ar-SA"/>
              </w:rPr>
              <w:t>baseurl</w:t>
            </w:r>
            <w:proofErr w:type="spellEnd"/>
            <w:r w:rsidRPr="000E5F49">
              <w:rPr>
                <w:rFonts w:ascii="Courier New" w:hAnsi="Courier New" w:cs="Courier New"/>
                <w:b/>
                <w:color w:val="0070C0"/>
                <w:sz w:val="18"/>
                <w:szCs w:val="18"/>
                <w:lang w:eastAsia="en-GB" w:bidi="ar-SA"/>
              </w:rPr>
              <w:t>=file:///var/www/html/cdrom</w:t>
            </w:r>
          </w:p>
          <w:p w:rsidR="0019290C" w:rsidRDefault="0019290C" w:rsidP="0019290C">
            <w:pPr>
              <w:pStyle w:val="BodyText"/>
              <w:spacing w:after="20" w:line="240" w:lineRule="auto"/>
              <w:jc w:val="left"/>
              <w:rPr>
                <w:rFonts w:ascii="Courier New" w:hAnsi="Courier New" w:cs="Courier New"/>
                <w:b/>
                <w:color w:val="0070C0"/>
                <w:sz w:val="18"/>
                <w:szCs w:val="18"/>
                <w:lang w:eastAsia="en-GB" w:bidi="ar-SA"/>
              </w:rPr>
            </w:pPr>
            <w:r w:rsidRPr="000E5F49">
              <w:rPr>
                <w:rFonts w:ascii="Courier New" w:hAnsi="Courier New" w:cs="Courier New"/>
                <w:b/>
                <w:color w:val="0070C0"/>
                <w:sz w:val="18"/>
                <w:szCs w:val="18"/>
                <w:lang w:eastAsia="en-GB" w:bidi="ar-SA"/>
              </w:rPr>
              <w:t>enabled=1</w:t>
            </w:r>
          </w:p>
          <w:p w:rsidR="002C6EB3" w:rsidRDefault="002C6EB3" w:rsidP="002C6EB3">
            <w:pPr>
              <w:pStyle w:val="BodyText"/>
              <w:spacing w:after="20" w:line="240" w:lineRule="auto"/>
              <w:jc w:val="left"/>
              <w:rPr>
                <w:rFonts w:ascii="Courier New" w:hAnsi="Courier New" w:cs="Courier New"/>
                <w:b/>
                <w:color w:val="0070C0"/>
                <w:sz w:val="18"/>
                <w:szCs w:val="18"/>
                <w:lang w:eastAsia="en-GB" w:bidi="ar-SA"/>
              </w:rPr>
            </w:pPr>
            <w:proofErr w:type="spellStart"/>
            <w:r>
              <w:rPr>
                <w:rFonts w:ascii="Courier New" w:hAnsi="Courier New" w:cs="Courier New"/>
                <w:b/>
                <w:color w:val="0070C0"/>
                <w:sz w:val="18"/>
                <w:szCs w:val="18"/>
                <w:lang w:eastAsia="en-GB" w:bidi="ar-SA"/>
              </w:rPr>
              <w:t>gpgcheck</w:t>
            </w:r>
            <w:proofErr w:type="spellEnd"/>
            <w:r>
              <w:rPr>
                <w:rFonts w:ascii="Courier New" w:hAnsi="Courier New" w:cs="Courier New"/>
                <w:b/>
                <w:color w:val="0070C0"/>
                <w:sz w:val="18"/>
                <w:szCs w:val="18"/>
                <w:lang w:eastAsia="en-GB" w:bidi="ar-SA"/>
              </w:rPr>
              <w:t>=1</w:t>
            </w:r>
          </w:p>
          <w:p w:rsidR="002C6EB3" w:rsidRDefault="002C6EB3" w:rsidP="002C6EB3">
            <w:pPr>
              <w:pStyle w:val="BodyText"/>
              <w:spacing w:after="20" w:line="240" w:lineRule="auto"/>
              <w:jc w:val="left"/>
            </w:pPr>
            <w:proofErr w:type="spellStart"/>
            <w:r w:rsidRPr="00D74E1C">
              <w:rPr>
                <w:rFonts w:ascii="Courier New" w:hAnsi="Courier New" w:cs="Courier New"/>
                <w:b/>
                <w:color w:val="0070C0"/>
                <w:sz w:val="18"/>
                <w:szCs w:val="18"/>
                <w:lang w:eastAsia="en-GB" w:bidi="ar-SA"/>
              </w:rPr>
              <w:t>pgkey</w:t>
            </w:r>
            <w:proofErr w:type="spellEnd"/>
            <w:r w:rsidRPr="00D74E1C">
              <w:rPr>
                <w:rFonts w:ascii="Courier New" w:hAnsi="Courier New" w:cs="Courier New"/>
                <w:b/>
                <w:color w:val="0070C0"/>
                <w:sz w:val="18"/>
                <w:szCs w:val="18"/>
                <w:lang w:eastAsia="en-GB" w:bidi="ar-SA"/>
              </w:rPr>
              <w:t>=</w:t>
            </w:r>
            <w:r w:rsidRPr="000E5F49">
              <w:rPr>
                <w:rFonts w:ascii="Courier New" w:hAnsi="Courier New" w:cs="Courier New"/>
                <w:b/>
                <w:color w:val="0070C0"/>
                <w:sz w:val="18"/>
                <w:szCs w:val="18"/>
                <w:lang w:eastAsia="en-GB" w:bidi="ar-SA"/>
              </w:rPr>
              <w:t xml:space="preserve"> file:///var/www/html/cdrom</w:t>
            </w:r>
            <w:r w:rsidRPr="00D74E1C">
              <w:rPr>
                <w:rFonts w:ascii="Courier New" w:hAnsi="Courier New" w:cs="Courier New"/>
                <w:b/>
                <w:color w:val="0070C0"/>
                <w:sz w:val="18"/>
                <w:szCs w:val="18"/>
                <w:lang w:eastAsia="en-GB" w:bidi="ar-SA"/>
              </w:rPr>
              <w:t>/iso/RPM-GPG-KEY-redhat-release</w:t>
            </w:r>
            <w:r w:rsidRPr="00D74E1C" w:rsidDel="006D3FBD">
              <w:rPr>
                <w:rFonts w:ascii="Courier New" w:hAnsi="Courier New" w:cs="Courier New"/>
                <w:b/>
                <w:color w:val="0070C0"/>
                <w:sz w:val="18"/>
                <w:szCs w:val="18"/>
                <w:lang w:eastAsia="en-GB" w:bidi="ar-SA"/>
              </w:rPr>
              <w:t xml:space="preserve"> </w:t>
            </w:r>
          </w:p>
          <w:p w:rsidR="002C6EB3" w:rsidRDefault="002C6EB3" w:rsidP="0019290C">
            <w:pPr>
              <w:pStyle w:val="BodyText"/>
              <w:spacing w:after="20" w:line="240" w:lineRule="auto"/>
              <w:jc w:val="left"/>
              <w:rPr>
                <w:rFonts w:ascii="Courier New" w:hAnsi="Courier New" w:cs="Courier New"/>
                <w:b/>
                <w:color w:val="0070C0"/>
                <w:sz w:val="18"/>
                <w:szCs w:val="18"/>
                <w:lang w:eastAsia="en-GB" w:bidi="ar-SA"/>
              </w:rPr>
            </w:pPr>
          </w:p>
          <w:p w:rsidR="0019290C" w:rsidRDefault="0019290C" w:rsidP="0019290C">
            <w:pPr>
              <w:pStyle w:val="BodyText"/>
              <w:spacing w:after="20" w:line="240" w:lineRule="auto"/>
              <w:jc w:val="left"/>
            </w:pPr>
          </w:p>
          <w:p w:rsidR="0019290C" w:rsidRDefault="0019290C" w:rsidP="0019290C">
            <w:pPr>
              <w:pStyle w:val="BodyText"/>
              <w:spacing w:after="20" w:line="240" w:lineRule="auto"/>
              <w:jc w:val="left"/>
              <w:rPr>
                <w:rFonts w:ascii="Verdana" w:eastAsiaTheme="majorEastAsia" w:hAnsi="Verdana" w:cstheme="majorBidi"/>
                <w:bCs/>
                <w:color w:val="auto"/>
                <w:sz w:val="18"/>
                <w:lang w:bidi="ar-SA"/>
              </w:rPr>
            </w:pPr>
            <w:r>
              <w:rPr>
                <w:rFonts w:ascii="Verdana" w:eastAsiaTheme="majorEastAsia" w:hAnsi="Verdana" w:cstheme="majorBidi"/>
                <w:bCs/>
                <w:color w:val="auto"/>
                <w:sz w:val="18"/>
                <w:lang w:bidi="ar-SA"/>
              </w:rPr>
              <w:t xml:space="preserve">And verify it is  part of </w:t>
            </w:r>
            <w:proofErr w:type="spellStart"/>
            <w:r>
              <w:rPr>
                <w:rFonts w:ascii="Verdana" w:eastAsiaTheme="majorEastAsia" w:hAnsi="Verdana" w:cstheme="majorBidi"/>
                <w:bCs/>
                <w:color w:val="auto"/>
                <w:sz w:val="18"/>
                <w:lang w:bidi="ar-SA"/>
              </w:rPr>
              <w:t>repolist</w:t>
            </w:r>
            <w:proofErr w:type="spellEnd"/>
            <w:r>
              <w:rPr>
                <w:rFonts w:ascii="Verdana" w:eastAsiaTheme="majorEastAsia" w:hAnsi="Verdana" w:cstheme="majorBidi"/>
                <w:bCs/>
                <w:color w:val="auto"/>
                <w:sz w:val="18"/>
                <w:lang w:bidi="ar-SA"/>
              </w:rPr>
              <w:t>:</w:t>
            </w:r>
          </w:p>
          <w:p w:rsidR="0019290C" w:rsidRDefault="0019290C" w:rsidP="0019290C">
            <w:pPr>
              <w:pStyle w:val="BodyText"/>
              <w:spacing w:after="20" w:line="240" w:lineRule="auto"/>
              <w:jc w:val="left"/>
            </w:pPr>
          </w:p>
          <w:p w:rsidR="0019290C" w:rsidRDefault="0019290C" w:rsidP="0019290C">
            <w:pPr>
              <w:pStyle w:val="BodyText"/>
              <w:spacing w:after="20" w:line="240" w:lineRule="auto"/>
              <w:jc w:val="left"/>
              <w:rPr>
                <w:rFonts w:ascii="Courier New" w:hAnsi="Courier New" w:cs="Courier New"/>
                <w:b/>
                <w:sz w:val="18"/>
                <w:szCs w:val="18"/>
              </w:rPr>
            </w:pPr>
            <w:r w:rsidRPr="00045C54">
              <w:rPr>
                <w:rFonts w:ascii="Courier New" w:hAnsi="Courier New" w:cs="Courier New"/>
                <w:b/>
                <w:sz w:val="18"/>
                <w:szCs w:val="18"/>
              </w:rPr>
              <w:t xml:space="preserve"># yum </w:t>
            </w:r>
            <w:proofErr w:type="spellStart"/>
            <w:r w:rsidRPr="00045C54">
              <w:rPr>
                <w:rFonts w:ascii="Courier New" w:hAnsi="Courier New" w:cs="Courier New"/>
                <w:b/>
                <w:sz w:val="18"/>
                <w:szCs w:val="18"/>
              </w:rPr>
              <w:t>repolist</w:t>
            </w:r>
            <w:proofErr w:type="spellEnd"/>
            <w:r w:rsidRPr="00045C54">
              <w:rPr>
                <w:rFonts w:ascii="Courier New" w:hAnsi="Courier New" w:cs="Courier New"/>
                <w:b/>
                <w:sz w:val="18"/>
                <w:szCs w:val="18"/>
              </w:rPr>
              <w:t xml:space="preserve"> RHEL5.7-DVD-Repository</w:t>
            </w:r>
          </w:p>
          <w:p w:rsidR="0019290C" w:rsidRDefault="0019290C" w:rsidP="0019290C">
            <w:pPr>
              <w:pStyle w:val="BodyText"/>
              <w:spacing w:after="20" w:line="240" w:lineRule="auto"/>
              <w:jc w:val="left"/>
              <w:rPr>
                <w:rFonts w:ascii="Courier New" w:hAnsi="Courier New" w:cs="Courier New"/>
                <w:b/>
                <w:color w:val="0070C0"/>
                <w:sz w:val="18"/>
                <w:szCs w:val="18"/>
                <w:lang w:eastAsia="en-GB" w:bidi="ar-SA"/>
              </w:rPr>
            </w:pPr>
            <w:r w:rsidRPr="00045C54">
              <w:rPr>
                <w:rFonts w:ascii="Courier New" w:hAnsi="Courier New" w:cs="Courier New"/>
                <w:b/>
                <w:color w:val="0070C0"/>
                <w:sz w:val="18"/>
                <w:szCs w:val="18"/>
                <w:lang w:eastAsia="en-GB" w:bidi="ar-SA"/>
              </w:rPr>
              <w:t xml:space="preserve">Loaded </w:t>
            </w:r>
            <w:proofErr w:type="spellStart"/>
            <w:r w:rsidRPr="00045C54">
              <w:rPr>
                <w:rFonts w:ascii="Courier New" w:hAnsi="Courier New" w:cs="Courier New"/>
                <w:b/>
                <w:color w:val="0070C0"/>
                <w:sz w:val="18"/>
                <w:szCs w:val="18"/>
                <w:lang w:eastAsia="en-GB" w:bidi="ar-SA"/>
              </w:rPr>
              <w:t>plugins</w:t>
            </w:r>
            <w:proofErr w:type="spellEnd"/>
            <w:r w:rsidRPr="00045C54">
              <w:rPr>
                <w:rFonts w:ascii="Courier New" w:hAnsi="Courier New" w:cs="Courier New"/>
                <w:b/>
                <w:color w:val="0070C0"/>
                <w:sz w:val="18"/>
                <w:szCs w:val="18"/>
                <w:lang w:eastAsia="en-GB" w:bidi="ar-SA"/>
              </w:rPr>
              <w:t xml:space="preserve">: </w:t>
            </w:r>
            <w:proofErr w:type="spellStart"/>
            <w:r w:rsidRPr="00045C54">
              <w:rPr>
                <w:rFonts w:ascii="Courier New" w:hAnsi="Courier New" w:cs="Courier New"/>
                <w:b/>
                <w:color w:val="0070C0"/>
                <w:sz w:val="18"/>
                <w:szCs w:val="18"/>
                <w:lang w:eastAsia="en-GB" w:bidi="ar-SA"/>
              </w:rPr>
              <w:t>downloadonly</w:t>
            </w:r>
            <w:proofErr w:type="spellEnd"/>
            <w:r w:rsidRPr="00045C54">
              <w:rPr>
                <w:rFonts w:ascii="Courier New" w:hAnsi="Courier New" w:cs="Courier New"/>
                <w:b/>
                <w:color w:val="0070C0"/>
                <w:sz w:val="18"/>
                <w:szCs w:val="18"/>
                <w:lang w:eastAsia="en-GB" w:bidi="ar-SA"/>
              </w:rPr>
              <w:t>, security</w:t>
            </w:r>
          </w:p>
          <w:p w:rsidR="0019290C" w:rsidRDefault="0019290C" w:rsidP="0019290C">
            <w:pPr>
              <w:pStyle w:val="BodyText"/>
              <w:spacing w:after="20" w:line="240" w:lineRule="auto"/>
              <w:jc w:val="left"/>
              <w:rPr>
                <w:rFonts w:ascii="Courier New" w:hAnsi="Courier New" w:cs="Courier New"/>
                <w:b/>
                <w:color w:val="0070C0"/>
                <w:sz w:val="18"/>
                <w:szCs w:val="18"/>
                <w:lang w:eastAsia="en-GB" w:bidi="ar-SA"/>
              </w:rPr>
            </w:pPr>
            <w:r w:rsidRPr="00045C54">
              <w:rPr>
                <w:rFonts w:ascii="Courier New" w:hAnsi="Courier New" w:cs="Courier New"/>
                <w:b/>
                <w:color w:val="0070C0"/>
                <w:sz w:val="18"/>
                <w:szCs w:val="18"/>
                <w:lang w:eastAsia="en-GB" w:bidi="ar-SA"/>
              </w:rPr>
              <w:t>repo id                           repo name                      status</w:t>
            </w:r>
          </w:p>
          <w:p w:rsidR="0019290C" w:rsidRDefault="0019290C" w:rsidP="0019290C">
            <w:pPr>
              <w:pStyle w:val="BodyText"/>
              <w:spacing w:after="20" w:line="240" w:lineRule="auto"/>
              <w:jc w:val="left"/>
              <w:rPr>
                <w:rFonts w:ascii="Courier New" w:hAnsi="Courier New" w:cs="Courier New"/>
                <w:b/>
                <w:color w:val="0070C0"/>
                <w:sz w:val="18"/>
                <w:szCs w:val="18"/>
                <w:lang w:eastAsia="en-GB" w:bidi="ar-SA"/>
              </w:rPr>
            </w:pPr>
            <w:r w:rsidRPr="00045C54">
              <w:rPr>
                <w:rFonts w:ascii="Courier New" w:hAnsi="Courier New" w:cs="Courier New"/>
                <w:b/>
                <w:color w:val="0070C0"/>
                <w:sz w:val="18"/>
                <w:szCs w:val="18"/>
                <w:lang w:eastAsia="en-GB" w:bidi="ar-SA"/>
              </w:rPr>
              <w:t>RHEL5.7-DVD-Repository            redhat_5.7_dvd.repo            3,389</w:t>
            </w:r>
          </w:p>
          <w:p w:rsidR="0019290C" w:rsidRDefault="0019290C" w:rsidP="0019290C">
            <w:pPr>
              <w:pStyle w:val="BodyText"/>
              <w:spacing w:after="20" w:line="240" w:lineRule="auto"/>
              <w:jc w:val="left"/>
              <w:rPr>
                <w:rFonts w:ascii="Courier New" w:hAnsi="Courier New" w:cs="Courier New"/>
                <w:b/>
                <w:color w:val="0070C0"/>
                <w:sz w:val="18"/>
                <w:szCs w:val="18"/>
                <w:lang w:eastAsia="en-GB" w:bidi="ar-SA"/>
              </w:rPr>
            </w:pPr>
            <w:proofErr w:type="spellStart"/>
            <w:r w:rsidRPr="00045C54">
              <w:rPr>
                <w:rFonts w:ascii="Courier New" w:hAnsi="Courier New" w:cs="Courier New"/>
                <w:b/>
                <w:color w:val="0070C0"/>
                <w:sz w:val="18"/>
                <w:szCs w:val="18"/>
                <w:lang w:eastAsia="en-GB" w:bidi="ar-SA"/>
              </w:rPr>
              <w:t>repolist</w:t>
            </w:r>
            <w:proofErr w:type="spellEnd"/>
            <w:r w:rsidRPr="00045C54">
              <w:rPr>
                <w:rFonts w:ascii="Courier New" w:hAnsi="Courier New" w:cs="Courier New"/>
                <w:b/>
                <w:color w:val="0070C0"/>
                <w:sz w:val="18"/>
                <w:szCs w:val="18"/>
                <w:lang w:eastAsia="en-GB" w:bidi="ar-SA"/>
              </w:rPr>
              <w:t xml:space="preserve">: 3,389 </w:t>
            </w:r>
          </w:p>
          <w:p w:rsidR="00045C54" w:rsidRDefault="00045C54" w:rsidP="000E5F49">
            <w:pPr>
              <w:pStyle w:val="BodyText"/>
              <w:spacing w:after="20" w:line="240" w:lineRule="auto"/>
            </w:pPr>
          </w:p>
          <w:p w:rsidR="00045C54" w:rsidRDefault="00045C54" w:rsidP="000E5F49">
            <w:pPr>
              <w:pStyle w:val="BodyText"/>
              <w:spacing w:after="20" w:line="240" w:lineRule="auto"/>
            </w:pPr>
          </w:p>
          <w:p w:rsidR="00045C54" w:rsidRPr="003D536D" w:rsidRDefault="00045C54" w:rsidP="000E5F49">
            <w:pPr>
              <w:pStyle w:val="BodyText"/>
              <w:spacing w:after="20" w:line="240" w:lineRule="auto"/>
            </w:pPr>
          </w:p>
        </w:tc>
      </w:tr>
    </w:tbl>
    <w:p w:rsidR="002F6B8B" w:rsidRDefault="002F6B8B" w:rsidP="00DE35CF">
      <w:pPr>
        <w:pStyle w:val="BodyText"/>
        <w:rPr>
          <w:lang w:val="en-GB"/>
        </w:rPr>
      </w:pPr>
    </w:p>
    <w:p w:rsidR="00066BA3" w:rsidRDefault="00925203" w:rsidP="00066BA3">
      <w:pPr>
        <w:pStyle w:val="Heading1"/>
        <w:tabs>
          <w:tab w:val="clear" w:pos="900"/>
          <w:tab w:val="num" w:pos="630"/>
        </w:tabs>
        <w:ind w:hanging="900"/>
      </w:pPr>
      <w:bookmarkStart w:id="394" w:name="_Appedix__C"/>
      <w:bookmarkStart w:id="395" w:name="_APPENDIX_C"/>
      <w:bookmarkStart w:id="396" w:name="_Toc319304096"/>
      <w:bookmarkEnd w:id="394"/>
      <w:bookmarkEnd w:id="395"/>
      <w:r>
        <w:lastRenderedPageBreak/>
        <w:t>APPENDIX C</w:t>
      </w:r>
      <w:bookmarkEnd w:id="396"/>
    </w:p>
    <w:p w:rsidR="00066BA3" w:rsidRPr="002C6EB3" w:rsidRDefault="00192B0F" w:rsidP="00066BA3">
      <w:pPr>
        <w:pStyle w:val="Heading2"/>
        <w:tabs>
          <w:tab w:val="clear" w:pos="864"/>
          <w:tab w:val="num" w:pos="540"/>
          <w:tab w:val="num" w:pos="709"/>
        </w:tabs>
        <w:spacing w:before="0" w:after="120"/>
        <w:ind w:left="540" w:hanging="533"/>
        <w:jc w:val="both"/>
        <w:rPr>
          <w:b w:val="0"/>
          <w:lang w:val="en-GB"/>
        </w:rPr>
      </w:pPr>
      <w:bookmarkStart w:id="397" w:name="_LSI_Raid_setup"/>
      <w:bookmarkStart w:id="398" w:name="_Toc319304097"/>
      <w:bookmarkEnd w:id="397"/>
      <w:r>
        <w:rPr>
          <w:b w:val="0"/>
          <w:lang w:val="en-GB"/>
        </w:rPr>
        <w:t xml:space="preserve">LSI Raid setup </w:t>
      </w:r>
      <w:r w:rsidR="00066BA3" w:rsidRPr="002C6EB3">
        <w:rPr>
          <w:b w:val="0"/>
          <w:lang w:val="en-GB"/>
        </w:rPr>
        <w:t>Screen captures.</w:t>
      </w:r>
      <w:bookmarkEnd w:id="398"/>
      <w:r w:rsidR="00066BA3" w:rsidRPr="002C6EB3">
        <w:rPr>
          <w:b w:val="0"/>
          <w:lang w:val="en-GB"/>
        </w:rPr>
        <w:t xml:space="preserve"> </w:t>
      </w:r>
    </w:p>
    <w:p w:rsidR="00066BA3" w:rsidRDefault="00066BA3" w:rsidP="00066BA3">
      <w:pPr>
        <w:pStyle w:val="Heading3"/>
        <w:tabs>
          <w:tab w:val="clear" w:pos="1440"/>
          <w:tab w:val="num" w:pos="810"/>
        </w:tabs>
        <w:spacing w:after="120"/>
        <w:ind w:left="720" w:hanging="720"/>
        <w:rPr>
          <w:sz w:val="24"/>
          <w:szCs w:val="24"/>
          <w:lang w:val="en-GB"/>
        </w:rPr>
      </w:pPr>
      <w:bookmarkStart w:id="399" w:name="_Toc319304098"/>
      <w:proofErr w:type="gramStart"/>
      <w:r>
        <w:rPr>
          <w:sz w:val="24"/>
          <w:szCs w:val="24"/>
          <w:lang w:val="en-GB"/>
        </w:rPr>
        <w:t>LSI  Raid</w:t>
      </w:r>
      <w:proofErr w:type="gramEnd"/>
      <w:r>
        <w:rPr>
          <w:sz w:val="24"/>
          <w:szCs w:val="24"/>
          <w:lang w:val="en-GB"/>
        </w:rPr>
        <w:t xml:space="preserve"> setup </w:t>
      </w:r>
      <w:r w:rsidR="0097122A">
        <w:rPr>
          <w:sz w:val="24"/>
          <w:szCs w:val="24"/>
          <w:lang w:val="en-GB"/>
        </w:rPr>
        <w:t>utility selection screen</w:t>
      </w:r>
      <w:bookmarkEnd w:id="399"/>
    </w:p>
    <w:p w:rsidR="00EE754E" w:rsidRDefault="00CB1FC1" w:rsidP="00EE754E">
      <w:pPr>
        <w:pStyle w:val="BodyText"/>
        <w:rPr>
          <w:lang w:val="en-GB"/>
        </w:rPr>
      </w:pPr>
      <w:r>
        <w:rPr>
          <w:noProof/>
          <w:lang w:bidi="ar-SA"/>
        </w:rPr>
        <w:pict>
          <v:shapetype id="_x0000_t202" coordsize="21600,21600" o:spt="202" path="m,l,21600r21600,l21600,xe">
            <v:stroke joinstyle="miter"/>
            <v:path gradientshapeok="t" o:connecttype="rect"/>
          </v:shapetype>
          <v:shape id="Text Box 2" o:spid="_x0000_s1038" type="#_x0000_t202" style="position:absolute;left:0;text-align:left;margin-left:-2.25pt;margin-top:8.6pt;width:435pt;height:224.25pt;z-index:251728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">
            <v:textbox>
              <w:txbxContent>
                <w:p w:rsidR="00414A5D" w:rsidRDefault="00414A5D">
                  <w:r>
                    <w:rPr>
                      <w:noProof/>
                      <w:lang w:bidi="ar-SA"/>
                    </w:rPr>
                    <w:drawing>
                      <wp:inline distT="0" distB="0" distL="0" distR="0">
                        <wp:extent cx="4993635" cy="432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3534" cy="4332923"/>
                                </a:xfrm>
                                <a:prstGeom prst="rect">
                                  <a:avLst/>
                                </a:prstGeom>
                              </pic:spPr>
                            </pic:pic>
                          </a:graphicData>
                        </a:graphic>
                      </wp:inline>
                    </w:drawing>
                  </w:r>
                </w:p>
              </w:txbxContent>
            </v:textbox>
          </v:shape>
        </w:pict>
      </w:r>
    </w:p>
    <w:p w:rsidR="00EE754E" w:rsidRDefault="00EE754E" w:rsidP="00EE754E">
      <w:pPr>
        <w:pStyle w:val="BodyText"/>
        <w:rPr>
          <w:lang w:val="en-GB"/>
        </w:rPr>
      </w:pPr>
    </w:p>
    <w:p w:rsidR="00EE754E" w:rsidRDefault="00EE754E" w:rsidP="00EE754E">
      <w:pPr>
        <w:pStyle w:val="BodyText"/>
        <w:rPr>
          <w:lang w:val="en-GB"/>
        </w:rPr>
      </w:pPr>
    </w:p>
    <w:p w:rsidR="00EE754E" w:rsidRDefault="00EE754E" w:rsidP="00EE754E">
      <w:pPr>
        <w:pStyle w:val="BodyText"/>
        <w:rPr>
          <w:lang w:val="en-GB"/>
        </w:rPr>
      </w:pPr>
    </w:p>
    <w:p w:rsidR="00EE754E" w:rsidRDefault="00EE754E" w:rsidP="00EE754E">
      <w:pPr>
        <w:pStyle w:val="BodyText"/>
        <w:rPr>
          <w:lang w:val="en-GB"/>
        </w:rPr>
      </w:pPr>
    </w:p>
    <w:p w:rsidR="00EE754E" w:rsidRDefault="00EE754E" w:rsidP="00EE754E">
      <w:pPr>
        <w:pStyle w:val="BodyText"/>
        <w:rPr>
          <w:lang w:val="en-GB"/>
        </w:rPr>
      </w:pPr>
    </w:p>
    <w:p w:rsidR="00EE754E" w:rsidRDefault="00EE754E" w:rsidP="00EE754E">
      <w:pPr>
        <w:pStyle w:val="BodyText"/>
        <w:rPr>
          <w:lang w:val="en-GB"/>
        </w:rPr>
      </w:pPr>
    </w:p>
    <w:p w:rsidR="0097122A" w:rsidRDefault="0097122A" w:rsidP="0097122A">
      <w:pPr>
        <w:pStyle w:val="Heading3"/>
        <w:tabs>
          <w:tab w:val="clear" w:pos="1440"/>
          <w:tab w:val="num" w:pos="810"/>
        </w:tabs>
        <w:spacing w:after="120"/>
        <w:ind w:left="720" w:hanging="720"/>
        <w:rPr>
          <w:sz w:val="24"/>
          <w:szCs w:val="24"/>
          <w:lang w:val="en-GB"/>
        </w:rPr>
      </w:pPr>
      <w:bookmarkStart w:id="400" w:name="_Toc319304099"/>
      <w:r>
        <w:rPr>
          <w:sz w:val="24"/>
          <w:szCs w:val="24"/>
          <w:lang w:val="en-GB"/>
        </w:rPr>
        <w:t>Select SAS1064 Adaptor</w:t>
      </w:r>
      <w:bookmarkEnd w:id="400"/>
    </w:p>
    <w:p w:rsidR="0097122A" w:rsidRDefault="00CB1FC1" w:rsidP="00DE35CF">
      <w:pPr>
        <w:pStyle w:val="BodyText"/>
        <w:rPr>
          <w:lang w:val="en-GB"/>
        </w:rPr>
      </w:pPr>
      <w:r>
        <w:rPr>
          <w:noProof/>
          <w:lang w:bidi="ar-SA"/>
        </w:rPr>
        <w:pict>
          <v:shape id="_x0000_s1027" type="#_x0000_t202" style="position:absolute;left:0;text-align:left;margin-left:1.5pt;margin-top:4pt;width:431.25pt;height:204.75pt;z-index:251730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">
            <v:textbox>
              <w:txbxContent>
                <w:p w:rsidR="00414A5D" w:rsidRDefault="00414A5D">
                  <w:r>
                    <w:rPr>
                      <w:noProof/>
                      <w:lang w:bidi="ar-SA"/>
                    </w:rPr>
                    <w:drawing>
                      <wp:inline distT="0" distB="0" distL="0" distR="0">
                        <wp:extent cx="5237480" cy="3843616"/>
                        <wp:effectExtent l="0" t="0" r="1270" b="508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37480" cy="3843616"/>
                                </a:xfrm>
                                <a:prstGeom prst="rect">
                                  <a:avLst/>
                                </a:prstGeom>
                              </pic:spPr>
                            </pic:pic>
                          </a:graphicData>
                        </a:graphic>
                      </wp:inline>
                    </w:drawing>
                  </w:r>
                </w:p>
              </w:txbxContent>
            </v:textbox>
          </v:shape>
        </w:pict>
      </w: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97122A" w:rsidRDefault="006760F3" w:rsidP="0097122A">
      <w:pPr>
        <w:pStyle w:val="Heading3"/>
        <w:tabs>
          <w:tab w:val="clear" w:pos="1440"/>
          <w:tab w:val="num" w:pos="810"/>
        </w:tabs>
        <w:spacing w:after="120"/>
        <w:ind w:left="720" w:hanging="720"/>
        <w:rPr>
          <w:sz w:val="24"/>
          <w:szCs w:val="24"/>
          <w:lang w:val="en-GB"/>
        </w:rPr>
      </w:pPr>
      <w:bookmarkStart w:id="401" w:name="_Toc319304100"/>
      <w:r>
        <w:rPr>
          <w:sz w:val="24"/>
          <w:szCs w:val="24"/>
          <w:lang w:val="en-GB"/>
        </w:rPr>
        <w:lastRenderedPageBreak/>
        <w:t>Select RAID Properties</w:t>
      </w:r>
      <w:bookmarkEnd w:id="401"/>
    </w:p>
    <w:p w:rsidR="0097122A" w:rsidRDefault="00CB1FC1" w:rsidP="00DE35CF">
      <w:pPr>
        <w:pStyle w:val="BodyText"/>
        <w:rPr>
          <w:lang w:val="en-GB"/>
        </w:rPr>
      </w:pPr>
      <w:r>
        <w:rPr>
          <w:noProof/>
          <w:lang w:bidi="ar-SA"/>
        </w:rPr>
        <w:pict>
          <v:shape id="_x0000_s1037" type="#_x0000_t202" style="position:absolute;left:0;text-align:left;margin-left:4.5pt;margin-top:0;width:388.5pt;height:4in;z-index:251740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">
            <v:textbox>
              <w:txbxContent>
                <w:p w:rsidR="00414A5D" w:rsidRDefault="00414A5D">
                  <w:r>
                    <w:rPr>
                      <w:noProof/>
                      <w:lang w:bidi="ar-SA"/>
                    </w:rPr>
                    <w:drawing>
                      <wp:inline distT="0" distB="0" distL="0" distR="0">
                        <wp:extent cx="4791075" cy="3516018"/>
                        <wp:effectExtent l="0" t="0" r="0" b="825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2297" cy="3524253"/>
                                </a:xfrm>
                                <a:prstGeom prst="rect">
                                  <a:avLst/>
                                </a:prstGeom>
                              </pic:spPr>
                            </pic:pic>
                          </a:graphicData>
                        </a:graphic>
                      </wp:inline>
                    </w:drawing>
                  </w:r>
                </w:p>
              </w:txbxContent>
            </v:textbox>
          </v:shape>
        </w:pict>
      </w: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6760F3" w:rsidRDefault="006760F3" w:rsidP="00DE35CF">
      <w:pPr>
        <w:pStyle w:val="BodyText"/>
        <w:rPr>
          <w:lang w:val="en-GB"/>
        </w:rPr>
      </w:pPr>
    </w:p>
    <w:p w:rsidR="006760F3" w:rsidRDefault="006760F3" w:rsidP="00DE35CF">
      <w:pPr>
        <w:pStyle w:val="BodyText"/>
        <w:rPr>
          <w:lang w:val="en-GB"/>
        </w:rPr>
      </w:pPr>
    </w:p>
    <w:p w:rsidR="0097122A" w:rsidRDefault="008264BC" w:rsidP="0097122A">
      <w:pPr>
        <w:pStyle w:val="Heading3"/>
        <w:tabs>
          <w:tab w:val="clear" w:pos="1440"/>
          <w:tab w:val="num" w:pos="810"/>
        </w:tabs>
        <w:spacing w:after="120"/>
        <w:ind w:left="720" w:hanging="720"/>
        <w:rPr>
          <w:sz w:val="24"/>
          <w:szCs w:val="24"/>
          <w:lang w:val="en-GB"/>
        </w:rPr>
      </w:pPr>
      <w:bookmarkStart w:id="402" w:name="_Toc319304101"/>
      <w:r>
        <w:rPr>
          <w:sz w:val="24"/>
          <w:szCs w:val="24"/>
          <w:lang w:val="en-GB"/>
        </w:rPr>
        <w:t xml:space="preserve">Create Integrated </w:t>
      </w:r>
      <w:proofErr w:type="gramStart"/>
      <w:r>
        <w:rPr>
          <w:sz w:val="24"/>
          <w:szCs w:val="24"/>
          <w:lang w:val="en-GB"/>
        </w:rPr>
        <w:t>Mirror  Volume</w:t>
      </w:r>
      <w:bookmarkEnd w:id="402"/>
      <w:proofErr w:type="gramEnd"/>
      <w:r>
        <w:rPr>
          <w:sz w:val="24"/>
          <w:szCs w:val="24"/>
          <w:lang w:val="en-GB"/>
        </w:rPr>
        <w:t xml:space="preserve"> </w:t>
      </w:r>
    </w:p>
    <w:p w:rsidR="0097122A" w:rsidRDefault="00CB1FC1" w:rsidP="00DE35CF">
      <w:pPr>
        <w:pStyle w:val="BodyText"/>
        <w:rPr>
          <w:lang w:val="en-GB"/>
        </w:rPr>
      </w:pPr>
      <w:r>
        <w:rPr>
          <w:noProof/>
          <w:lang w:bidi="ar-SA"/>
        </w:rPr>
        <w:pict>
          <v:shape id="_x0000_s1029" type="#_x0000_t202" style="position:absolute;left:0;text-align:left;margin-left:4.5pt;margin-top:0;width:378.05pt;height:224.25pt;z-index:251732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R7KQIAAE4EAAAOAAAAZHJzL2Uyb0RvYy54bWysVNtu2zAMfR+wfxD0vjh2nS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">
            <v:textbox>
              <w:txbxContent>
                <w:p w:rsidR="00414A5D" w:rsidRDefault="00414A5D">
                  <w:r>
                    <w:rPr>
                      <w:noProof/>
                      <w:lang w:bidi="ar-SA"/>
                    </w:rPr>
                    <w:drawing>
                      <wp:inline distT="0" distB="0" distL="0" distR="0">
                        <wp:extent cx="4648200" cy="341116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51524" cy="3413605"/>
                                </a:xfrm>
                                <a:prstGeom prst="rect">
                                  <a:avLst/>
                                </a:prstGeom>
                              </pic:spPr>
                            </pic:pic>
                          </a:graphicData>
                        </a:graphic>
                      </wp:inline>
                    </w:drawing>
                  </w:r>
                </w:p>
              </w:txbxContent>
            </v:textbox>
          </v:shape>
        </w:pict>
      </w: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192B0F" w:rsidRDefault="00192B0F" w:rsidP="00DE35CF">
      <w:pPr>
        <w:pStyle w:val="BodyText"/>
        <w:rPr>
          <w:lang w:val="en-GB"/>
        </w:rPr>
      </w:pPr>
    </w:p>
    <w:p w:rsidR="0097122A" w:rsidRDefault="0097122A" w:rsidP="00DE35CF">
      <w:pPr>
        <w:pStyle w:val="BodyText"/>
        <w:rPr>
          <w:lang w:val="en-GB"/>
        </w:rPr>
      </w:pPr>
    </w:p>
    <w:p w:rsidR="0097122A" w:rsidRDefault="005E0332" w:rsidP="0097122A">
      <w:pPr>
        <w:pStyle w:val="Heading3"/>
        <w:tabs>
          <w:tab w:val="clear" w:pos="1440"/>
          <w:tab w:val="num" w:pos="810"/>
        </w:tabs>
        <w:spacing w:after="120"/>
        <w:ind w:left="720" w:hanging="720"/>
        <w:rPr>
          <w:sz w:val="24"/>
          <w:szCs w:val="24"/>
          <w:lang w:val="en-GB"/>
        </w:rPr>
      </w:pPr>
      <w:bookmarkStart w:id="403" w:name="_Toc319304102"/>
      <w:proofErr w:type="gramStart"/>
      <w:r>
        <w:rPr>
          <w:sz w:val="24"/>
          <w:szCs w:val="24"/>
          <w:lang w:val="en-GB"/>
        </w:rPr>
        <w:lastRenderedPageBreak/>
        <w:t>Select  Overwrite</w:t>
      </w:r>
      <w:proofErr w:type="gramEnd"/>
      <w:r>
        <w:rPr>
          <w:sz w:val="24"/>
          <w:szCs w:val="24"/>
          <w:lang w:val="en-GB"/>
        </w:rPr>
        <w:t xml:space="preserve"> exiting data “D”</w:t>
      </w:r>
      <w:bookmarkEnd w:id="403"/>
    </w:p>
    <w:p w:rsidR="0097122A" w:rsidRDefault="00CB1FC1" w:rsidP="00DE35CF">
      <w:pPr>
        <w:pStyle w:val="BodyText"/>
        <w:rPr>
          <w:lang w:val="en-GB"/>
        </w:rPr>
      </w:pPr>
      <w:r>
        <w:rPr>
          <w:noProof/>
          <w:lang w:bidi="ar-SA"/>
        </w:rPr>
        <w:pict>
          <v:shape id="_x0000_s1030" type="#_x0000_t202" style="position:absolute;left:0;text-align:left;margin-left:3.75pt;margin-top:10.8pt;width:381pt;height:273.75pt;z-index:251736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">
            <v:textbox>
              <w:txbxContent>
                <w:p w:rsidR="00414A5D" w:rsidRDefault="00414A5D">
                  <w:r>
                    <w:rPr>
                      <w:noProof/>
                      <w:lang w:bidi="ar-SA"/>
                    </w:rPr>
                    <w:drawing>
                      <wp:inline distT="0" distB="0" distL="0" distR="0">
                        <wp:extent cx="4672506" cy="34290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78949" cy="3433728"/>
                                </a:xfrm>
                                <a:prstGeom prst="rect">
                                  <a:avLst/>
                                </a:prstGeom>
                              </pic:spPr>
                            </pic:pic>
                          </a:graphicData>
                        </a:graphic>
                      </wp:inline>
                    </w:drawing>
                  </w:r>
                </w:p>
              </w:txbxContent>
            </v:textbox>
          </v:shape>
        </w:pict>
      </w: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97122A" w:rsidRDefault="0097122A" w:rsidP="00DE35CF">
      <w:pPr>
        <w:pStyle w:val="BodyText"/>
        <w:rPr>
          <w:lang w:val="en-GB"/>
        </w:rPr>
      </w:pPr>
    </w:p>
    <w:p w:rsidR="005E0332" w:rsidRDefault="005E0332" w:rsidP="00DE35CF">
      <w:pPr>
        <w:pStyle w:val="BodyText"/>
        <w:rPr>
          <w:lang w:val="en-GB"/>
        </w:rPr>
      </w:pPr>
    </w:p>
    <w:p w:rsidR="005E0332" w:rsidRDefault="005E0332" w:rsidP="00DE35CF">
      <w:pPr>
        <w:pStyle w:val="BodyText"/>
        <w:rPr>
          <w:lang w:val="en-GB"/>
        </w:rPr>
      </w:pPr>
    </w:p>
    <w:p w:rsidR="005E0332" w:rsidRDefault="005E0332" w:rsidP="00DE35CF">
      <w:pPr>
        <w:pStyle w:val="BodyText"/>
        <w:rPr>
          <w:lang w:val="en-GB"/>
        </w:rPr>
      </w:pPr>
    </w:p>
    <w:p w:rsidR="006760F3" w:rsidRDefault="00CB1FC1" w:rsidP="006760F3">
      <w:pPr>
        <w:pStyle w:val="Heading3"/>
        <w:tabs>
          <w:tab w:val="clear" w:pos="1440"/>
          <w:tab w:val="num" w:pos="810"/>
        </w:tabs>
        <w:spacing w:after="120"/>
        <w:ind w:left="720" w:hanging="720"/>
        <w:rPr>
          <w:sz w:val="24"/>
          <w:szCs w:val="24"/>
          <w:lang w:val="en-GB"/>
        </w:rPr>
      </w:pPr>
      <w:bookmarkStart w:id="404" w:name="_Toc319304103"/>
      <w:r w:rsidRPr="00CB1FC1">
        <w:rPr>
          <w:noProof/>
          <w:lang w:bidi="ar-SA"/>
        </w:rPr>
        <w:pict>
          <v:shape id="_x0000_s1036" type="#_x0000_t202" style="position:absolute;left:0;text-align:left;margin-left:4.5pt;margin-top:20.95pt;width:375pt;height:262.5pt;z-index:251742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mKAIAAE4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">
            <v:textbox>
              <w:txbxContent>
                <w:p w:rsidR="00414A5D" w:rsidRDefault="00414A5D" w:rsidP="006760F3">
                  <w:r>
                    <w:rPr>
                      <w:noProof/>
                      <w:lang w:bidi="ar-SA"/>
                    </w:rPr>
                    <w:drawing>
                      <wp:inline distT="0" distB="0" distL="0" distR="0">
                        <wp:extent cx="4562475" cy="3348255"/>
                        <wp:effectExtent l="0" t="0" r="0" b="508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85394" cy="3365074"/>
                                </a:xfrm>
                                <a:prstGeom prst="rect">
                                  <a:avLst/>
                                </a:prstGeom>
                              </pic:spPr>
                            </pic:pic>
                          </a:graphicData>
                        </a:graphic>
                      </wp:inline>
                    </w:drawing>
                  </w:r>
                </w:p>
              </w:txbxContent>
            </v:textbox>
          </v:shape>
        </w:pict>
      </w:r>
      <w:r w:rsidR="006760F3">
        <w:rPr>
          <w:sz w:val="24"/>
          <w:szCs w:val="24"/>
          <w:lang w:val="en-GB"/>
        </w:rPr>
        <w:t>Screen capture with both drives as part of RAID disk</w:t>
      </w:r>
      <w:bookmarkEnd w:id="404"/>
    </w:p>
    <w:p w:rsidR="006760F3" w:rsidRDefault="006760F3" w:rsidP="006760F3">
      <w:pPr>
        <w:pStyle w:val="BodyText"/>
        <w:rPr>
          <w:lang w:val="en-GB"/>
        </w:rPr>
      </w:pPr>
    </w:p>
    <w:p w:rsidR="006760F3" w:rsidRDefault="006760F3" w:rsidP="006760F3">
      <w:pPr>
        <w:pStyle w:val="BodyText"/>
        <w:rPr>
          <w:lang w:val="en-GB"/>
        </w:rPr>
      </w:pPr>
    </w:p>
    <w:p w:rsidR="006760F3" w:rsidRDefault="006760F3" w:rsidP="006760F3">
      <w:pPr>
        <w:pStyle w:val="BodyText"/>
        <w:rPr>
          <w:lang w:val="en-GB"/>
        </w:rPr>
      </w:pPr>
    </w:p>
    <w:p w:rsidR="006760F3" w:rsidRDefault="006760F3" w:rsidP="006760F3">
      <w:pPr>
        <w:pStyle w:val="BodyText"/>
        <w:rPr>
          <w:lang w:val="en-GB"/>
        </w:rPr>
      </w:pPr>
    </w:p>
    <w:p w:rsidR="0097122A" w:rsidRDefault="0097122A" w:rsidP="00DE35CF">
      <w:pPr>
        <w:pStyle w:val="BodyText"/>
        <w:rPr>
          <w:lang w:val="en-GB"/>
        </w:rPr>
      </w:pPr>
    </w:p>
    <w:p w:rsidR="008D5A87" w:rsidRDefault="008D5A87" w:rsidP="00DE35CF">
      <w:pPr>
        <w:pStyle w:val="BodyText"/>
        <w:rPr>
          <w:lang w:val="en-GB"/>
        </w:rPr>
      </w:pPr>
    </w:p>
    <w:p w:rsidR="008D5A87" w:rsidRDefault="008D5A87" w:rsidP="00DE35CF">
      <w:pPr>
        <w:pStyle w:val="BodyText"/>
        <w:rPr>
          <w:lang w:val="en-GB"/>
        </w:rPr>
      </w:pPr>
    </w:p>
    <w:p w:rsidR="00192B0F" w:rsidRDefault="00F337A5" w:rsidP="00192B0F">
      <w:pPr>
        <w:pStyle w:val="Heading2"/>
        <w:rPr>
          <w:sz w:val="24"/>
          <w:szCs w:val="24"/>
        </w:rPr>
      </w:pPr>
      <w:bookmarkStart w:id="405" w:name="_Select_boot_device"/>
      <w:bookmarkStart w:id="406" w:name="_Toc319304104"/>
      <w:bookmarkEnd w:id="405"/>
      <w:r>
        <w:lastRenderedPageBreak/>
        <w:t xml:space="preserve">Select </w:t>
      </w:r>
      <w:r w:rsidR="00192B0F">
        <w:t xml:space="preserve">boot device </w:t>
      </w:r>
      <w:r w:rsidR="00192B0F" w:rsidRPr="002C6EB3">
        <w:t>Screen captures</w:t>
      </w:r>
      <w:bookmarkEnd w:id="406"/>
    </w:p>
    <w:p w:rsidR="00192B0F" w:rsidRDefault="008B0031" w:rsidP="00192B0F">
      <w:pPr>
        <w:pStyle w:val="Heading3"/>
        <w:tabs>
          <w:tab w:val="clear" w:pos="1440"/>
          <w:tab w:val="num" w:pos="810"/>
        </w:tabs>
        <w:spacing w:after="120"/>
        <w:ind w:left="720" w:hanging="720"/>
        <w:rPr>
          <w:sz w:val="24"/>
          <w:szCs w:val="24"/>
          <w:lang w:val="en-GB"/>
        </w:rPr>
      </w:pPr>
      <w:bookmarkStart w:id="407" w:name="_Toc319304105"/>
      <w:r>
        <w:rPr>
          <w:sz w:val="24"/>
          <w:szCs w:val="24"/>
          <w:lang w:val="en-GB"/>
        </w:rPr>
        <w:t xml:space="preserve">Select &lt;F12&gt; to </w:t>
      </w:r>
      <w:proofErr w:type="gramStart"/>
      <w:r>
        <w:rPr>
          <w:sz w:val="24"/>
          <w:szCs w:val="24"/>
          <w:lang w:val="en-GB"/>
        </w:rPr>
        <w:t>select  boot</w:t>
      </w:r>
      <w:proofErr w:type="gramEnd"/>
      <w:r>
        <w:rPr>
          <w:sz w:val="24"/>
          <w:szCs w:val="24"/>
          <w:lang w:val="en-GB"/>
        </w:rPr>
        <w:t xml:space="preserve"> device</w:t>
      </w:r>
      <w:bookmarkEnd w:id="407"/>
    </w:p>
    <w:p w:rsidR="008264BC" w:rsidRDefault="00CB1FC1" w:rsidP="008264BC">
      <w:pPr>
        <w:pStyle w:val="BodyText"/>
        <w:rPr>
          <w:lang w:val="en-GB"/>
        </w:rPr>
      </w:pPr>
      <w:r>
        <w:rPr>
          <w:noProof/>
          <w:lang w:bidi="ar-SA"/>
        </w:rPr>
        <w:pict>
          <v:shape id="_x0000_s1032" type="#_x0000_t202" style="position:absolute;left:0;text-align:left;margin-left:3.75pt;margin-top:0;width:287.25pt;height:249pt;z-index:251744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">
            <v:textbox>
              <w:txbxContent>
                <w:p w:rsidR="00414A5D" w:rsidRDefault="00414A5D" w:rsidP="008264BC">
                  <w:r>
                    <w:rPr>
                      <w:noProof/>
                      <w:lang w:bidi="ar-SA"/>
                    </w:rPr>
                    <w:drawing>
                      <wp:inline distT="0" distB="0" distL="0" distR="0">
                        <wp:extent cx="3190875" cy="3058945"/>
                        <wp:effectExtent l="0" t="0" r="0" b="825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90875" cy="3058945"/>
                                </a:xfrm>
                                <a:prstGeom prst="rect">
                                  <a:avLst/>
                                </a:prstGeom>
                              </pic:spPr>
                            </pic:pic>
                          </a:graphicData>
                        </a:graphic>
                      </wp:inline>
                    </w:drawing>
                  </w:r>
                </w:p>
              </w:txbxContent>
            </v:textbox>
          </v:shape>
        </w:pict>
      </w:r>
    </w:p>
    <w:p w:rsidR="008264BC" w:rsidRDefault="008264BC" w:rsidP="008264BC">
      <w:pPr>
        <w:pStyle w:val="BodyText"/>
        <w:rPr>
          <w:lang w:val="en-GB"/>
        </w:rPr>
      </w:pPr>
    </w:p>
    <w:p w:rsidR="008264BC" w:rsidRDefault="008264BC" w:rsidP="008264BC">
      <w:pPr>
        <w:pStyle w:val="BodyText"/>
        <w:rPr>
          <w:lang w:val="en-GB"/>
        </w:rPr>
      </w:pPr>
    </w:p>
    <w:p w:rsidR="0019290C" w:rsidRDefault="0019290C" w:rsidP="00DE35CF">
      <w:pPr>
        <w:pStyle w:val="BodyText"/>
        <w:rPr>
          <w:lang w:val="en-GB"/>
        </w:rPr>
      </w:pPr>
    </w:p>
    <w:p w:rsidR="008264BC" w:rsidRDefault="008264BC" w:rsidP="00DE35CF">
      <w:pPr>
        <w:pStyle w:val="BodyText"/>
        <w:rPr>
          <w:lang w:val="en-GB"/>
        </w:rPr>
      </w:pPr>
    </w:p>
    <w:p w:rsidR="008264BC" w:rsidRDefault="008264BC" w:rsidP="00DE35CF">
      <w:pPr>
        <w:pStyle w:val="BodyText"/>
        <w:rPr>
          <w:lang w:val="en-GB"/>
        </w:rPr>
      </w:pPr>
    </w:p>
    <w:p w:rsidR="00192B0F" w:rsidRDefault="00192B0F" w:rsidP="00DE35CF">
      <w:pPr>
        <w:pStyle w:val="BodyText"/>
        <w:rPr>
          <w:lang w:val="en-GB"/>
        </w:rPr>
      </w:pPr>
    </w:p>
    <w:p w:rsidR="008264BC" w:rsidRDefault="008B0031" w:rsidP="008264BC">
      <w:pPr>
        <w:pStyle w:val="Heading3"/>
        <w:tabs>
          <w:tab w:val="clear" w:pos="1440"/>
          <w:tab w:val="num" w:pos="810"/>
        </w:tabs>
        <w:spacing w:after="120"/>
        <w:ind w:left="720" w:hanging="720"/>
        <w:rPr>
          <w:sz w:val="24"/>
          <w:szCs w:val="24"/>
          <w:lang w:val="en-GB"/>
        </w:rPr>
      </w:pPr>
      <w:bookmarkStart w:id="408" w:name="_Toc319304106"/>
      <w:r>
        <w:rPr>
          <w:sz w:val="24"/>
          <w:szCs w:val="24"/>
          <w:lang w:val="en-GB"/>
        </w:rPr>
        <w:t>Select PXE Network</w:t>
      </w:r>
      <w:bookmarkEnd w:id="408"/>
    </w:p>
    <w:p w:rsidR="008264BC" w:rsidRDefault="00CB1FC1" w:rsidP="008264BC">
      <w:pPr>
        <w:pStyle w:val="BodyText"/>
        <w:rPr>
          <w:lang w:val="en-GB"/>
        </w:rPr>
      </w:pPr>
      <w:r>
        <w:rPr>
          <w:noProof/>
          <w:lang w:bidi="ar-SA"/>
        </w:rPr>
        <w:pict>
          <v:shape id="_x0000_s1033" type="#_x0000_t202" style="position:absolute;left:0;text-align:left;margin-left:3.75pt;margin-top:3.45pt;width:297.75pt;height:261pt;z-index:251746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">
            <v:textbox>
              <w:txbxContent>
                <w:p w:rsidR="00414A5D" w:rsidRDefault="00414A5D" w:rsidP="008264BC">
                  <w:r>
                    <w:rPr>
                      <w:noProof/>
                      <w:lang w:bidi="ar-SA"/>
                    </w:rPr>
                    <w:drawing>
                      <wp:inline distT="0" distB="0" distL="0" distR="0">
                        <wp:extent cx="3276600" cy="3141126"/>
                        <wp:effectExtent l="0" t="0" r="0" b="254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81363" cy="3145692"/>
                                </a:xfrm>
                                <a:prstGeom prst="rect">
                                  <a:avLst/>
                                </a:prstGeom>
                              </pic:spPr>
                            </pic:pic>
                          </a:graphicData>
                        </a:graphic>
                      </wp:inline>
                    </w:drawing>
                  </w:r>
                </w:p>
              </w:txbxContent>
            </v:textbox>
          </v:shape>
        </w:pict>
      </w:r>
    </w:p>
    <w:p w:rsidR="008264BC" w:rsidRDefault="008264BC" w:rsidP="008264BC">
      <w:pPr>
        <w:pStyle w:val="BodyText"/>
        <w:rPr>
          <w:lang w:val="en-GB"/>
        </w:rPr>
      </w:pPr>
    </w:p>
    <w:p w:rsidR="008264BC" w:rsidRDefault="008264BC" w:rsidP="008264BC">
      <w:pPr>
        <w:pStyle w:val="BodyText"/>
        <w:rPr>
          <w:lang w:val="en-GB"/>
        </w:rPr>
      </w:pPr>
    </w:p>
    <w:p w:rsidR="008264BC" w:rsidRDefault="008264BC" w:rsidP="008264BC">
      <w:pPr>
        <w:pStyle w:val="BodyText"/>
        <w:rPr>
          <w:lang w:val="en-GB"/>
        </w:rPr>
      </w:pPr>
    </w:p>
    <w:p w:rsidR="008264BC" w:rsidRDefault="008264BC" w:rsidP="00DE35CF">
      <w:pPr>
        <w:pStyle w:val="BodyText"/>
        <w:rPr>
          <w:lang w:val="en-GB"/>
        </w:rPr>
      </w:pPr>
    </w:p>
    <w:p w:rsidR="00202792" w:rsidRDefault="00202792" w:rsidP="00DE35CF">
      <w:pPr>
        <w:pStyle w:val="BodyText"/>
        <w:rPr>
          <w:lang w:val="en-GB"/>
        </w:rPr>
      </w:pPr>
    </w:p>
    <w:p w:rsidR="00202792" w:rsidRDefault="00202792" w:rsidP="00DE35CF">
      <w:pPr>
        <w:pStyle w:val="BodyText"/>
        <w:rPr>
          <w:lang w:val="en-GB"/>
        </w:rPr>
      </w:pPr>
    </w:p>
    <w:p w:rsidR="008264BC" w:rsidRDefault="008B0031" w:rsidP="008264BC">
      <w:pPr>
        <w:pStyle w:val="Heading3"/>
        <w:tabs>
          <w:tab w:val="clear" w:pos="1440"/>
          <w:tab w:val="num" w:pos="810"/>
        </w:tabs>
        <w:spacing w:after="120"/>
        <w:ind w:left="720" w:hanging="720"/>
        <w:rPr>
          <w:sz w:val="24"/>
          <w:szCs w:val="24"/>
          <w:lang w:val="en-GB"/>
        </w:rPr>
      </w:pPr>
      <w:bookmarkStart w:id="409" w:name="_Select_yes_to"/>
      <w:bookmarkStart w:id="410" w:name="_Toc319304107"/>
      <w:bookmarkEnd w:id="409"/>
      <w:r>
        <w:rPr>
          <w:sz w:val="24"/>
          <w:szCs w:val="24"/>
          <w:lang w:val="en-GB"/>
        </w:rPr>
        <w:lastRenderedPageBreak/>
        <w:t>Select yes to initialize the Disk</w:t>
      </w:r>
      <w:bookmarkEnd w:id="410"/>
    </w:p>
    <w:p w:rsidR="008264BC" w:rsidRDefault="00CB1FC1" w:rsidP="008264BC">
      <w:pPr>
        <w:pStyle w:val="BodyText"/>
        <w:rPr>
          <w:lang w:val="en-GB"/>
        </w:rPr>
      </w:pPr>
      <w:r>
        <w:rPr>
          <w:noProof/>
          <w:lang w:bidi="ar-SA"/>
        </w:rPr>
        <w:pict>
          <v:shape id="_x0000_s1034" type="#_x0000_t202" style="position:absolute;left:0;text-align:left;margin-left:8.25pt;margin-top:.3pt;width:300pt;height:277.5pt;z-index:251748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">
            <v:textbox>
              <w:txbxContent>
                <w:p w:rsidR="00414A5D" w:rsidRDefault="00414A5D" w:rsidP="008264BC">
                  <w:r>
                    <w:rPr>
                      <w:noProof/>
                      <w:lang w:bidi="ar-SA"/>
                    </w:rPr>
                    <w:drawing>
                      <wp:inline distT="0" distB="0" distL="0" distR="0">
                        <wp:extent cx="3562350" cy="341506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67529" cy="3420024"/>
                                </a:xfrm>
                                <a:prstGeom prst="rect">
                                  <a:avLst/>
                                </a:prstGeom>
                              </pic:spPr>
                            </pic:pic>
                          </a:graphicData>
                        </a:graphic>
                      </wp:inline>
                    </w:drawing>
                  </w:r>
                </w:p>
              </w:txbxContent>
            </v:textbox>
          </v:shape>
        </w:pict>
      </w:r>
    </w:p>
    <w:p w:rsidR="008264BC" w:rsidRDefault="008264BC" w:rsidP="008264BC">
      <w:pPr>
        <w:pStyle w:val="BodyText"/>
        <w:rPr>
          <w:lang w:val="en-GB"/>
        </w:rPr>
      </w:pPr>
    </w:p>
    <w:p w:rsidR="008264BC" w:rsidRDefault="008264BC" w:rsidP="008264BC">
      <w:pPr>
        <w:pStyle w:val="BodyText"/>
        <w:rPr>
          <w:lang w:val="en-GB"/>
        </w:rPr>
      </w:pPr>
    </w:p>
    <w:p w:rsidR="008264BC" w:rsidRDefault="008264BC" w:rsidP="008264BC">
      <w:pPr>
        <w:pStyle w:val="BodyText"/>
        <w:rPr>
          <w:lang w:val="en-GB"/>
        </w:rPr>
      </w:pPr>
    </w:p>
    <w:p w:rsidR="008264BC" w:rsidRDefault="008264BC" w:rsidP="008264BC">
      <w:pPr>
        <w:pStyle w:val="BodyText"/>
        <w:rPr>
          <w:lang w:val="en-GB"/>
        </w:rPr>
      </w:pPr>
    </w:p>
    <w:p w:rsidR="00A0022D" w:rsidRDefault="00A0022D" w:rsidP="008264BC">
      <w:pPr>
        <w:pStyle w:val="BodyText"/>
        <w:rPr>
          <w:lang w:val="en-GB"/>
        </w:rPr>
      </w:pPr>
    </w:p>
    <w:p w:rsidR="00A0022D" w:rsidRDefault="00A0022D" w:rsidP="008264BC">
      <w:pPr>
        <w:pStyle w:val="BodyText"/>
        <w:rPr>
          <w:lang w:val="en-GB"/>
        </w:rPr>
      </w:pPr>
    </w:p>
    <w:p w:rsidR="00E54015" w:rsidRDefault="00E54015" w:rsidP="008264BC">
      <w:pPr>
        <w:pStyle w:val="BodyText"/>
        <w:rPr>
          <w:lang w:val="en-GB"/>
        </w:rPr>
      </w:pPr>
    </w:p>
    <w:p w:rsidR="00A0022D" w:rsidRDefault="008B0031" w:rsidP="00A0022D">
      <w:pPr>
        <w:pStyle w:val="Heading3"/>
        <w:tabs>
          <w:tab w:val="clear" w:pos="1440"/>
          <w:tab w:val="num" w:pos="810"/>
        </w:tabs>
        <w:spacing w:after="120"/>
        <w:ind w:left="720" w:hanging="720"/>
        <w:rPr>
          <w:sz w:val="24"/>
          <w:szCs w:val="24"/>
          <w:lang w:val="en-GB"/>
        </w:rPr>
      </w:pPr>
      <w:bookmarkStart w:id="411" w:name="_Toc319304108"/>
      <w:r>
        <w:rPr>
          <w:sz w:val="24"/>
          <w:szCs w:val="24"/>
          <w:lang w:val="en-GB"/>
        </w:rPr>
        <w:t>Linux installed</w:t>
      </w:r>
      <w:bookmarkEnd w:id="411"/>
    </w:p>
    <w:p w:rsidR="00A0022D" w:rsidRDefault="00CB1FC1" w:rsidP="00A0022D">
      <w:pPr>
        <w:pStyle w:val="BodyText"/>
        <w:rPr>
          <w:lang w:val="en-GB"/>
        </w:rPr>
      </w:pPr>
      <w:r>
        <w:rPr>
          <w:noProof/>
          <w:lang w:bidi="ar-SA"/>
        </w:rPr>
        <w:pict>
          <v:shape id="_x0000_s1035" type="#_x0000_t202" style="position:absolute;left:0;text-align:left;margin-left:21pt;margin-top:1.35pt;width:287.25pt;height:254.25pt;z-index:251750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ykKAIAAE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">
            <v:textbox>
              <w:txbxContent>
                <w:p w:rsidR="00414A5D" w:rsidRDefault="00414A5D" w:rsidP="00A0022D">
                  <w:r>
                    <w:rPr>
                      <w:noProof/>
                      <w:lang w:bidi="ar-SA"/>
                    </w:rPr>
                    <w:drawing>
                      <wp:inline distT="0" distB="0" distL="0" distR="0">
                        <wp:extent cx="3333750" cy="3096184"/>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32769" cy="3095273"/>
                                </a:xfrm>
                                <a:prstGeom prst="rect">
                                  <a:avLst/>
                                </a:prstGeom>
                              </pic:spPr>
                            </pic:pic>
                          </a:graphicData>
                        </a:graphic>
                      </wp:inline>
                    </w:drawing>
                  </w:r>
                </w:p>
              </w:txbxContent>
            </v:textbox>
          </v:shape>
        </w:pict>
      </w:r>
    </w:p>
    <w:p w:rsidR="00A0022D" w:rsidRDefault="00A0022D" w:rsidP="00A0022D">
      <w:pPr>
        <w:pStyle w:val="BodyText"/>
        <w:rPr>
          <w:lang w:val="en-GB"/>
        </w:rPr>
      </w:pPr>
    </w:p>
    <w:p w:rsidR="00A0022D" w:rsidRDefault="00A0022D" w:rsidP="00A0022D">
      <w:pPr>
        <w:pStyle w:val="BodyText"/>
        <w:rPr>
          <w:lang w:val="en-GB"/>
        </w:rPr>
      </w:pPr>
    </w:p>
    <w:p w:rsidR="00A0022D" w:rsidRDefault="00A0022D" w:rsidP="00A0022D">
      <w:pPr>
        <w:pStyle w:val="BodyText"/>
        <w:rPr>
          <w:lang w:val="en-GB"/>
        </w:rPr>
      </w:pPr>
    </w:p>
    <w:p w:rsidR="00A0022D" w:rsidRDefault="00A0022D" w:rsidP="00A0022D">
      <w:pPr>
        <w:pStyle w:val="BodyText"/>
        <w:rPr>
          <w:lang w:val="en-GB"/>
        </w:rPr>
      </w:pPr>
    </w:p>
    <w:p w:rsidR="00A0022D" w:rsidRDefault="00A0022D" w:rsidP="00A0022D">
      <w:pPr>
        <w:pStyle w:val="BodyText"/>
        <w:rPr>
          <w:lang w:val="en-GB"/>
        </w:rPr>
      </w:pPr>
    </w:p>
    <w:p w:rsidR="00A0022D" w:rsidRDefault="00A0022D" w:rsidP="008264BC">
      <w:pPr>
        <w:pStyle w:val="BodyText"/>
        <w:rPr>
          <w:lang w:val="en-GB"/>
        </w:rPr>
      </w:pPr>
    </w:p>
    <w:p w:rsidR="00952A89" w:rsidRDefault="00925203" w:rsidP="00952A89">
      <w:pPr>
        <w:pStyle w:val="Heading1"/>
        <w:tabs>
          <w:tab w:val="clear" w:pos="900"/>
          <w:tab w:val="num" w:pos="630"/>
        </w:tabs>
        <w:ind w:hanging="900"/>
      </w:pPr>
      <w:bookmarkStart w:id="412" w:name="_APPENDIX__D"/>
      <w:bookmarkStart w:id="413" w:name="_Toc319304109"/>
      <w:bookmarkEnd w:id="412"/>
      <w:proofErr w:type="gramStart"/>
      <w:r>
        <w:lastRenderedPageBreak/>
        <w:t>APPENDIX</w:t>
      </w:r>
      <w:r w:rsidR="00952A89">
        <w:t xml:space="preserve">  </w:t>
      </w:r>
      <w:r w:rsidR="008B0031">
        <w:t>D</w:t>
      </w:r>
      <w:bookmarkEnd w:id="413"/>
      <w:proofErr w:type="gramEnd"/>
    </w:p>
    <w:p w:rsidR="00952A89" w:rsidRPr="002C6EB3" w:rsidRDefault="00952A89" w:rsidP="00952A89">
      <w:pPr>
        <w:pStyle w:val="Heading2"/>
        <w:tabs>
          <w:tab w:val="clear" w:pos="864"/>
          <w:tab w:val="num" w:pos="540"/>
          <w:tab w:val="num" w:pos="709"/>
        </w:tabs>
        <w:spacing w:before="0" w:after="120"/>
        <w:ind w:left="540" w:hanging="533"/>
        <w:jc w:val="both"/>
        <w:rPr>
          <w:b w:val="0"/>
          <w:lang w:val="en-GB"/>
        </w:rPr>
      </w:pPr>
      <w:bookmarkStart w:id="414" w:name="_Toc319304110"/>
      <w:proofErr w:type="gramStart"/>
      <w:r>
        <w:rPr>
          <w:b w:val="0"/>
          <w:lang w:val="en-GB"/>
        </w:rPr>
        <w:t>Backup file manifest</w:t>
      </w:r>
      <w:r w:rsidRPr="002C6EB3">
        <w:rPr>
          <w:b w:val="0"/>
          <w:lang w:val="en-GB"/>
        </w:rPr>
        <w:t>.</w:t>
      </w:r>
      <w:bookmarkEnd w:id="414"/>
      <w:proofErr w:type="gramEnd"/>
      <w:r w:rsidRPr="002C6EB3">
        <w:rPr>
          <w:b w:val="0"/>
          <w:lang w:val="en-GB"/>
        </w:rPr>
        <w:t xml:space="preserve"> </w:t>
      </w:r>
    </w:p>
    <w:p w:rsidR="00952A89" w:rsidRPr="00952A89" w:rsidRDefault="00952A89" w:rsidP="00952A89">
      <w:pPr>
        <w:pStyle w:val="BWSBodyText"/>
        <w:rPr>
          <w:i/>
          <w:sz w:val="24"/>
          <w:u w:val="single"/>
        </w:rPr>
      </w:pPr>
      <w:r w:rsidRPr="00952A89">
        <w:rPr>
          <w:i/>
          <w:sz w:val="24"/>
          <w:u w:val="single"/>
        </w:rPr>
        <w:t xml:space="preserve">Table </w:t>
      </w:r>
      <w:r>
        <w:rPr>
          <w:i/>
          <w:sz w:val="24"/>
          <w:u w:val="single"/>
        </w:rPr>
        <w:t>1</w:t>
      </w:r>
      <w:r w:rsidRPr="00952A89">
        <w:rPr>
          <w:i/>
          <w:sz w:val="24"/>
          <w:u w:val="single"/>
        </w:rPr>
        <w:t xml:space="preserve">.0 PCRF backup manifest </w:t>
      </w:r>
    </w:p>
    <w:tbl>
      <w:tblPr>
        <w:tblStyle w:val="LightShading"/>
        <w:tblW w:w="9540" w:type="dxa"/>
        <w:tblInd w:w="-252" w:type="dxa"/>
        <w:tblLook w:val="04A0"/>
      </w:tblPr>
      <w:tblGrid>
        <w:gridCol w:w="9540"/>
      </w:tblGrid>
      <w:tr w:rsidR="00952A89" w:rsidTr="00952A89">
        <w:trPr>
          <w:cnfStyle w:val="100000000000"/>
        </w:trPr>
        <w:tc>
          <w:tcPr>
            <w:cnfStyle w:val="001000000000"/>
            <w:tcW w:w="9540" w:type="dxa"/>
          </w:tcPr>
          <w:p w:rsidR="00952A89" w:rsidRPr="00CE7106" w:rsidRDefault="00952A89" w:rsidP="00952A89">
            <w:pPr>
              <w:pStyle w:val="BWSBodyText"/>
              <w:rPr>
                <w:i/>
              </w:rPr>
            </w:pPr>
            <w:r>
              <w:rPr>
                <w:i/>
              </w:rPr>
              <w:t xml:space="preserve">     </w:t>
            </w:r>
            <w:r w:rsidRPr="00CE7106">
              <w:rPr>
                <w:i/>
              </w:rPr>
              <w:t>Backup file manifest</w:t>
            </w:r>
          </w:p>
        </w:tc>
      </w:tr>
      <w:tr w:rsidR="00952A89" w:rsidTr="00952A89">
        <w:trPr>
          <w:cnfStyle w:val="000000100000"/>
        </w:trPr>
        <w:tc>
          <w:tcPr>
            <w:cnfStyle w:val="001000000000"/>
            <w:tcW w:w="9540" w:type="dxa"/>
          </w:tcPr>
          <w:p w:rsidR="00952A89" w:rsidRDefault="00952A89" w:rsidP="00952A89">
            <w:pPr>
              <w:pStyle w:val="BWSBodyText"/>
              <w:ind w:left="374"/>
            </w:pPr>
            <w:proofErr w:type="spellStart"/>
            <w:r>
              <w:t>Parmdb</w:t>
            </w:r>
            <w:proofErr w:type="spellEnd"/>
            <w:r>
              <w:t xml:space="preserve"> files for all the </w:t>
            </w:r>
            <w:proofErr w:type="spellStart"/>
            <w:r>
              <w:t>the</w:t>
            </w:r>
            <w:proofErr w:type="spellEnd"/>
            <w:r>
              <w:t xml:space="preserve"> configured instances:</w:t>
            </w:r>
          </w:p>
        </w:tc>
      </w:tr>
      <w:tr w:rsidR="00952A89" w:rsidTr="00952A89">
        <w:tc>
          <w:tcPr>
            <w:cnfStyle w:val="001000000000"/>
            <w:tcW w:w="9540" w:type="dxa"/>
          </w:tcPr>
          <w:p w:rsidR="00952A89" w:rsidRPr="000152A9" w:rsidRDefault="00894B90" w:rsidP="00952A89">
            <w:pPr>
              <w:pStyle w:val="BWSBodyText"/>
              <w:ind w:left="374"/>
              <w:rPr>
                <w:b w:val="0"/>
              </w:rPr>
            </w:pPr>
            <w:r w:rsidRPr="00894B90">
              <w:rPr>
                <w:b w:val="0"/>
              </w:rPr>
              <w:t>BPCapps-44RELv1_1-hga00a00013315</w:t>
            </w:r>
            <w:r w:rsidR="00952A89" w:rsidRPr="000152A9">
              <w:rPr>
                <w:b w:val="0"/>
              </w:rPr>
              <w:t>.PCRF.parmdb</w:t>
            </w:r>
          </w:p>
          <w:p w:rsidR="00952A89" w:rsidRPr="000152A9" w:rsidRDefault="00894B90" w:rsidP="00952A89">
            <w:pPr>
              <w:pStyle w:val="BWSBodyText"/>
              <w:ind w:left="374"/>
              <w:rPr>
                <w:b w:val="0"/>
              </w:rPr>
            </w:pPr>
            <w:r w:rsidRPr="00894B90">
              <w:rPr>
                <w:b w:val="0"/>
              </w:rPr>
              <w:t>BPCsnmp-44RELv1-hga00a00012277</w:t>
            </w:r>
            <w:r w:rsidR="00952A89" w:rsidRPr="000152A9">
              <w:rPr>
                <w:b w:val="0"/>
              </w:rPr>
              <w:t>.SNMP.parmdb</w:t>
            </w:r>
          </w:p>
          <w:p w:rsidR="00952A89" w:rsidRDefault="00894B90" w:rsidP="00952A89">
            <w:pPr>
              <w:pStyle w:val="BWSBodyText"/>
              <w:ind w:left="374"/>
            </w:pPr>
            <w:r w:rsidRPr="00894B90">
              <w:rPr>
                <w:b w:val="0"/>
              </w:rPr>
              <w:t>BPCttdb-44RELv1-hga00a00012277</w:t>
            </w:r>
            <w:r w:rsidR="00952A89" w:rsidRPr="000152A9">
              <w:rPr>
                <w:b w:val="0"/>
              </w:rPr>
              <w:t>.TimesTen.parmdb</w:t>
            </w:r>
          </w:p>
        </w:tc>
      </w:tr>
      <w:tr w:rsidR="00952A89" w:rsidTr="00952A89">
        <w:trPr>
          <w:cnfStyle w:val="000000100000"/>
        </w:trPr>
        <w:tc>
          <w:tcPr>
            <w:cnfStyle w:val="001000000000"/>
            <w:tcW w:w="9540" w:type="dxa"/>
          </w:tcPr>
          <w:p w:rsidR="00952A89" w:rsidRDefault="00952A89" w:rsidP="00952A89">
            <w:pPr>
              <w:pStyle w:val="BWSBodyText"/>
              <w:ind w:left="374"/>
            </w:pPr>
            <w:r>
              <w:t>RMS rules for all configured projects</w:t>
            </w:r>
          </w:p>
        </w:tc>
      </w:tr>
      <w:tr w:rsidR="00952A89" w:rsidTr="00952A89">
        <w:tc>
          <w:tcPr>
            <w:cnfStyle w:val="001000000000"/>
            <w:tcW w:w="9540" w:type="dxa"/>
          </w:tcPr>
          <w:p w:rsidR="00952A89" w:rsidRPr="000152A9" w:rsidRDefault="00894B90" w:rsidP="00952A89">
            <w:pPr>
              <w:pStyle w:val="BWSBodyText"/>
              <w:ind w:left="374"/>
              <w:rPr>
                <w:b w:val="0"/>
              </w:rPr>
            </w:pPr>
            <w:r w:rsidRPr="00894B90">
              <w:rPr>
                <w:b w:val="0"/>
              </w:rPr>
              <w:t>BPCapps-44RELv1_1-hga00a00013315</w:t>
            </w:r>
            <w:r w:rsidR="00952A89" w:rsidRPr="000152A9">
              <w:rPr>
                <w:b w:val="0"/>
              </w:rPr>
              <w:t>.PCRF.RE.NetworkPolicy.zip</w:t>
            </w:r>
          </w:p>
          <w:p w:rsidR="00952A89" w:rsidRPr="000152A9" w:rsidRDefault="00952A89" w:rsidP="00952A89">
            <w:pPr>
              <w:pStyle w:val="BWSBodyText"/>
              <w:rPr>
                <w:b w:val="0"/>
              </w:rPr>
            </w:pPr>
            <w:r>
              <w:rPr>
                <w:b w:val="0"/>
              </w:rPr>
              <w:t xml:space="preserve">     </w:t>
            </w:r>
            <w:r w:rsidRPr="000152A9">
              <w:rPr>
                <w:b w:val="0"/>
              </w:rPr>
              <w:t xml:space="preserve"> </w:t>
            </w:r>
            <w:r w:rsidR="00894B90" w:rsidRPr="00894B90">
              <w:rPr>
                <w:b w:val="0"/>
              </w:rPr>
              <w:t>BPCapps-44RELv1_1-hga00a00013315</w:t>
            </w:r>
            <w:r w:rsidRPr="000152A9">
              <w:rPr>
                <w:b w:val="0"/>
              </w:rPr>
              <w:t>.PCRF.RE.SessionRights.zip</w:t>
            </w:r>
          </w:p>
          <w:p w:rsidR="00952A89" w:rsidRDefault="00894B90" w:rsidP="00952A89">
            <w:pPr>
              <w:pStyle w:val="BWSBodyText"/>
              <w:ind w:left="374"/>
            </w:pPr>
            <w:r w:rsidRPr="00894B90">
              <w:rPr>
                <w:b w:val="0"/>
              </w:rPr>
              <w:t>BPCapps-44RELv1_1-hga00a00013315</w:t>
            </w:r>
            <w:r w:rsidR="00952A89" w:rsidRPr="000152A9">
              <w:rPr>
                <w:b w:val="0"/>
              </w:rPr>
              <w:t>.PCRF.RE.TieredServices.zip</w:t>
            </w:r>
          </w:p>
        </w:tc>
      </w:tr>
      <w:tr w:rsidR="00952A89" w:rsidTr="00952A89">
        <w:trPr>
          <w:cnfStyle w:val="000000100000"/>
        </w:trPr>
        <w:tc>
          <w:tcPr>
            <w:cnfStyle w:val="001000000000"/>
            <w:tcW w:w="9540" w:type="dxa"/>
          </w:tcPr>
          <w:p w:rsidR="00952A89" w:rsidRDefault="00952A89" w:rsidP="00952A89">
            <w:pPr>
              <w:pStyle w:val="BWSBodyText"/>
              <w:ind w:left="374"/>
            </w:pPr>
            <w:r>
              <w:t>The BPC configuration directory /&lt;ACTIVE_INSTANCE&gt;/</w:t>
            </w:r>
            <w:proofErr w:type="spellStart"/>
            <w:r>
              <w:t>config</w:t>
            </w:r>
            <w:proofErr w:type="spellEnd"/>
            <w:r>
              <w:t>/</w:t>
            </w:r>
            <w:proofErr w:type="spellStart"/>
            <w:r>
              <w:t>provserver</w:t>
            </w:r>
            <w:proofErr w:type="spellEnd"/>
            <w:r>
              <w:t>/</w:t>
            </w:r>
          </w:p>
        </w:tc>
      </w:tr>
      <w:tr w:rsidR="00952A89" w:rsidTr="00952A89">
        <w:tc>
          <w:tcPr>
            <w:cnfStyle w:val="001000000000"/>
            <w:tcW w:w="9540" w:type="dxa"/>
          </w:tcPr>
          <w:p w:rsidR="00952A89" w:rsidRPr="000152A9" w:rsidRDefault="00952A89" w:rsidP="00952A89">
            <w:pPr>
              <w:pStyle w:val="BWSBodyText"/>
              <w:ind w:left="374"/>
              <w:rPr>
                <w:b w:val="0"/>
              </w:rPr>
            </w:pPr>
            <w:proofErr w:type="spellStart"/>
            <w:r w:rsidRPr="000152A9">
              <w:rPr>
                <w:b w:val="0"/>
              </w:rPr>
              <w:t>BPC.config.zip</w:t>
            </w:r>
            <w:proofErr w:type="spellEnd"/>
          </w:p>
        </w:tc>
      </w:tr>
      <w:tr w:rsidR="00952A89" w:rsidTr="00952A89">
        <w:trPr>
          <w:cnfStyle w:val="000000100000"/>
        </w:trPr>
        <w:tc>
          <w:tcPr>
            <w:cnfStyle w:val="001000000000"/>
            <w:tcW w:w="9540" w:type="dxa"/>
          </w:tcPr>
          <w:p w:rsidR="00952A89" w:rsidRDefault="00952A89" w:rsidP="00952A89">
            <w:pPr>
              <w:pStyle w:val="BWSBodyText"/>
              <w:ind w:left="374"/>
            </w:pPr>
            <w:r>
              <w:t>Package versions for all the installed packages both at a system and application level</w:t>
            </w:r>
          </w:p>
        </w:tc>
      </w:tr>
      <w:tr w:rsidR="00952A89" w:rsidTr="00952A89">
        <w:tc>
          <w:tcPr>
            <w:cnfStyle w:val="001000000000"/>
            <w:tcW w:w="9540" w:type="dxa"/>
          </w:tcPr>
          <w:p w:rsidR="00952A89" w:rsidRPr="000152A9" w:rsidRDefault="00952A89" w:rsidP="00952A89">
            <w:pPr>
              <w:pStyle w:val="BWSBodyText"/>
              <w:rPr>
                <w:b w:val="0"/>
              </w:rPr>
            </w:pPr>
            <w:r>
              <w:rPr>
                <w:b w:val="0"/>
              </w:rPr>
              <w:t xml:space="preserve">     </w:t>
            </w:r>
            <w:r w:rsidRPr="000152A9">
              <w:rPr>
                <w:b w:val="0"/>
              </w:rPr>
              <w:t xml:space="preserve"> PackageVersions.010212.txt</w:t>
            </w:r>
          </w:p>
        </w:tc>
      </w:tr>
      <w:tr w:rsidR="00952A89" w:rsidTr="00952A89">
        <w:trPr>
          <w:cnfStyle w:val="000000100000"/>
        </w:trPr>
        <w:tc>
          <w:tcPr>
            <w:cnfStyle w:val="001000000000"/>
            <w:tcW w:w="9540" w:type="dxa"/>
          </w:tcPr>
          <w:p w:rsidR="00952A89" w:rsidRDefault="00952A89" w:rsidP="00952A89">
            <w:pPr>
              <w:pStyle w:val="BWSBodyText"/>
              <w:ind w:left="374"/>
            </w:pPr>
            <w:r>
              <w:t xml:space="preserve">Relevant system –level </w:t>
            </w:r>
            <w:proofErr w:type="spellStart"/>
            <w:r>
              <w:t>configs</w:t>
            </w:r>
            <w:proofErr w:type="spellEnd"/>
          </w:p>
        </w:tc>
      </w:tr>
      <w:tr w:rsidR="00952A89" w:rsidTr="00952A89">
        <w:tc>
          <w:tcPr>
            <w:cnfStyle w:val="001000000000"/>
            <w:tcW w:w="9540" w:type="dxa"/>
          </w:tcPr>
          <w:p w:rsidR="00952A89" w:rsidRPr="00815A00" w:rsidRDefault="00952A89" w:rsidP="00952A89">
            <w:pPr>
              <w:pStyle w:val="BWSBodyText"/>
              <w:ind w:left="374"/>
              <w:rPr>
                <w:b w:val="0"/>
              </w:rPr>
            </w:pPr>
            <w:r>
              <w:rPr>
                <w:b w:val="0"/>
              </w:rPr>
              <w:t>/etc/</w:t>
            </w:r>
            <w:proofErr w:type="spellStart"/>
            <w:r>
              <w:rPr>
                <w:b w:val="0"/>
              </w:rPr>
              <w:t>sysconfig</w:t>
            </w:r>
            <w:proofErr w:type="spellEnd"/>
            <w:r>
              <w:rPr>
                <w:b w:val="0"/>
              </w:rPr>
              <w:t>/network-scripts</w:t>
            </w:r>
            <w:r w:rsidRPr="00815A00">
              <w:rPr>
                <w:b w:val="0"/>
              </w:rPr>
              <w:t>/ifcfg-eth0</w:t>
            </w:r>
          </w:p>
          <w:p w:rsidR="00952A89" w:rsidRPr="00815A00" w:rsidRDefault="00952A89" w:rsidP="00952A89">
            <w:pPr>
              <w:pStyle w:val="BWSBodyText"/>
              <w:ind w:left="374"/>
              <w:rPr>
                <w:b w:val="0"/>
              </w:rPr>
            </w:pPr>
            <w:r>
              <w:rPr>
                <w:b w:val="0"/>
              </w:rPr>
              <w:t>/etc/</w:t>
            </w:r>
            <w:proofErr w:type="spellStart"/>
            <w:r>
              <w:rPr>
                <w:b w:val="0"/>
              </w:rPr>
              <w:t>sysconfig</w:t>
            </w:r>
            <w:proofErr w:type="spellEnd"/>
            <w:r>
              <w:rPr>
                <w:b w:val="0"/>
              </w:rPr>
              <w:t>/network-scripts</w:t>
            </w:r>
            <w:r w:rsidRPr="00815A00">
              <w:rPr>
                <w:b w:val="0"/>
              </w:rPr>
              <w:t>/ifcfg-eth1</w:t>
            </w:r>
          </w:p>
          <w:p w:rsidR="00952A89" w:rsidRPr="00815A00" w:rsidRDefault="00952A89" w:rsidP="00952A89">
            <w:pPr>
              <w:pStyle w:val="BWSBodyText"/>
              <w:ind w:left="374"/>
              <w:rPr>
                <w:b w:val="0"/>
              </w:rPr>
            </w:pPr>
            <w:r>
              <w:rPr>
                <w:b w:val="0"/>
              </w:rPr>
              <w:t>/etc/</w:t>
            </w:r>
            <w:proofErr w:type="spellStart"/>
            <w:r>
              <w:rPr>
                <w:b w:val="0"/>
              </w:rPr>
              <w:t>sysconfig</w:t>
            </w:r>
            <w:proofErr w:type="spellEnd"/>
            <w:r>
              <w:rPr>
                <w:b w:val="0"/>
              </w:rPr>
              <w:t>/network-scripts</w:t>
            </w:r>
            <w:r w:rsidRPr="00815A00">
              <w:rPr>
                <w:b w:val="0"/>
              </w:rPr>
              <w:t>/ifcfg-eth2</w:t>
            </w:r>
          </w:p>
          <w:p w:rsidR="00952A89" w:rsidRPr="00815A00" w:rsidRDefault="00952A89" w:rsidP="00952A89">
            <w:pPr>
              <w:pStyle w:val="BWSBodyText"/>
              <w:ind w:left="374"/>
              <w:rPr>
                <w:b w:val="0"/>
              </w:rPr>
            </w:pPr>
            <w:r>
              <w:rPr>
                <w:b w:val="0"/>
              </w:rPr>
              <w:t>/etc/</w:t>
            </w:r>
            <w:proofErr w:type="spellStart"/>
            <w:r>
              <w:rPr>
                <w:b w:val="0"/>
              </w:rPr>
              <w:t>sysconfig</w:t>
            </w:r>
            <w:proofErr w:type="spellEnd"/>
            <w:r>
              <w:rPr>
                <w:b w:val="0"/>
              </w:rPr>
              <w:t>/network-scripts</w:t>
            </w:r>
            <w:r w:rsidRPr="00815A00">
              <w:rPr>
                <w:b w:val="0"/>
              </w:rPr>
              <w:t>/ifcfg-eth3</w:t>
            </w:r>
          </w:p>
          <w:p w:rsidR="00952A89" w:rsidRPr="00815A00" w:rsidRDefault="00952A89" w:rsidP="00952A89">
            <w:pPr>
              <w:pStyle w:val="BWSBodyText"/>
              <w:ind w:left="374"/>
              <w:rPr>
                <w:b w:val="0"/>
              </w:rPr>
            </w:pPr>
            <w:r>
              <w:rPr>
                <w:b w:val="0"/>
              </w:rPr>
              <w:t>/etc</w:t>
            </w:r>
            <w:r w:rsidRPr="00815A00">
              <w:rPr>
                <w:b w:val="0"/>
              </w:rPr>
              <w:t>/network</w:t>
            </w:r>
          </w:p>
          <w:p w:rsidR="00952A89" w:rsidRPr="00815A00" w:rsidRDefault="00952A89" w:rsidP="00952A89">
            <w:pPr>
              <w:pStyle w:val="BWSBodyText"/>
              <w:ind w:left="374"/>
              <w:rPr>
                <w:b w:val="0"/>
              </w:rPr>
            </w:pPr>
            <w:r>
              <w:rPr>
                <w:b w:val="0"/>
              </w:rPr>
              <w:t>/etc</w:t>
            </w:r>
            <w:r w:rsidRPr="00815A00">
              <w:rPr>
                <w:b w:val="0"/>
              </w:rPr>
              <w:t>/</w:t>
            </w:r>
            <w:proofErr w:type="spellStart"/>
            <w:r w:rsidRPr="00815A00">
              <w:rPr>
                <w:b w:val="0"/>
              </w:rPr>
              <w:t>modprobe.conf</w:t>
            </w:r>
            <w:proofErr w:type="spellEnd"/>
          </w:p>
          <w:p w:rsidR="00952A89" w:rsidRPr="00815A00" w:rsidRDefault="00952A89" w:rsidP="00952A89">
            <w:pPr>
              <w:pStyle w:val="BWSBodyText"/>
              <w:ind w:left="374"/>
              <w:rPr>
                <w:b w:val="0"/>
              </w:rPr>
            </w:pPr>
            <w:r>
              <w:rPr>
                <w:b w:val="0"/>
              </w:rPr>
              <w:t>/etc</w:t>
            </w:r>
            <w:r w:rsidRPr="00815A00">
              <w:rPr>
                <w:b w:val="0"/>
              </w:rPr>
              <w:t>/hosts</w:t>
            </w:r>
          </w:p>
          <w:p w:rsidR="00952A89" w:rsidRPr="00815A00" w:rsidRDefault="00952A89" w:rsidP="00952A89">
            <w:pPr>
              <w:pStyle w:val="BWSBodyText"/>
              <w:ind w:left="374"/>
              <w:rPr>
                <w:b w:val="0"/>
              </w:rPr>
            </w:pPr>
            <w:r>
              <w:rPr>
                <w:b w:val="0"/>
              </w:rPr>
              <w:t>/etc</w:t>
            </w:r>
            <w:r w:rsidRPr="00815A00">
              <w:rPr>
                <w:b w:val="0"/>
              </w:rPr>
              <w:t>/</w:t>
            </w:r>
            <w:proofErr w:type="spellStart"/>
            <w:r w:rsidRPr="00815A00">
              <w:rPr>
                <w:b w:val="0"/>
              </w:rPr>
              <w:t>syslog.conf</w:t>
            </w:r>
            <w:proofErr w:type="spellEnd"/>
          </w:p>
          <w:p w:rsidR="00952A89" w:rsidRPr="00815A00" w:rsidRDefault="00952A89" w:rsidP="00952A89">
            <w:pPr>
              <w:pStyle w:val="BWSBodyText"/>
              <w:ind w:left="374"/>
              <w:rPr>
                <w:b w:val="0"/>
              </w:rPr>
            </w:pPr>
            <w:r>
              <w:rPr>
                <w:b w:val="0"/>
              </w:rPr>
              <w:t>/etc</w:t>
            </w:r>
            <w:r w:rsidRPr="00815A00">
              <w:rPr>
                <w:b w:val="0"/>
              </w:rPr>
              <w:t>/</w:t>
            </w:r>
            <w:proofErr w:type="spellStart"/>
            <w:r w:rsidRPr="00815A00">
              <w:rPr>
                <w:b w:val="0"/>
              </w:rPr>
              <w:t>passwd</w:t>
            </w:r>
            <w:proofErr w:type="spellEnd"/>
          </w:p>
          <w:p w:rsidR="00952A89" w:rsidRDefault="00952A89" w:rsidP="00952A89">
            <w:pPr>
              <w:pStyle w:val="BWSBodyText"/>
              <w:ind w:left="374"/>
              <w:rPr>
                <w:b w:val="0"/>
              </w:rPr>
            </w:pPr>
            <w:r>
              <w:rPr>
                <w:b w:val="0"/>
              </w:rPr>
              <w:t>/etc/</w:t>
            </w:r>
            <w:r w:rsidRPr="00815A00">
              <w:rPr>
                <w:b w:val="0"/>
              </w:rPr>
              <w:t>group</w:t>
            </w:r>
          </w:p>
          <w:p w:rsidR="00952A89" w:rsidRPr="00B42AF6" w:rsidRDefault="00952A89" w:rsidP="00B42AF6">
            <w:pPr>
              <w:pStyle w:val="BWSBodyText"/>
              <w:ind w:left="374"/>
              <w:rPr>
                <w:b w:val="0"/>
              </w:rPr>
            </w:pPr>
            <w:r w:rsidRPr="00B42AF6">
              <w:rPr>
                <w:b w:val="0"/>
              </w:rPr>
              <w:t>/etc/</w:t>
            </w:r>
            <w:proofErr w:type="spellStart"/>
            <w:r w:rsidRPr="00B42AF6">
              <w:rPr>
                <w:b w:val="0"/>
              </w:rPr>
              <w:t>sysconfig</w:t>
            </w:r>
            <w:proofErr w:type="spellEnd"/>
            <w:r w:rsidRPr="00B42AF6">
              <w:rPr>
                <w:b w:val="0"/>
              </w:rPr>
              <w:t>/network-scripts/route- *             </w:t>
            </w:r>
          </w:p>
          <w:p w:rsidR="00952A89" w:rsidRPr="00B42AF6" w:rsidRDefault="00952A89" w:rsidP="00B42AF6">
            <w:pPr>
              <w:pStyle w:val="BWSBodyText"/>
              <w:ind w:left="374"/>
              <w:rPr>
                <w:b w:val="0"/>
              </w:rPr>
            </w:pPr>
            <w:r w:rsidRPr="00B42AF6">
              <w:rPr>
                <w:b w:val="0"/>
              </w:rPr>
              <w:t>/etc/</w:t>
            </w:r>
            <w:proofErr w:type="spellStart"/>
            <w:r w:rsidRPr="00B42AF6">
              <w:rPr>
                <w:b w:val="0"/>
              </w:rPr>
              <w:t>sysctl.conf</w:t>
            </w:r>
            <w:proofErr w:type="spellEnd"/>
          </w:p>
          <w:p w:rsidR="00952A89" w:rsidRPr="00B42AF6" w:rsidRDefault="00952A89" w:rsidP="00B42AF6">
            <w:pPr>
              <w:pStyle w:val="BWSBodyText"/>
              <w:ind w:left="374"/>
              <w:rPr>
                <w:b w:val="0"/>
              </w:rPr>
            </w:pPr>
            <w:r w:rsidRPr="00B42AF6">
              <w:rPr>
                <w:b w:val="0"/>
              </w:rPr>
              <w:t>/etc/</w:t>
            </w:r>
            <w:proofErr w:type="spellStart"/>
            <w:r w:rsidRPr="00B42AF6">
              <w:rPr>
                <w:b w:val="0"/>
              </w:rPr>
              <w:t>sysconfig</w:t>
            </w:r>
            <w:proofErr w:type="spellEnd"/>
            <w:r w:rsidRPr="00B42AF6">
              <w:rPr>
                <w:b w:val="0"/>
              </w:rPr>
              <w:t>/</w:t>
            </w:r>
            <w:proofErr w:type="spellStart"/>
            <w:r w:rsidRPr="00B42AF6">
              <w:rPr>
                <w:b w:val="0"/>
              </w:rPr>
              <w:t>syslog</w:t>
            </w:r>
            <w:proofErr w:type="spellEnd"/>
          </w:p>
          <w:p w:rsidR="00952A89" w:rsidRPr="00B42AF6" w:rsidRDefault="00952A89" w:rsidP="00B42AF6">
            <w:pPr>
              <w:pStyle w:val="BWSBodyText"/>
              <w:ind w:left="374"/>
              <w:rPr>
                <w:b w:val="0"/>
              </w:rPr>
            </w:pPr>
            <w:r w:rsidRPr="00B42AF6">
              <w:rPr>
                <w:b w:val="0"/>
              </w:rPr>
              <w:t>/etc/</w:t>
            </w:r>
            <w:proofErr w:type="spellStart"/>
            <w:r w:rsidRPr="00B42AF6">
              <w:rPr>
                <w:b w:val="0"/>
              </w:rPr>
              <w:t>ntp.conf</w:t>
            </w:r>
            <w:proofErr w:type="spellEnd"/>
          </w:p>
          <w:p w:rsidR="00952A89" w:rsidRPr="00B42AF6" w:rsidRDefault="00952A89" w:rsidP="00B42AF6">
            <w:pPr>
              <w:pStyle w:val="BWSBodyText"/>
              <w:ind w:left="374"/>
              <w:rPr>
                <w:b w:val="0"/>
              </w:rPr>
            </w:pPr>
            <w:r w:rsidRPr="00B42AF6">
              <w:rPr>
                <w:b w:val="0"/>
              </w:rPr>
              <w:t>/etc/</w:t>
            </w:r>
            <w:proofErr w:type="spellStart"/>
            <w:r w:rsidRPr="00B42AF6">
              <w:rPr>
                <w:b w:val="0"/>
              </w:rPr>
              <w:t>sysconfig</w:t>
            </w:r>
            <w:proofErr w:type="spellEnd"/>
            <w:r w:rsidRPr="00B42AF6">
              <w:rPr>
                <w:b w:val="0"/>
              </w:rPr>
              <w:t>/</w:t>
            </w:r>
            <w:proofErr w:type="spellStart"/>
            <w:r w:rsidRPr="00B42AF6">
              <w:rPr>
                <w:b w:val="0"/>
              </w:rPr>
              <w:t>selinux</w:t>
            </w:r>
            <w:proofErr w:type="spellEnd"/>
          </w:p>
          <w:p w:rsidR="003B64F2" w:rsidRDefault="00952A89" w:rsidP="00952A89">
            <w:pPr>
              <w:pStyle w:val="BWSBodyText"/>
              <w:ind w:left="374"/>
              <w:rPr>
                <w:b w:val="0"/>
              </w:rPr>
            </w:pPr>
            <w:r w:rsidRPr="00B42AF6">
              <w:rPr>
                <w:b w:val="0"/>
              </w:rPr>
              <w:t>/etc/</w:t>
            </w:r>
            <w:proofErr w:type="spellStart"/>
            <w:r w:rsidRPr="00B42AF6">
              <w:rPr>
                <w:b w:val="0"/>
              </w:rPr>
              <w:t>yum.repos.d</w:t>
            </w:r>
            <w:proofErr w:type="spellEnd"/>
            <w:r w:rsidRPr="00B42AF6">
              <w:rPr>
                <w:b w:val="0"/>
              </w:rPr>
              <w:t>/</w:t>
            </w:r>
            <w:r w:rsidR="00894B90">
              <w:rPr>
                <w:b w:val="0"/>
              </w:rPr>
              <w:t>*</w:t>
            </w:r>
            <w:r>
              <w:rPr>
                <w:b w:val="0"/>
              </w:rPr>
              <w:t>      </w:t>
            </w:r>
          </w:p>
          <w:p w:rsidR="003B64F2" w:rsidRDefault="003B64F2" w:rsidP="00E508BC">
            <w:pPr>
              <w:pStyle w:val="command"/>
            </w:pPr>
            <w:r>
              <w:t xml:space="preserve">NOTE to ADD:    </w:t>
            </w:r>
          </w:p>
          <w:p w:rsidR="00414A5D" w:rsidRDefault="003B64F2">
            <w:pPr>
              <w:pStyle w:val="command"/>
              <w:rPr>
                <w:bCs w:val="0"/>
                <w:color w:val="000000"/>
              </w:rPr>
              <w:pPrChange w:id="415" w:author="ssciriha" w:date="2012-03-17T15:17:00Z">
                <w:pPr>
                  <w:pStyle w:val="command"/>
                  <w:numPr>
                    <w:numId w:val="35"/>
                  </w:numPr>
                  <w:ind w:left="720" w:hanging="360"/>
                </w:pPr>
              </w:pPrChange>
            </w:pPr>
            <w:r>
              <w:t>log rotation stuff,</w:t>
            </w:r>
          </w:p>
          <w:p w:rsidR="00414A5D" w:rsidRDefault="003B64F2">
            <w:pPr>
              <w:pStyle w:val="command"/>
              <w:rPr>
                <w:bCs w:val="0"/>
                <w:color w:val="000000"/>
              </w:rPr>
              <w:pPrChange w:id="416" w:author="ssciriha" w:date="2012-03-17T15:17:00Z">
                <w:pPr>
                  <w:pStyle w:val="command"/>
                  <w:numPr>
                    <w:numId w:val="35"/>
                  </w:numPr>
                  <w:ind w:left="720" w:hanging="360"/>
                </w:pPr>
              </w:pPrChange>
            </w:pPr>
            <w:proofErr w:type="spellStart"/>
            <w:r>
              <w:t>Timsezone</w:t>
            </w:r>
            <w:proofErr w:type="spellEnd"/>
            <w:r>
              <w:t xml:space="preserve"> / date stuff,</w:t>
            </w:r>
          </w:p>
          <w:p w:rsidR="00952A89" w:rsidRDefault="00952A89" w:rsidP="00952A89">
            <w:pPr>
              <w:pStyle w:val="BWSBodyText"/>
              <w:ind w:left="374"/>
            </w:pPr>
            <w:r>
              <w:rPr>
                <w:b w:val="0"/>
              </w:rPr>
              <w:lastRenderedPageBreak/>
              <w:t>                        </w:t>
            </w:r>
          </w:p>
        </w:tc>
      </w:tr>
    </w:tbl>
    <w:p w:rsidR="00A0022D" w:rsidRDefault="00A0022D" w:rsidP="008264BC">
      <w:pPr>
        <w:pStyle w:val="BodyText"/>
        <w:rPr>
          <w:lang w:val="en-GB"/>
        </w:rPr>
      </w:pPr>
    </w:p>
    <w:p w:rsidR="008264BC" w:rsidRDefault="008264BC" w:rsidP="008264BC">
      <w:pPr>
        <w:pStyle w:val="BodyText"/>
        <w:rPr>
          <w:lang w:val="en-GB"/>
        </w:rPr>
      </w:pPr>
    </w:p>
    <w:p w:rsidR="008264BC" w:rsidRDefault="008264BC" w:rsidP="00DE35CF">
      <w:pPr>
        <w:pStyle w:val="BodyText"/>
        <w:rPr>
          <w:lang w:val="en-GB"/>
        </w:rPr>
      </w:pPr>
    </w:p>
    <w:sectPr w:rsidR="008264BC" w:rsidSect="004E34B2">
      <w:headerReference w:type="default" r:id="rId31"/>
      <w:footerReference w:type="default" r:id="rId32"/>
      <w:headerReference w:type="first" r:id="rId33"/>
      <w:footerReference w:type="first" r:id="rId34"/>
      <w:pgSz w:w="12240" w:h="15840" w:code="1"/>
      <w:pgMar w:top="2246" w:right="1440" w:bottom="360" w:left="2160" w:header="1152" w:footer="720" w:gutter="0"/>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2">
      <wne:acd wne:acdName="acd0"/>
    </wne:keymap>
    <wne:keymap wne:kcmPrimary="0432">
      <wne:acd wne:acdName="acd3"/>
    </wne:keymap>
    <wne:keymap wne:kcmPrimary="0433">
      <wne:acd wne:acdName="acd4"/>
    </wne:keymap>
    <wne:keymap wne:kcmPrimary="0434">
      <wne:acd wne:acdName="acd9"/>
    </wne:keymap>
    <wne:keymap wne:kcmPrimary="0435">
      <wne:acd wne:acdName="acd5"/>
    </wne:keymap>
    <wne:keymap wne:kcmPrimary="0436">
      <wne:acd wne:acdName="acd6"/>
    </wne:keymap>
    <wne:keymap wne:kcmPrimary="0637">
      <wne:acd wne:acdName="acd2"/>
    </wne:keymap>
    <wne:keymap wne:kcmPrimary="0638">
      <wne:acd wne:acdName="acd7"/>
    </wne:keymap>
    <wne:keymap wne:kcmPrimary="0639">
      <wne:acd wne:acdName="acd8"/>
    </wne:keymap>
    <wne:keymap wne:kcmPrimary="0642">
      <wne:acd wne:acdName="acd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Data r:id="rId1"/>
  </wne:toolbars>
  <wne:acds>
    <wne:acd wne:argValue="AgBCAG8AZAB5ACAAVABlAHgAdAAgAEIAZQBmAG8AcgBlACAATABpAHMAdAA=" wne:acdName="acd0" wne:fciIndexBasedOn="0065"/>
    <wne:acd wne:argValue="AQAAAEIA" wne:acdName="acd1" wne:fciIndexBasedOn="0065"/>
    <wne:acd wne:argValue="AgBCAHUAbABsAGUAdAAgAEwAZQB2AGUAbAAxAA==" wne:acdName="acd2" wne:fciIndexBasedOn="0065"/>
    <wne:acd wne:argValue="AgBMAGkAcwB0ACAATgB1AG0AYgBlAHIAMgA=" wne:acdName="acd3" wne:fciIndexBasedOn="0065"/>
    <wne:acd wne:argValue="AgBMAGkAcwB0ACAATgB1AG0AYgBlAHIAMwA=" wne:acdName="acd4" wne:fciIndexBasedOn="0065"/>
    <wne:acd wne:argValue="AgBMAGkAcwB0ACAATgB1AG0AYgBlAHIANQA=" wne:acdName="acd5" wne:fciIndexBasedOn="0065"/>
    <wne:acd wne:argValue="AgBMAGkAcwB0ACAATgB1AG0AYgBlAHIANgA=" wne:acdName="acd6" wne:fciIndexBasedOn="0065"/>
    <wne:acd wne:argValue="AgBCAHUAbABsAGUAdAAgAEwAZQB2AGUAbAAyAA==" wne:acdName="acd7" wne:fciIndexBasedOn="0065"/>
    <wne:acd wne:argValue="AgBCAHUAbABsAGUAdAAgAEwAZQB2AGUAbAAzAA==" wne:acdName="acd8" wne:fciIndexBasedOn="0065"/>
    <wne:acd wne:argValue="AgBMAGkAcwB0ACAATgB1AG0AYgBlAHIANAA=" wne:acdName="acd9"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3121" w:rsidRDefault="00143121">
      <w:r>
        <w:separator/>
      </w:r>
    </w:p>
  </w:endnote>
  <w:endnote w:type="continuationSeparator" w:id="0">
    <w:p w:rsidR="00143121" w:rsidRDefault="0014312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pPr>
      <w:pStyle w:val="ContactList"/>
    </w:pPr>
    <w:r>
      <w:t>For more information regarding this document, please contact:</w:t>
    </w:r>
  </w:p>
  <w:tbl>
    <w:tblPr>
      <w:tblW w:w="0" w:type="auto"/>
      <w:tblLook w:val="0000"/>
    </w:tblPr>
    <w:tblGrid>
      <w:gridCol w:w="4428"/>
      <w:gridCol w:w="4428"/>
    </w:tblGrid>
    <w:tr w:rsidR="00414A5D">
      <w:tc>
        <w:tcPr>
          <w:tcW w:w="4428" w:type="dxa"/>
        </w:tcPr>
        <w:p w:rsidR="00414A5D" w:rsidRDefault="00414A5D" w:rsidP="00B05485">
          <w:pPr>
            <w:pStyle w:val="ContactList"/>
          </w:pPr>
          <w:r>
            <w:t>bart.baas@amdocs.com</w:t>
          </w:r>
        </w:p>
        <w:p w:rsidR="00414A5D" w:rsidRDefault="00414A5D" w:rsidP="00815E3C">
          <w:pPr>
            <w:pStyle w:val="ContactList"/>
          </w:pPr>
          <w:r>
            <w:t>Document authors: Bart Baas</w:t>
          </w:r>
        </w:p>
      </w:tc>
      <w:tc>
        <w:tcPr>
          <w:tcW w:w="4428" w:type="dxa"/>
        </w:tcPr>
        <w:p w:rsidR="00414A5D" w:rsidRDefault="00414A5D">
          <w:pPr>
            <w:pStyle w:val="ContactList"/>
          </w:pPr>
        </w:p>
      </w:tc>
    </w:tr>
    <w:tr w:rsidR="00414A5D">
      <w:tc>
        <w:tcPr>
          <w:tcW w:w="4428" w:type="dxa"/>
        </w:tcPr>
        <w:p w:rsidR="00414A5D" w:rsidRDefault="00414A5D">
          <w:pPr>
            <w:pStyle w:val="ContactList"/>
          </w:pPr>
        </w:p>
      </w:tc>
      <w:tc>
        <w:tcPr>
          <w:tcW w:w="4428" w:type="dxa"/>
        </w:tcPr>
        <w:p w:rsidR="00414A5D" w:rsidRDefault="00414A5D">
          <w:pPr>
            <w:pStyle w:val="ContactList"/>
          </w:pPr>
        </w:p>
      </w:tc>
    </w:tr>
    <w:tr w:rsidR="00414A5D">
      <w:tc>
        <w:tcPr>
          <w:tcW w:w="4428" w:type="dxa"/>
        </w:tcPr>
        <w:p w:rsidR="00414A5D" w:rsidRDefault="00414A5D">
          <w:pPr>
            <w:pStyle w:val="ContactList"/>
          </w:pPr>
        </w:p>
      </w:tc>
      <w:tc>
        <w:tcPr>
          <w:tcW w:w="4428" w:type="dxa"/>
        </w:tcPr>
        <w:p w:rsidR="00414A5D" w:rsidRDefault="00414A5D">
          <w:pPr>
            <w:pStyle w:val="ContactList"/>
          </w:pPr>
        </w:p>
      </w:tc>
    </w:tr>
    <w:tr w:rsidR="00414A5D">
      <w:tc>
        <w:tcPr>
          <w:tcW w:w="4428" w:type="dxa"/>
        </w:tcPr>
        <w:p w:rsidR="00414A5D" w:rsidRDefault="00414A5D">
          <w:pPr>
            <w:pStyle w:val="ContactList"/>
          </w:pPr>
        </w:p>
      </w:tc>
      <w:tc>
        <w:tcPr>
          <w:tcW w:w="4428" w:type="dxa"/>
        </w:tcPr>
        <w:p w:rsidR="00414A5D" w:rsidRDefault="00414A5D">
          <w:pPr>
            <w:pStyle w:val="ContactList"/>
          </w:pPr>
        </w:p>
      </w:tc>
    </w:tr>
  </w:tbl>
  <w:p w:rsidR="00414A5D" w:rsidRDefault="00414A5D">
    <w:pPr>
      <w:pStyle w:val="ContactLi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rsidP="00652A97">
    <w:pPr>
      <w:pStyle w:val="TOCConfidentiality"/>
      <w:tabs>
        <w:tab w:val="clear" w:pos="8640"/>
        <w:tab w:val="right" w:pos="8309"/>
      </w:tabs>
    </w:pPr>
    <w:r w:rsidRPr="00663A68">
      <w:t>Copyright © Amdocs 20</w:t>
    </w:r>
    <w:r>
      <w:t>12</w:t>
    </w:r>
    <w:r w:rsidRPr="00663A68">
      <w:t xml:space="preserve">. All Rights Reserved. Reproduction or distribution other than for intended purposes is prohibited, without the prior written consent of Amdocs. These materials are confidential, and shall be returned to Amdocs upon request. The trademarks and service marks of Amdocs, including the Amdocs mark and logo, Ensemble, Enabler, Clarify, Return on Relationship, </w:t>
    </w:r>
    <w:proofErr w:type="spellStart"/>
    <w:r w:rsidRPr="00663A68">
      <w:t>Intelecable</w:t>
    </w:r>
    <w:proofErr w:type="spellEnd"/>
    <w:r w:rsidRPr="00663A68">
      <w:t xml:space="preserve">, </w:t>
    </w:r>
    <w:proofErr w:type="spellStart"/>
    <w:r w:rsidRPr="00663A68">
      <w:t>Collabrent</w:t>
    </w:r>
    <w:proofErr w:type="spellEnd"/>
    <w:r w:rsidRPr="00663A68">
      <w:t xml:space="preserve">, Intentional Customer Experience, CES, Cramer, </w:t>
    </w:r>
    <w:proofErr w:type="spellStart"/>
    <w:r w:rsidRPr="00663A68">
      <w:t>Qpass</w:t>
    </w:r>
    <w:proofErr w:type="spellEnd"/>
    <w:r w:rsidRPr="00663A68">
      <w:t xml:space="preserve">, </w:t>
    </w:r>
    <w:proofErr w:type="spellStart"/>
    <w:r w:rsidRPr="00663A68">
      <w:t>SigValue</w:t>
    </w:r>
    <w:proofErr w:type="spellEnd"/>
    <w:r w:rsidRPr="00663A68">
      <w:t xml:space="preserve">, DST </w:t>
    </w:r>
    <w:proofErr w:type="spellStart"/>
    <w:r w:rsidRPr="00663A68">
      <w:t>Innovis</w:t>
    </w:r>
    <w:proofErr w:type="spellEnd"/>
    <w:r w:rsidRPr="00663A68">
      <w:t xml:space="preserve">, </w:t>
    </w:r>
    <w:proofErr w:type="spellStart"/>
    <w:r w:rsidRPr="00663A68">
      <w:t>JacobsRimell</w:t>
    </w:r>
    <w:proofErr w:type="spellEnd"/>
    <w:r w:rsidRPr="00663A68">
      <w:t xml:space="preserve">, and </w:t>
    </w:r>
    <w:proofErr w:type="spellStart"/>
    <w:r w:rsidRPr="00663A68">
      <w:t>ChangingWorlds</w:t>
    </w:r>
    <w:proofErr w:type="spellEnd"/>
    <w:r w:rsidRPr="00663A68">
      <w:t xml:space="preserve"> are the exclusive property of Amdocs, and may not be used without permission. All other marks are the property of their respective owners.</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pPr>
      <w:pStyle w:val="TOCFooter"/>
    </w:pPr>
  </w:p>
  <w:p w:rsidR="00414A5D" w:rsidRDefault="00414A5D">
    <w:pPr>
      <w:pStyle w:val="TOCConfidentiality"/>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rsidP="001377C2">
    <w:pPr>
      <w:pStyle w:val="Footer"/>
      <w:spacing w:before="200"/>
      <w:rPr>
        <w:rStyle w:val="PageNumber"/>
        <w:rFonts w:cs="Arial"/>
      </w:rPr>
    </w:pPr>
    <w:r>
      <w:t xml:space="preserve">Information Security </w:t>
    </w:r>
    <w:fldSimple w:instr=" DOCPROPERTY  SecurityLevel  \* MERGEFORMAT ">
      <w:r>
        <w:t>Level 2 - Sensitive</w:t>
      </w:r>
    </w:fldSimple>
    <w:r>
      <w:tab/>
      <w:t xml:space="preserve">Page </w:t>
    </w: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273025">
      <w:rPr>
        <w:rStyle w:val="PageNumber"/>
        <w:rFonts w:cs="Arial"/>
        <w:noProof/>
      </w:rPr>
      <w:t>26</w:t>
    </w:r>
    <w:r>
      <w:rPr>
        <w:rStyle w:val="PageNumber"/>
        <w:rFonts w:cs="Arial"/>
      </w:rPr>
      <w:fldChar w:fldCharType="end"/>
    </w:r>
  </w:p>
  <w:p w:rsidR="00414A5D" w:rsidRDefault="00414A5D" w:rsidP="001377C2">
    <w:pPr>
      <w:pStyle w:val="Footer"/>
      <w:spacing w:before="120"/>
      <w:rPr>
        <w:rStyle w:val="PageNumber"/>
        <w:rFonts w:cs="Arial"/>
      </w:rPr>
    </w:pPr>
    <w:r>
      <w:t xml:space="preserve">Proprietary and Confidential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rsidP="00175082">
    <w:pPr>
      <w:pStyle w:val="Footer"/>
      <w:spacing w:before="120"/>
      <w:rPr>
        <w:rStyle w:val="PageNumber"/>
        <w:rFonts w:cs="Arial"/>
      </w:rPr>
    </w:pPr>
    <w:r>
      <w:t xml:space="preserve">Information Security </w:t>
    </w:r>
    <w:fldSimple w:instr=" DOCPROPERTY  SecurityLevel  \* MERGEFORMAT ">
      <w:r>
        <w:t>Level 2 - Sensitive</w:t>
      </w:r>
    </w:fldSimple>
    <w:r>
      <w:tab/>
      <w:t xml:space="preserve">Page </w:t>
    </w: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273025">
      <w:rPr>
        <w:rStyle w:val="PageNumber"/>
        <w:rFonts w:cs="Arial"/>
        <w:noProof/>
      </w:rPr>
      <w:t>1</w:t>
    </w:r>
    <w:r>
      <w:rPr>
        <w:rStyle w:val="PageNumber"/>
        <w:rFonts w:cs="Arial"/>
      </w:rPr>
      <w:fldChar w:fldCharType="end"/>
    </w:r>
  </w:p>
  <w:p w:rsidR="00414A5D" w:rsidRDefault="00414A5D" w:rsidP="00175082">
    <w:pPr>
      <w:pStyle w:val="Footer"/>
      <w:spacing w:before="120"/>
      <w:rPr>
        <w:rStyle w:val="PageNumber"/>
        <w:rFonts w:cs="Arial"/>
      </w:rPr>
    </w:pPr>
    <w:r>
      <w:t>Proprietary and Confidential</w:t>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3121" w:rsidRDefault="00143121">
      <w:r>
        <w:separator/>
      </w:r>
    </w:p>
  </w:footnote>
  <w:footnote w:type="continuationSeparator" w:id="0">
    <w:p w:rsidR="00143121" w:rsidRDefault="001431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pPr>
      <w:pStyle w:val="Header"/>
    </w:pPr>
    <w:r>
      <w:rPr>
        <w:noProof/>
        <w:lang w:bidi="ar-SA"/>
      </w:rPr>
      <w:pict>
        <v:group id="Group 1" o:spid="_x0000_s2278" style="position:absolute;margin-left:6in;margin-top:219.6pt;width:123.4pt;height:24.2pt;z-index:251639296;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">
          <v:shape id="Freeform 2" o:spid="_x0000_s2284"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tGsUA&#10;AADcAAAADwAAAGRycy9kb3ducmV2LnhtbESP0WrCQBRE3wX/YbmCL6VuqtaW1FVUEATxQZsPuM1e&#10;k9Ds3XR3o/HvXaHg4zAzZ5j5sjO1uJDzlWUFb6MEBHFudcWFgux7+/oJwgdkjbVlUnAjD8tFvzfH&#10;VNsrH+lyCoWIEPYpKihDaFIpfV6SQT+yDXH0ztYZDFG6QmqH1wg3tRwnyUwarDgulNjQpqT899Qa&#10;BXZ9brOdzz7ctA0vfj3bN3+HH6WGg271BSJQF57h//ZOKxhP3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0axQAAANw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3" o:spid="_x0000_s2283"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guT8UA&#10;AADcAAAADwAAAGRycy9kb3ducmV2LnhtbESPQWvCQBSE70L/w/IK3nS3KlKiq9gQi/RStIJ4e2Sf&#10;STD7NmRXTf313YLgcZiZb5j5srO1uFLrK8ca3oYKBHHuTMWFhv3PevAOwgdkg7Vj0vBLHpaLl94c&#10;E+NuvKXrLhQiQtgnqKEMoUmk9HlJFv3QNcTRO7nWYoiyLaRp8RbhtpYjpabSYsVxocSG0pLy8+5i&#10;NaxsOvlqsmN1v6ec1d+Z+jx8KK37r91qBiJQF57hR3tjNIzGU/g/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C5PxQAAANwAAAAPAAAAAAAAAAAAAAAAAJgCAABkcnMv&#10;ZG93bnJldi54bWxQSwUGAAAAAAQABAD1AAAAig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4" o:spid="_x0000_s2282"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qhhsYA&#10;AADcAAAADwAAAGRycy9kb3ducmV2LnhtbESPQWvCQBSE7wX/w/IKvTUbTbE1dRUphIo3Y3vw9pp9&#10;JqHZt2l2m8R/7wqCx2FmvmGW69E0oqfO1ZYVTKMYBHFhdc2lgq9D9vwGwnlkjY1lUnAmB+vV5GGJ&#10;qbYD76nPfSkChF2KCirv21RKV1Rk0EW2JQ7eyXYGfZBdKXWHQ4CbRs7ieC4N1hwWKmzpo6LiN/83&#10;ChZkFll+PG2nL387PJ5/5t/J506pp8dx8w7C0+jv4Vt7qxXMkle4ng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qhhsYAAADcAAAADwAAAAAAAAAAAAAAAACYAgAAZHJz&#10;L2Rvd25yZXYueG1sUEsFBgAAAAAEAAQA9QAAAIs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5" o:spid="_x0000_s2281"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eYb4A&#10;AADcAAAADwAAAGRycy9kb3ducmV2LnhtbERP3QoBQRS+V95hOsodsyi2ZUiKKCXLA5x2jt3Nzpm1&#10;M1hvby6Uy6/vf7FqTSVe1LjSsoLRMAJBnFldcq7getkOYhDOI2usLJOCDzlYLbudBSbavvlMr9Tn&#10;IoSwS1BB4X2dSOmyggy6oa2JA3ezjUEfYJNL3eA7hJtKjqNoKg2WHBoKrGlTUHZPn0ZBfNwc9ONx&#10;LnenJ1/Xs/izy0apUv1eu56D8NT6v/jn3msF40lYG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X3mG+AAAA3AAAAA8AAAAAAAAAAAAAAAAAmAIAAGRycy9kb3ducmV2&#10;LnhtbFBLBQYAAAAABAAEAPUAAACD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6" o:spid="_x0000_s2280"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8YA&#10;AADcAAAADwAAAGRycy9kb3ducmV2LnhtbESPQUsDMRSE74L/ITzBm826gtRt01IKFYuobC30+rp5&#10;TRY3L0uStqu/3ggFj8PMfMNM54PrxIlCbD0ruB8VIIgbr1s2Crafq7sxiJiQNXaeScE3RZjPrq+m&#10;WGl/5ppOm2REhnCsUIFNqa+kjI0lh3Hke+LsHXxwmLIMRuqA5wx3nSyL4lE6bDkvWOxpaan52hyd&#10;gtocyp+6e/9YL5/pzb7uzD6sFkrd3gyLCYhEQ/oPX9ovWkH58AR/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sH8YAAADcAAAADwAAAAAAAAAAAAAAAACYAgAAZHJz&#10;L2Rvd25yZXYueG1sUEsFBgAAAAAEAAQA9QAAAIsDAAAAAA==&#10;" path="m54,21c52,12,45,7,34,7,17,7,9,20,9,33v,12,8,25,25,25c45,58,54,51,55,41v9,,9,,9,c61,56,50,65,34,65,12,65,,50,,33,,15,12,,34,,49,,61,7,63,21v-9,,-9,,-9,xe" stroked="f">
            <v:path arrowok="t" o:connecttype="custom" o:connectlocs="318,122;200,41;53,192;200,337;324,238;377,238;200,378;0,192;200,0;371,122;318,122" o:connectangles="0,0,0,0,0,0,0,0,0,0,0"/>
          </v:shape>
          <v:shape id="Freeform 7" o:spid="_x0000_s2279"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f0MIA&#10;AADcAAAADwAAAGRycy9kb3ducmV2LnhtbERPTWsCMRC9C/6HMAUvUrOK1LIaRaQFlSK4LaXHYTNu&#10;lm4mSxJ1/ffmIHh8vO/FqrONuJAPtWMF41EGgrh0uuZKwc/35+s7iBCRNTaOScGNAqyW/d4Cc+2u&#10;fKRLESuRQjjkqMDE2OZShtKQxTByLXHiTs5bjAn6SmqP1xRuGznJsjdpsebUYLCljaHyvzhbBTvz&#10;64u/od3M/Ee936+/Dhqrg1KDl249BxGpi0/xw73VCibT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E1/QwgAAANwAAAAPAAAAAAAAAAAAAAAAAJgCAABkcnMvZG93&#10;bnJldi54bWxQSwUGAAAAAAQABAD1AAAAhwM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rect id="Rectangle 227" o:spid="_x0000_s2277" style="position:absolute;margin-left:0;margin-top:0;width:630pt;height:264.75pt;z-index:-251641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" fillcolor="#0092dd" stroked="f" strokecolor="#ff7300">
          <w10:wrap anchorx="page" anchory="pag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Pr="009C6B46" w:rsidRDefault="00414A5D" w:rsidP="00923D31">
    <w:pPr>
      <w:pStyle w:val="Header"/>
      <w:tabs>
        <w:tab w:val="clear" w:pos="4320"/>
        <w:tab w:val="clear" w:pos="8640"/>
        <w:tab w:val="left" w:pos="1635"/>
      </w:tabs>
      <w:jc w:val="right"/>
      <w:rPr>
        <w:rFonts w:ascii="Times New Roman" w:hAnsi="Times New Roman"/>
        <w:b/>
        <w:bCs/>
        <w:sz w:val="20"/>
        <w:szCs w:val="16"/>
        <w:lang w:val="es-ES"/>
      </w:rPr>
    </w:pPr>
    <w:sdt>
      <w:sdtPr>
        <w:rPr>
          <w:rFonts w:ascii="Times New Roman" w:hAnsi="Times New Roman"/>
          <w:b/>
          <w:bCs/>
          <w:sz w:val="20"/>
          <w:szCs w:val="16"/>
          <w:lang w:val="es-ES"/>
        </w:rPr>
        <w:id w:val="-1094932725"/>
        <w:docPartObj>
          <w:docPartGallery w:val="Watermarks"/>
          <w:docPartUnique/>
        </w:docPartObj>
      </w:sdtPr>
      <w:sdtContent>
        <w:r w:rsidRPr="00CB1FC1">
          <w:rPr>
            <w:rFonts w:ascii="Times New Roman" w:hAnsi="Times New Roman"/>
            <w:b/>
            <w:bCs/>
            <w:noProof/>
            <w:sz w:val="20"/>
            <w:szCs w:val="16"/>
            <w:lang w:val="es-E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5" type="#_x0000_t136" style="position:absolute;left:0;text-align:left;margin-left:0;margin-top:0;width:412.4pt;height:247.45pt;rotation:315;z-index:-25163980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roofErr w:type="spellStart"/>
    <w:r w:rsidRPr="009C6B46">
      <w:rPr>
        <w:rFonts w:ascii="Times New Roman" w:hAnsi="Times New Roman"/>
        <w:b/>
        <w:bCs/>
        <w:sz w:val="20"/>
        <w:szCs w:val="16"/>
        <w:lang w:val="es-ES"/>
      </w:rPr>
      <w:t>A</w:t>
    </w:r>
    <w:r>
      <w:rPr>
        <w:rFonts w:ascii="Times New Roman" w:hAnsi="Times New Roman"/>
        <w:b/>
        <w:bCs/>
        <w:sz w:val="20"/>
        <w:szCs w:val="16"/>
        <w:lang w:val="es-ES"/>
      </w:rPr>
      <w:t>mdocs</w:t>
    </w:r>
    <w:proofErr w:type="spellEnd"/>
    <w:r>
      <w:rPr>
        <w:rFonts w:ascii="Times New Roman" w:hAnsi="Times New Roman"/>
        <w:b/>
        <w:bCs/>
        <w:sz w:val="20"/>
        <w:szCs w:val="16"/>
        <w:lang w:val="es-ES"/>
      </w:rPr>
      <w:t xml:space="preserve"> </w:t>
    </w:r>
    <w:proofErr w:type="spellStart"/>
    <w:r w:rsidRPr="009C6B46">
      <w:rPr>
        <w:rFonts w:ascii="Times New Roman" w:hAnsi="Times New Roman"/>
        <w:b/>
        <w:bCs/>
        <w:sz w:val="20"/>
        <w:szCs w:val="16"/>
        <w:lang w:val="es-ES"/>
      </w:rPr>
      <w:t>Ltd</w:t>
    </w:r>
    <w:proofErr w:type="spellEnd"/>
  </w:p>
  <w:p w:rsidR="00414A5D" w:rsidRPr="009C6B46" w:rsidRDefault="00414A5D" w:rsidP="00923D31">
    <w:pPr>
      <w:pStyle w:val="Header"/>
      <w:tabs>
        <w:tab w:val="clear" w:pos="4320"/>
        <w:tab w:val="clear" w:pos="8640"/>
        <w:tab w:val="left" w:pos="1635"/>
      </w:tabs>
      <w:jc w:val="right"/>
      <w:rPr>
        <w:rFonts w:ascii="Times New Roman" w:hAnsi="Times New Roman"/>
        <w:b/>
        <w:bCs/>
        <w:sz w:val="20"/>
        <w:szCs w:val="16"/>
        <w:lang w:val="es-ES"/>
      </w:rPr>
    </w:pPr>
    <w:r>
      <w:rPr>
        <w:rFonts w:ascii="Times New Roman" w:hAnsi="Times New Roman"/>
        <w:b/>
        <w:bCs/>
        <w:sz w:val="20"/>
        <w:szCs w:val="16"/>
        <w:lang w:val="es-ES"/>
      </w:rPr>
      <w:t>303 Terry Fox Drive Suite 500</w:t>
    </w:r>
  </w:p>
  <w:p w:rsidR="00414A5D" w:rsidRPr="009C6B46" w:rsidRDefault="00414A5D" w:rsidP="00923D31">
    <w:pPr>
      <w:pStyle w:val="Header"/>
      <w:tabs>
        <w:tab w:val="clear" w:pos="4320"/>
        <w:tab w:val="clear" w:pos="8640"/>
        <w:tab w:val="left" w:pos="1635"/>
      </w:tabs>
      <w:jc w:val="right"/>
      <w:rPr>
        <w:rFonts w:ascii="Times New Roman" w:hAnsi="Times New Roman"/>
        <w:b/>
        <w:bCs/>
        <w:sz w:val="20"/>
        <w:szCs w:val="16"/>
        <w:lang w:val="es-ES"/>
      </w:rPr>
    </w:pPr>
    <w:r>
      <w:rPr>
        <w:rFonts w:ascii="Times New Roman" w:hAnsi="Times New Roman"/>
        <w:b/>
        <w:bCs/>
        <w:sz w:val="20"/>
        <w:szCs w:val="16"/>
        <w:lang w:val="es-ES"/>
      </w:rPr>
      <w:t>Ottawa, Ontario</w:t>
    </w:r>
  </w:p>
  <w:p w:rsidR="00414A5D" w:rsidRPr="00F9542F" w:rsidRDefault="00414A5D" w:rsidP="00923D31">
    <w:pPr>
      <w:pStyle w:val="Header"/>
      <w:tabs>
        <w:tab w:val="clear" w:pos="4320"/>
        <w:tab w:val="clear" w:pos="8640"/>
        <w:tab w:val="left" w:pos="1635"/>
      </w:tabs>
      <w:jc w:val="right"/>
      <w:rPr>
        <w:rFonts w:ascii="Times New Roman" w:hAnsi="Times New Roman" w:cs="Times New Roman"/>
        <w:color w:val="333399"/>
        <w:sz w:val="20"/>
        <w:szCs w:val="16"/>
        <w:lang w:val="es-ES" w:bidi="ar-SA"/>
      </w:rPr>
    </w:pPr>
    <w:proofErr w:type="spellStart"/>
    <w:r>
      <w:rPr>
        <w:rFonts w:ascii="Times New Roman" w:hAnsi="Times New Roman"/>
        <w:b/>
        <w:bCs/>
        <w:sz w:val="20"/>
        <w:szCs w:val="16"/>
        <w:lang w:val="es-ES"/>
      </w:rPr>
      <w:t>Canada</w:t>
    </w:r>
    <w:proofErr w:type="spellEnd"/>
  </w:p>
  <w:p w:rsidR="00414A5D" w:rsidRPr="00F9542F" w:rsidRDefault="00414A5D" w:rsidP="00923D31">
    <w:pPr>
      <w:tabs>
        <w:tab w:val="left" w:pos="5880"/>
      </w:tabs>
      <w:autoSpaceDE w:val="0"/>
      <w:autoSpaceDN w:val="0"/>
      <w:adjustRightInd w:val="0"/>
      <w:rPr>
        <w:color w:val="33339A"/>
        <w:sz w:val="22"/>
        <w:szCs w:val="28"/>
        <w:lang w:bidi="ar-SA"/>
      </w:rPr>
    </w:pPr>
    <w:r w:rsidRPr="00F9542F">
      <w:rPr>
        <w:color w:val="33339A"/>
        <w:sz w:val="22"/>
        <w:szCs w:val="28"/>
        <w:lang w:bidi="ar-SA"/>
      </w:rPr>
      <w:tab/>
    </w:r>
  </w:p>
  <w:p w:rsidR="00414A5D" w:rsidRPr="00F9542F" w:rsidRDefault="00414A5D" w:rsidP="00923D31">
    <w:pPr>
      <w:autoSpaceDE w:val="0"/>
      <w:autoSpaceDN w:val="0"/>
      <w:adjustRightInd w:val="0"/>
      <w:jc w:val="right"/>
      <w:rPr>
        <w:color w:val="33339A"/>
        <w:sz w:val="22"/>
        <w:szCs w:val="28"/>
        <w:lang w:bidi="ar-SA"/>
      </w:rPr>
    </w:pPr>
  </w:p>
  <w:p w:rsidR="00414A5D" w:rsidRDefault="00414A5D" w:rsidP="007B47F2">
    <w:pPr>
      <w:pStyle w:val="Header"/>
      <w:jc w:val="right"/>
    </w:pPr>
    <w:r>
      <w:rPr>
        <w:noProof/>
        <w:lang w:bidi="ar-SA"/>
      </w:rPr>
      <w:pict>
        <v:group id="Group 220" o:spid="_x0000_s2270" style="position:absolute;left:0;text-align:left;margin-left:6in;margin-top:219.6pt;width:123.4pt;height:24.2pt;z-index:251674112;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">
          <v:shape id="Freeform 221" o:spid="_x0000_s2276"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dAK8UA&#10;AADcAAAADwAAAGRycy9kb3ducmV2LnhtbESPzWrDMBCE74W+g9hCLyWRa0oSHCuhCQQCpYc4foCN&#10;tf6h1sqV5MR9+6pQyHGYmW+YfDuZXlzJ+c6ygtd5AoK4srrjRkF5PsxWIHxA1thbJgU/5GG7eXzI&#10;MdP2xie6FqEREcI+QwVtCEMmpa9aMujndiCOXm2dwRCla6R2eItw08s0SRbSYMdxocWB9i1VX8Vo&#10;FNhdPZZHXy7d2xhe/G7xMXx/XpR6fpre1yACTeEe/m8ftYI0XcL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0ArxQAAANw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222" o:spid="_x0000_s2275"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Je8IA&#10;AADcAAAADwAAAGRycy9kb3ducmV2LnhtbERPz2vCMBS+C/4P4QneNLHIkM4orlSRXYZuMLw9mmdb&#10;1ryUJmr1r18OgseP7/dy3dtGXKnztWMNs6kCQVw4U3Op4ed7O1mA8AHZYOOYNNzJw3o1HCwxNe7G&#10;B7oeQyliCPsUNVQhtKmUvqjIop+6ljhyZ9dZDBF2pTQd3mK4bWSi1Ju0WHNsqLClrKLi73ixGjY2&#10;m3+2+al+PDLOm69c7X4/lNbjUb95BxGoDy/x0703GpIkro1n4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Uol7wgAAANwAAAAPAAAAAAAAAAAAAAAAAJgCAABkcnMvZG93&#10;bnJldi54bWxQSwUGAAAAAAQABAD1AAAAhw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223" o:spid="_x0000_s2274"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AGssUA&#10;AADcAAAADwAAAGRycy9kb3ducmV2LnhtbESPQWvCQBSE7wX/w/IK3uomsYhJXYMUguKtaT14e80+&#10;k9Ds2zS7mvjvu4VCj8PMfMNs8sl04kaDay0riBcRCOLK6pZrBR/vxdMahPPIGjvLpOBODvLt7GGD&#10;mbYjv9Gt9LUIEHYZKmi87zMpXdWQQbewPXHwLnYw6IMcaqkHHAPcdDKJopU02HJYaLCn14aqr/Jq&#10;FKRk0qI8Xw7x8/cRz/fP1Wm5Pyo1f5x2LyA8Tf4//Nc+aAVJksL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AayxQAAANwAAAAPAAAAAAAAAAAAAAAAAJgCAABkcnMv&#10;ZG93bnJldi54bWxQSwUGAAAAAAQABAD1AAAAig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224" o:spid="_x0000_s2273"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SZ74A&#10;AADcAAAADwAAAGRycy9kb3ducmV2LnhtbERP3QoBQRS+V95hOsodsyi2ZUiKKCXLA5x2jt3Nzpm1&#10;M1hvby6Uy6/vf7FqTSVe1LjSsoLRMAJBnFldcq7getkOYhDOI2usLJOCDzlYLbudBSbavvlMr9Tn&#10;IoSwS1BB4X2dSOmyggy6oa2JA3ezjUEfYJNL3eA7hJtKjqNoKg2WHBoKrGlTUHZPn0ZBfNwc9ONx&#10;LnenJ1/Xs/izy0apUv1eu56D8NT6v/jn3msF40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h0me+AAAA3AAAAA8AAAAAAAAAAAAAAAAAmAIAAGRycy9kb3ducmV2&#10;LnhtbFBLBQYAAAAABAAEAPUAAACD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225" o:spid="_x0000_s2272"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gGcYA&#10;AADcAAAADwAAAGRycy9kb3ducmV2LnhtbESPQUsDMRSE74L/ITzBm812hSLbpqUUKoq0slXo9XXz&#10;mizdvCxJbFd/vSkIHoeZ+YaZLQbXiTOF2HpWMB4VIIgbr1s2Cj4/1g9PIGJC1th5JgXfFGExv72Z&#10;YaX9hWs675IRGcKxQgU2pb6SMjaWHMaR74mzd/TBYcoyGKkDXjLcdbIsiol02HJesNjTylJz2n05&#10;BbU5lj91t31/XT3Txr7tzSGsl0rd3w3LKYhEQ/oP/7VftILycQzXM/k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mgGcYAAADcAAAADwAAAAAAAAAAAAAAAACYAgAAZHJz&#10;L2Rvd25yZXYueG1sUEsFBgAAAAAEAAQA9QAAAIsDAAAAAA==&#10;" path="m54,21c52,12,45,7,34,7,17,7,9,20,9,33v,12,8,25,25,25c45,58,54,51,55,41v9,,9,,9,c61,56,50,65,34,65,12,65,,50,,33,,15,12,,34,,49,,61,7,63,21v-9,,-9,,-9,xe" stroked="f">
            <v:path arrowok="t" o:connecttype="custom" o:connectlocs="318,122;200,41;53,192;200,337;324,238;377,238;200,378;0,192;200,0;371,122;318,122" o:connectangles="0,0,0,0,0,0,0,0,0,0,0"/>
          </v:shape>
          <v:shape id="Freeform 226" o:spid="_x0000_s2271"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XQcUA&#10;AADcAAAADwAAAGRycy9kb3ducmV2LnhtbESPQWsCMRSE74L/ITzBi9SsW2jL1igiClaK0K1Ij4/N&#10;62bp5mVJoq7/3hQKPQ4z8w0zX/a2FRfyoXGsYDbNQBBXTjdcKzh+bh9eQISIrLF1TApuFGC5GA7m&#10;WGh35Q+6lLEWCcKhQAUmxq6QMlSGLIap64iT9+28xZikr6X2eE1w28o8y56kxYbTgsGO1oaqn/Js&#10;FbyZky+/Jnb97DfNfr96P2isD0qNR/3qFUSkPv6H/9o7rSB/zOH3TDo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xdBxQAAANwAAAAPAAAAAAAAAAAAAAAAAJgCAABkcnMv&#10;ZG93bnJldi54bWxQSwUGAAAAAAQABAD1AAAAigM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213" o:spid="_x0000_s2263" style="position:absolute;left:0;text-align:left;margin-left:6in;margin-top:219.6pt;width:123.4pt;height:24.2pt;z-index:251673088;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">
          <v:shape id="Freeform 214" o:spid="_x0000_s2269"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7YX8EA&#10;AADcAAAADwAAAGRycy9kb3ducmV2LnhtbERPzYrCMBC+C/sOYRb2IppaxF2qUVZhQRAPah9gbMa2&#10;2Ey6Sar17c1B8Pjx/S9WvWnEjZyvLSuYjBMQxIXVNZcK8tPf6AeED8gaG8uk4EEeVsuPwQIzbe98&#10;oNsxlCKGsM9QQRVCm0npi4oM+rFtiSN3sc5giNCVUju8x3DTyDRJZtJgzbGhwpY2FRXXY2cU2PWl&#10;y7c+/3bTLgz9erZr//dnpb4++985iEB9eItf7q1WkKZxfjwTj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u2F/BAAAA3AAAAA8AAAAAAAAAAAAAAAAAmAIAAGRycy9kb3du&#10;cmV2LnhtbFBLBQYAAAAABAAEAPUAAACGAw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215" o:spid="_x0000_s2268"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gg5sYA&#10;AADcAAAADwAAAGRycy9kb3ducmV2LnhtbESPzWrDMBCE74W8g9hAb40UU0pwI5vEOKX0EvIDobfF&#10;2tqm1spYauLm6aNCIcdhZr5hlvloO3GmwbeONcxnCgRx5UzLtYbjYfO0AOEDssHOMWn4JQ95NnlY&#10;YmrchXd03odaRAj7FDU0IfSplL5qyKKfuZ44el9usBiiHGppBrxEuO1kotSLtNhyXGiwp6Kh6nv/&#10;YzWsbPH80Zef7fVacNltS/V2WiutH6fj6hVEoDHcw//td6MhSebwdyYe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gg5sYAAADcAAAADwAAAAAAAAAAAAAAAACYAgAAZHJz&#10;L2Rvd25yZXYueG1sUEsFBgAAAAAEAAQA9QAAAIs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216" o:spid="_x0000_s2267"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w8MA&#10;AADcAAAADwAAAGRycy9kb3ducmV2LnhtbESPQYvCMBSE7wv+h/AEb2tqFdFqFBFE8bZVD96ezbMt&#10;Ni+1iVr/vVlY2OMwM98w82VrKvGkxpWWFQz6EQjizOqScwXHw+Z7AsJ5ZI2VZVLwJgfLRedrjom2&#10;L/6hZ+pzESDsElRQeF8nUrqsIIOub2vi4F1tY9AH2eRSN/gKcFPJOIrG0mDJYaHAmtYFZbf0YRRM&#10;yUw36fm6G4zuezy/L+PTcLtXqtdtVzMQnlr/H/5r77SCOI7h90w4AnL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SUw8MAAADcAAAADwAAAAAAAAAAAAAAAACYAgAAZHJzL2Rv&#10;d25yZXYueG1sUEsFBgAAAAAEAAQA9QAAAIg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217" o:spid="_x0000_s2266"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zcQA&#10;AADcAAAADwAAAGRycy9kb3ducmV2LnhtbESP0YrCMBRE34X9h3CFfdPUCmuppkWEFRcWxOoHXJpr&#10;W2xuahO1/v1mQfBxmJkzzCofTCvu1LvGsoLZNAJBXFrdcKXgdPyeJCCcR9bYWiYFT3KQZx+jFaba&#10;PvhA98JXIkDYpaig9r5LpXRlTQbd1HbEwTvb3qAPsq+k7vER4KaVcRR9SYMNh4UaO9rUVF6Km1GQ&#10;/G5+9PV6aLb7G5/Wi+S5LWeFUp/jYb0E4Wnw7/CrvdMK4ngO/2fCEZ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2s3EAAAA3AAAAA8AAAAAAAAAAAAAAAAAmAIAAGRycy9k&#10;b3ducmV2LnhtbFBLBQYAAAAABAAEAPUAAACJ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218" o:spid="_x0000_s2265"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VXMUA&#10;AADcAAAADwAAAGRycy9kb3ducmV2LnhtbESPQUsDMRSE74L/ITzBm812EZG1aSmFiiJWtgq9vm5e&#10;k6WblyWJ7dpf3xQKHoeZ+YaZzAbXiQOF2HpWMB4VIIgbr1s2Cn6+lw/PIGJC1th5JgV/FGE2vb2Z&#10;YKX9kWs6rJMRGcKxQgU2pb6SMjaWHMaR74mzt/PBYcoyGKkDHjPcdbIsiifpsOW8YLGnhaVmv/51&#10;CmqzK091t/p6X7zSp/3YmG1YzpW6vxvmLyASDek/fG2/aQVl+QiXM/kIyO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5VcxQAAANw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219" o:spid="_x0000_s2264"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sZ6MUA&#10;AADcAAAADwAAAGRycy9kb3ducmV2LnhtbESP3WoCMRSE7wXfIRzBG6lZF/rD1igiClaK0K1ILw+b&#10;083SzcmSRF3f3hQKvRxm5htmvuxtKy7kQ+NYwWyagSCunG64VnD83D68gAgRWWPrmBTcKMByMRzM&#10;sdDuyh90KWMtEoRDgQpMjF0hZagMWQxT1xEn79t5izFJX0vt8ZrgtpV5lj1Jiw2nBYMdrQ1VP+XZ&#10;KngzJ19+Tez62W+a/X71ftBYH5Qaj/rVK4hIffwP/7V3WkGeP8LvmXQ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xnoxQAAANwAAAAPAAAAAAAAAAAAAAAAAJgCAABkcnMv&#10;ZG93bnJldi54bWxQSwUGAAAAAAQABAD1AAAAigM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206" o:spid="_x0000_s2256" style="position:absolute;left:0;text-align:left;margin-left:6in;margin-top:219.6pt;width:123.4pt;height:24.2pt;z-index:251672064;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">
          <v:shape id="Freeform 207" o:spid="_x0000_s2262"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MlcUA&#10;AADcAAAADwAAAGRycy9kb3ducmV2LnhtbESP0WrCQBRE3wX/YblCX6RutEVL6ioqFATpgzEfcJu9&#10;JsHs3bi70fTv3ULBx2FmzjDLdW8acSPna8sKppMEBHFhdc2lgvz09foBwgdkjY1lUvBLHtar4WCJ&#10;qbZ3PtItC6WIEPYpKqhCaFMpfVGRQT+xLXH0ztYZDFG6UmqH9wg3jZwlyVwarDkuVNjSrqLiknVG&#10;gd2eu3zv84V778LYb+eH9vr9o9TLqN98ggjUh2f4v73XCmbTN/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IyVxQAAANw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208" o:spid="_x0000_s2261"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Jw8YA&#10;AADcAAAADwAAAGRycy9kb3ducmV2LnhtbESPQWvCQBSE70L/w/IKvZldRURS1xBDWoqXoi0Ub4/s&#10;Mwlm34bsVlN/fbdQ8DjMzDfMOhttJy40+NaxhlmiQBBXzrRca/j8eJmuQPiAbLBzTBp+yEO2eZis&#10;MTXuynu6HEItIoR9ihqaEPpUSl81ZNEnrieO3skNFkOUQy3NgNcIt52cK7WUFluOCw32VDRUnQ/f&#10;VkNui8WuL4/t7VZw2b2X6vVrq7R+ehzzZxCBxnAP/7ffjIb5bAF/Z+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NJw8YAAADcAAAADwAAAAAAAAAAAAAAAACYAgAAZHJz&#10;L2Rvd25yZXYueG1sUEsFBgAAAAAEAAQA9QAAAIs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209" o:spid="_x0000_s2260"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GCsQA&#10;AADcAAAADwAAAGRycy9kb3ducmV2LnhtbESPQYvCMBSE7wv+h/AEb2ta3RWtRpEFUbxZ9eDt2Tzb&#10;YvPSbaLWf78RFjwOM/MNM1u0phJ3alxpWUHcj0AQZ1aXnCs47FefYxDOI2usLJOCJzlYzDsfM0y0&#10;ffCO7qnPRYCwS1BB4X2dSOmyggy6vq2Jg3exjUEfZJNL3eAjwE0lB1E0kgZLDgsF1vRTUHZNb0bB&#10;hMxklZ4um/jrd4un53l0HK63SvW67XIKwlPr3+H/9kYrGMTf8Do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xgrEAAAA3AAAAA8AAAAAAAAAAAAAAAAAmAIAAGRycy9k&#10;b3ducmV2LnhtbFBLBQYAAAAABAAEAPUAAACJ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210" o:spid="_x0000_s2259"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z6MQA&#10;AADcAAAADwAAAGRycy9kb3ducmV2LnhtbESP0WrCQBRE3wv+w3ILvjWb+JCGmFVEUFooFKMfcMle&#10;k9Ds3ZhdTfx7tyD4OMzMGaZYT6YTNxpca1lBEsUgiCurW64VnI67jwyE88gaO8uk4E4O1qvZW4G5&#10;tiMf6Fb6WgQIuxwVNN73uZSuasigi2xPHLyzHQz6IIda6gHHADedXMRxKg22HBYa7GnbUPVXXo2C&#10;7Gf7rS+XQ7v/vfJp85nd91VSKjV/nzZLEJ4m/wo/219awSJJ4f9MO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xs+jEAAAA3AAAAA8AAAAAAAAAAAAAAAAAmAIAAGRycy9k&#10;b3ducmV2LnhtbFBLBQYAAAAABAAEAPUAAACJ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211" o:spid="_x0000_s2258"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nBlsYA&#10;AADcAAAADwAAAGRycy9kb3ducmV2LnhtbESPQUsDMRSE74L/ITzBm812D1a2TUspVBRpZavQ6+vm&#10;NVm6eVmS2K7+elMQPA4z8w0zWwyuE2cKsfWsYDwqQBA3XrdsFHx+rB+eQMSErLHzTAq+KcJifnsz&#10;w0r7C9d03iUjMoRjhQpsSn0lZWwsOYwj3xNn7+iDw5RlMFIHvGS462RZFI/SYct5wWJPK0vNaffl&#10;FNTmWP7U3fb9dfVMG/u2N4ewXip1fzcspyASDek//Nd+0QrK8QSu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nBlsYAAADcAAAADwAAAAAAAAAAAAAAAACYAgAAZHJz&#10;L2Rvd25yZXYueG1sUEsFBgAAAAAEAAQA9QAAAIsDAAAAAA==&#10;" path="m54,21c52,12,45,7,34,7,17,7,9,20,9,33v,12,8,25,25,25c45,58,54,51,55,41v9,,9,,9,c61,56,50,65,34,65,12,65,,50,,33,,15,12,,34,,49,,61,7,63,21v-9,,-9,,-9,xe" stroked="f">
            <v:path arrowok="t" o:connecttype="custom" o:connectlocs="318,122;200,41;53,192;200,337;324,238;377,238;200,378;0,192;200,0;371,122;318,122" o:connectangles="0,0,0,0,0,0,0,0,0,0,0"/>
          </v:shape>
          <v:shape id="Freeform 212" o:spid="_x0000_s2257"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8y8EA&#10;AADcAAAADwAAAGRycy9kb3ducmV2LnhtbERPTWsCMRC9C/6HMAUvUrN6qLI1ioiCigiupfQ4bKab&#10;pZvJkkRd/31zEDw+3vd82dlG3MiH2rGC8SgDQVw6XXOl4OuyfZ+BCBFZY+OYFDwowHLR780x1+7O&#10;Z7oVsRIphEOOCkyMbS5lKA1ZDCPXEifu13mLMUFfSe3xnsJtIydZ9iEt1pwaDLa0NlT+FVerYG++&#10;ffEztOup39SHw+p40lidlBq8datPEJG6+BI/3TutYDJOa9OZd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WfMvBAAAA3AAAAA8AAAAAAAAAAAAAAAAAmAIAAGRycy9kb3du&#10;cmV2LnhtbFBLBQYAAAAABAAEAPUAAACGAw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99" o:spid="_x0000_s2249" style="position:absolute;left:0;text-align:left;margin-left:6in;margin-top:219.6pt;width:123.4pt;height:24.2pt;z-index:251671040;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">
          <v:shape id="Freeform 200" o:spid="_x0000_s2255"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650MUA&#10;AADcAAAADwAAAGRycy9kb3ducmV2LnhtbESPwWrDMBBE74H+g9hCL6GRE4pTXMuhKRQCJYc4/oCt&#10;tbFNrZUjyYn791UhkOMwM2+YfDOZXlzI+c6yguUiAUFcW91xo6A6fj6/gvABWWNvmRT8kodN8TDL&#10;MdP2yge6lKEREcI+QwVtCEMmpa9bMugXdiCO3sk6gyFK10jt8BrhpperJEmlwY7jQosDfbRU/5Sj&#10;UWC3p7Ha+WrtXsYw99v0azjvv5V6epze30AEmsI9fGvvtIJVksL/mX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nQxQAAANw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201" o:spid="_x0000_s2254"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hBacUA&#10;AADcAAAADwAAAGRycy9kb3ducmV2LnhtbESPQWvCQBSE74X+h+UVvOmuIq1EV7Ehingp2oJ4e2Sf&#10;STD7NmS3Gv31XUHocZiZb5jZorO1uFDrK8cahgMFgjh3puJCw8/3qj8B4QOywdoxabiRh8X89WWG&#10;iXFX3tFlHwoRIewT1FCG0CRS+rwki37gGuLonVxrMUTZFtK0eI1wW8uRUu/SYsVxocSG0pLy8/7X&#10;aljadLxtsmN1v6ec1V+ZWh8+lda9t245BRGoC//hZ3tjNIzUBz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eEFpxQAAANwAAAAPAAAAAAAAAAAAAAAAAJgCAABkcnMv&#10;ZG93bnJldi54bWxQSwUGAAAAAAQABAD1AAAAig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202" o:spid="_x0000_s2253"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ScEA&#10;AADcAAAADwAAAGRycy9kb3ducmV2LnhtbERPy4rCMBTdD/gP4QqzG1N1EK2NIoIo7qy6cHdtbh/Y&#10;3NQmav17sxiY5eG8k2VnavGk1lWWFQwHEQjizOqKCwWn4+ZnCsJ5ZI21ZVLwJgfLRe8rwVjbFx/o&#10;mfpChBB2MSoovW9iKV1WkkE3sA1x4HLbGvQBtoXULb5CuKnlKIom0mDFoaHEhtYlZbf0YRTMyMw2&#10;6SXfDX/ve7y8r5PzeLtX6rvfreYgPHX+X/zn3mkFoyisDWfCEZC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5/0nBAAAA3AAAAA8AAAAAAAAAAAAAAAAAmAIAAGRycy9kb3du&#10;cmV2LnhtbFBLBQYAAAAABAAEAPUAAACG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203" o:spid="_x0000_s2252"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xR8QA&#10;AADcAAAADwAAAGRycy9kb3ducmV2LnhtbESP3WrCQBSE7wt9h+UUvKsbvbAxuooIBoVCMfoAh+xp&#10;Epo9G7Nrft7eFYReDjPzDbPeDqYWHbWusqxgNo1AEOdWV1wouF4OnzEI55E11pZJwUgOtpv3tzUm&#10;2vZ8pi7zhQgQdgkqKL1vEildXpJBN7UNcfB+bWvQB9kWUrfYB7ip5TyKFtJgxWGhxIb2JeV/2d0o&#10;iL/3J327nav0587X3Vc8pvksU2ryMexWIDwN/j/8ah+1gnm0hOeZc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3sUfEAAAA3AAAAA8AAAAAAAAAAAAAAAAAmAIAAGRycy9k&#10;b3ducmV2LnhtbFBLBQYAAAAABAAEAPUAAACJ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204" o:spid="_x0000_s2251"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Z4sIA&#10;AADcAAAADwAAAGRycy9kb3ducmV2LnhtbERPTWsCMRC9C/0PYQreNOseStkaRQRLS7FlbaHXcTMm&#10;i5vJkqS6+uubg+Dx8b7ny8F14kQhtp4VzKYFCOLG65aNgp/vzeQZREzIGjvPpOBCEZaLh9EcK+3P&#10;XNNpl4zIIRwrVGBT6ispY2PJYZz6njhzBx8cpgyDkTrgOYe7TpZF8SQdtpwbLPa0ttQcd39OQW0O&#10;5bXuPr/e16+0tR+/Zh82K6XGj8PqBUSiId3FN/ebVlDO8vx8Jh8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FniwgAAANwAAAAPAAAAAAAAAAAAAAAAAJgCAABkcnMvZG93&#10;bnJldi54bWxQSwUGAAAAAAQABAD1AAAAhwMAAAAA&#10;" path="m54,21c52,12,45,7,34,7,17,7,9,20,9,33v,12,8,25,25,25c45,58,54,51,55,41v9,,9,,9,c61,56,50,65,34,65,12,65,,50,,33,,15,12,,34,,49,,61,7,63,21v-9,,-9,,-9,xe" stroked="f">
            <v:path arrowok="t" o:connecttype="custom" o:connectlocs="318,122;200,41;53,192;200,337;324,238;377,238;200,378;0,192;200,0;371,122;318,122" o:connectangles="0,0,0,0,0,0,0,0,0,0,0"/>
          </v:shape>
          <v:shape id="Freeform 205" o:spid="_x0000_s2250"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VVsUA&#10;AADcAAAADwAAAGRycy9kb3ducmV2LnhtbESPQWsCMRSE74X+h/AKvRTNrgcrq1FEWrBSBFcRj4/N&#10;c7O4eVmSqOu/bwqFHoeZ+YaZLXrbihv50DhWkA8zEMSV0w3XCg77z8EERIjIGlvHpOBBARbz56cZ&#10;FtrdeUe3MtYiQTgUqMDE2BVShsqQxTB0HXHyzs5bjEn6WmqP9wS3rRxl2VhabDgtGOxoZai6lFer&#10;4MscfXl6s6t3/9FsNsvvrcZ6q9TrS7+cgojUx//wX3utFYzyHH7PpCM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VWxQAAANwAAAAPAAAAAAAAAAAAAAAAAJgCAABkcnMv&#10;ZG93bnJldi54bWxQSwUGAAAAAAQABAD1AAAAigM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92" o:spid="_x0000_s2242" style="position:absolute;left:0;text-align:left;margin-left:6in;margin-top:219.6pt;width:123.4pt;height:24.2pt;z-index:251670016;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">
          <v:shape id="Freeform 193" o:spid="_x0000_s2248"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7ZWcIA&#10;AADcAAAADwAAAGRycy9kb3ducmV2LnhtbERPzYrCMBC+L/gOYQQvsqbKomvXKCoIgnhQ+wCzzdgW&#10;m0lNUu2+vVlY2Nt8fL+zWHWmFg9yvrKsYDxKQBDnVldcKMguu/dPED4ga6wtk4If8rBa9t4WmGr7&#10;5BM9zqEQMYR9igrKEJpUSp+XZNCPbEMcuat1BkOErpDa4TOGm1pOkmQqDVYcG0psaFtSfju3RoHd&#10;XNts77OZ+2jD0G+mh+Z+/FZq0O/WXyACdeFf/Ofe6zh/PoffZ+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tlZwgAAANwAAAAPAAAAAAAAAAAAAAAAAJgCAABkcnMvZG93&#10;bnJldi54bWxQSwUGAAAAAAQABAD1AAAAhw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94" o:spid="_x0000_s2247"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ZHcQA&#10;AADcAAAADwAAAGRycy9kb3ducmV2LnhtbESPT4vCMBTE74LfITzBmyaKLNI1ipa6yF4W/4Ds7dG8&#10;bcs2L6XJavXTbwTB4zAzv2EWq87W4kKtrxxrmIwVCOLcmYoLDafjdjQH4QOywdoxabiRh9Wy31tg&#10;YtyV93Q5hEJECPsENZQhNImUPi/Joh+7hjh6P661GKJsC2lavEa4reVUqTdpseK4UGJDaUn57+HP&#10;aljbdPbZZN/V/Z5yVn9l6uO8UVoPB936HUSgLrzCz/bOaIhEeJy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R2R3EAAAA3AAAAA8AAAAAAAAAAAAAAAAAmAIAAGRycy9k&#10;b3ducmV2LnhtbFBLBQYAAAAABAAEAPUAAACJAw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95" o:spid="_x0000_s2246"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W1MQA&#10;AADcAAAADwAAAGRycy9kb3ducmV2LnhtbESPQYvCMBSE78L+h/AEb5pWRbZdoyyCrHizugdvb5tn&#10;W2xeapPV+u+NIHgcZuYbZr7sTC2u1LrKsoJ4FIEgzq2uuFBw2K+HnyCcR9ZYWyYFd3KwXHz05phq&#10;e+MdXTNfiABhl6KC0vsmldLlJRl0I9sQB+9kW4M+yLaQusVbgJtajqNoJg1WHBZKbGhVUn7O/o2C&#10;hEyyzo6nTTy9bPF4/5v9Tn62Sg363fcXCE+df4df7Y1WMI5i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DVtTEAAAA3AAAAA8AAAAAAAAAAAAAAAAAmAIAAGRycy9k&#10;b3ducmV2LnhtbFBLBQYAAAAABAAEAPUAAACJ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96" o:spid="_x0000_s2245"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jNsQA&#10;AADcAAAADwAAAGRycy9kb3ducmV2LnhtbESP0YrCMBRE3wX/IVzBN03bh7VUo4iwsguCWPsBl+Zu&#10;W7a5aZuo9e+NsLCPw8ycYTa70bTiToNrLCuIlxEI4tLqhisFxfVzkYJwHllja5kUPMnBbjudbDDT&#10;9sEXuue+EgHCLkMFtfddJqUrazLolrYjDt6PHQz6IIdK6gEfAW5amUTRhzTYcFiosaNDTeVvfjMK&#10;0tPhW/f9pTmeb1zsV+nzWMa5UvPZuF+D8DT6//Bf+0srSKIE3mfCEZ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TIzbEAAAA3AAAAA8AAAAAAAAAAAAAAAAAmAIAAGRycy9k&#10;b3ducmV2LnhtbFBLBQYAAAAABAAEAPUAAACJ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97" o:spid="_x0000_s2244"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tRSMUA&#10;AADcAAAADwAAAGRycy9kb3ducmV2LnhtbESPQUsDMRSE74L/ITyhN5t1C0XWpqUUKpZSZavg9bl5&#10;TRY3L0uStlt/vREKHoeZ+YaZLQbXiROF2HpW8DAuQBA3XrdsFHy8r+8fQcSErLHzTAouFGExv72Z&#10;YaX9mWs67ZMRGcKxQgU2pb6SMjaWHMax74mzd/DBYcoyGKkDnjPcdbIsiql02HJesNjTylLzvT86&#10;BbU5lD919/q2WT3Tzm4/zVdYL5Ua3Q3LJxCJhvQfvrZftIKymMDfmXw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1FIxQAAANw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198" o:spid="_x0000_s2243"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gE8UA&#10;AADcAAAADwAAAGRycy9kb3ducmV2LnhtbESPQWsCMRSE70L/Q3gFL6LZiljZGkWkgkoR3Ir0+Ni8&#10;bpZuXpYk6vbfNwXB4zAz3zDzZWcbcSUfascKXkYZCOLS6ZorBafPzXAGIkRkjY1jUvBLAZaLp94c&#10;c+1ufKRrESuRIBxyVGBibHMpQ2nIYhi5ljh5385bjEn6SmqPtwS3jRxn2VRarDktGGxpbaj8KS5W&#10;wc6cffE1sOtX/17v96uPg8bqoFT/uVu9gYjUxUf43t5qBeNsAv9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uATxQAAANwAAAAPAAAAAAAAAAAAAAAAAJgCAABkcnMv&#10;ZG93bnJldi54bWxQSwUGAAAAAAQABAD1AAAAigM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85" o:spid="_x0000_s2235" style="position:absolute;left:0;text-align:left;margin-left:6in;margin-top:219.6pt;width:123.4pt;height:24.2pt;z-index:251668992;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">
          <v:shape id="Freeform 186" o:spid="_x0000_s2241"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LKMIA&#10;AADcAAAADwAAAGRycy9kb3ducmV2LnhtbERP24rCMBB9X/Afwgj7IpquLF6qUXRhQRAf1H7A2Ixt&#10;sZnUJNXu35uFhX2bw7nOct2ZWjzI+cqygo9RAoI4t7riQkF2/h7OQPiArLG2TAp+yMN61XtbYqrt&#10;k4/0OIVCxBD2KSooQ2hSKX1ekkE/sg1x5K7WGQwRukJqh88Ybmo5TpKJNFhxbCixoa+S8tupNQrs&#10;9tpmO59N3WcbBn472Tf3w0Wp9363WYAI1IV/8Z97p+P8+Rh+n4kX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ksowgAAANwAAAAPAAAAAAAAAAAAAAAAAJgCAABkcnMvZG93&#10;bnJldi54bWxQSwUGAAAAAAQABAD1AAAAhw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87" o:spid="_x0000_s2240"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yzkcQA&#10;AADcAAAADwAAAGRycy9kb3ducmV2LnhtbERPTWvCQBC9C/0PyxS81d1WEU1dxYYopZfSKIi3ITtN&#10;QrOzIbtq6q/vCgVv83ifs1j1thFn6nztWMPzSIEgLpypudSw322eZiB8QDbYOCYNv+RhtXwYLDAx&#10;7sJfdM5DKWII+wQ1VCG0iZS+qMiiH7mWOHLfrrMYIuxKaTq8xHDbyBelptJizbGhwpbSioqf/GQ1&#10;rG06+WizY329ppw1n5naHt6U1sPHfv0KIlAf7uJ/97uJ8+djuD0TL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ss5HEAAAA3AAAAA8AAAAAAAAAAAAAAAAAmAIAAGRycy9k&#10;b3ducmV2LnhtbFBLBQYAAAAABAAEAPUAAACJAw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88" o:spid="_x0000_s2239"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sBt8IA&#10;AADcAAAADwAAAGRycy9kb3ducmV2LnhtbERPTYvCMBC9C/sfwgjeNHUV2XaNsgiieLO6h95mm7Et&#10;NpPaZLX+eyMI3ubxPme+7EwtrtS6yrKC8SgCQZxbXXGh4HhYD79AOI+ssbZMCu7kYLn46M0x0fbG&#10;e7qmvhAhhF2CCkrvm0RKl5dk0I1sQxy4k20N+gDbQuoWbyHc1PIzimbSYMWhocSGViXl5/TfKIjJ&#10;xOs0O23H08sOs/vf7Hey2Sk16Hc/3yA8df4tfrm3OsyPp/B8Jl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wG3wgAAANwAAAAPAAAAAAAAAAAAAAAAAJgCAABkcnMvZG93&#10;bnJldi54bWxQSwUGAAAAAAQABAD1AAAAhw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89" o:spid="_x0000_s2238"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VPucMA&#10;AADcAAAADwAAAGRycy9kb3ducmV2LnhtbERP22rCQBB9F/oPyxT6ppsUWtPUjYjQ0EJBjH7AkB2T&#10;YHY2ZjcX/75bKPRtDuc6m+1sWjFS7xrLCuJVBIK4tLrhSsH59LFMQDiPrLG1TAru5GCbPSw2mGo7&#10;8ZHGwlcihLBLUUHtfZdK6cqaDLqV7YgDd7G9QR9gX0nd4xTCTSufo+hVGmw4NNTY0b6m8loMRkHy&#10;vf/St9uxyQ8Dn3fr5J6XcaHU0+O8ewfhafb/4j/3pw7z317g95lw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VPucMAAADcAAAADwAAAAAAAAAAAAAAAACYAgAAZHJzL2Rv&#10;d25yZXYueG1sUEsFBgAAAAAEAAQA9QAAAIgDA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90" o:spid="_x0000_s2237"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MGK8MA&#10;AADcAAAADwAAAGRycy9kb3ducmV2LnhtbERPTWsCMRC9F/ofwgi91awepF2NIoLFUmpZW/A6bsZk&#10;cTNZkqjb/vpGKPQ2j/c5s0XvWnGhEBvPCkbDAgRx7XXDRsHX5/rxCURMyBpbz6TgmyIs5vd3Myy1&#10;v3JFl10yIodwLFGBTakrpYy1JYdx6DvizB19cJgyDEbqgNcc7lo5LoqJdNhwbrDY0cpSfdqdnYLK&#10;HMc/Vbv9eF290Lt925tDWC+Vehj0yymIRH36F/+5NzrPf57A7Zl8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MGK8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91" o:spid="_x0000_s2236"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n8MA&#10;AADcAAAADwAAAGRycy9kb3ducmV2LnhtbERPTWsCMRC9F/wPYYReSjdrD2q3RhGx0IoIrqX0OGzG&#10;zeJmsiSprv++KQje5vE+Z7bobSvO5EPjWMEoy0EQV043XCv4Orw/T0GEiKyxdUwKrhRgMR88zLDQ&#10;7sJ7OpexFimEQ4EKTIxdIWWoDFkMmeuIE3d03mJM0NdSe7ykcNvKlzwfS4sNpwaDHa0MVafy1yr4&#10;NN++/Hmyq4lfN5vNcrvTWO+Uehz2yzcQkfp4F9/cHzrNf53A/zPp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Kn8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78" o:spid="_x0000_s2228" style="position:absolute;left:0;text-align:left;margin-left:6in;margin-top:219.6pt;width:123.4pt;height:24.2pt;z-index:251667968;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">
          <v:shape id="Freeform 179" o:spid="_x0000_s2234"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pFgcIA&#10;AADcAAAADwAAAGRycy9kb3ducmV2LnhtbERPzYrCMBC+L/gOYQQvy5oqqytdo6ggCOJB7QPMNmNb&#10;bCY1SbX79mZhwdt8fL8zX3amFndyvrKsYDRMQBDnVldcKMjO248ZCB+QNdaWScEveVguem9zTLV9&#10;8JHup1CIGMI+RQVlCE0qpc9LMuiHtiGO3MU6gyFCV0jt8BHDTS3HSTKVBiuODSU2tCkpv55ao8Cu&#10;L22289mX+2zDu19P983t8KPUoN+tvkEE6sJL/O/e6Th/NoG/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2kWBwgAAANwAAAAPAAAAAAAAAAAAAAAAAJgCAABkcnMvZG93&#10;bnJldi54bWxQSwUGAAAAAAQABAD1AAAAhw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80" o:spid="_x0000_s2233"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G1MIA&#10;AADcAAAADwAAAGRycy9kb3ducmV2LnhtbERPTYvCMBC9C/6HMMLeNNllEalGcUt3ES+yKoi3oRnb&#10;YjMpTVarv94IC97m8T5ntuhsLS7U+sqxhveRAkGcO1NxoWG/+x5OQPiAbLB2TBpu5GEx7/dmmBh3&#10;5V+6bEMhYgj7BDWUITSJlD4vyaIfuYY4cifXWgwRtoU0LV5juK3lh1JjabHi2FBiQ2lJ+Xn7ZzUs&#10;bfq5brJjdb+nnNWbTP0cvpTWb4NuOQURqAsv8b97ZeL8yRi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wobUwgAAANwAAAAPAAAAAAAAAAAAAAAAAJgCAABkcnMvZG93&#10;bnJldi54bWxQSwUGAAAAAAQABAD1AAAAhw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81" o:spid="_x0000_s2232"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JHcIA&#10;AADcAAAADwAAAGRycy9kb3ducmV2LnhtbERPS4vCMBC+C/sfwix4s6kPXK1GWQRRvNnVg7exGduy&#10;zaQ2Ueu/3ywI3ubje8582ZpK3KlxpWUF/SgGQZxZXXKu4PCz7k1AOI+ssbJMCp7kYLn46Mwx0fbB&#10;e7qnPhchhF2CCgrv60RKlxVk0EW2Jg7cxTYGfYBNLnWDjxBuKjmI47E0WHJoKLCmVUHZb3ozCqZk&#10;puv0dNn2R9cdnp7n8XG42SnV/Wy/ZyA8tf4tfrm3OsyffMH/M+E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UAkdwgAAANwAAAAPAAAAAAAAAAAAAAAAAJgCAABkcnMvZG93&#10;bnJldi54bWxQSwUGAAAAAAQABAD1AAAAhw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82" o:spid="_x0000_s2231"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2+sQA&#10;AADcAAAADwAAAGRycy9kb3ducmV2LnhtbESPQYvCQAyF74L/YYiwN53qYbdURxFB2QVBrP0BoZNt&#10;y3YytTNq/ffmIOwt4b2892W1GVyr7tSHxrOB+SwBRVx623BloLjspymoEJEttp7JwJMCbNbj0Qoz&#10;6x98pnseKyUhHDI0UMfYZVqHsiaHYeY7YtF+fe8wytpX2vb4kHDX6kWSfGqHDUtDjR3tair/8psz&#10;kB53P/Z6PTeH042L7Vf6PJTz3JiPybBdgoo0xH/z+/rbCn4qtPKMTK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NdvrEAAAA3AAAAA8AAAAAAAAAAAAAAAAAmAIAAGRycy9k&#10;b3ducmV2LnhtbFBLBQYAAAAABAAEAPUAAACJ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83" o:spid="_x0000_s2230"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EhMQA&#10;AADcAAAADwAAAGRycy9kb3ducmV2LnhtbERPTUsDMRC9C/6HMII3m7UHabdNSylUKqJlV6HXcTNN&#10;FjeTJUnbtb++EQRv83ifM18OrhMnCrH1rOBxVIAgbrxu2Sj4/Ng8TEDEhKyx80wKfijCcnF7M8dS&#10;+zNXdKqTETmEY4kKbEp9KWVsLDmMI98TZ+7gg8OUYTBSBzzncNfJcVE8SYct5waLPa0tNd/10Smo&#10;zGF8qbr33cv6md7s6958hc1Kqfu7YTUDkWhI/+I/91bn+ZMp/D6TL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VBITEAAAA3AAAAA8AAAAAAAAAAAAAAAAAmAIAAGRycy9k&#10;b3ducmV2LnhtbFBLBQYAAAAABAAEAPUAAACJAwAAAAA=&#10;" path="m54,21c52,12,45,7,34,7,17,7,9,20,9,33v,12,8,25,25,25c45,58,54,51,55,41v9,,9,,9,c61,56,50,65,34,65,12,65,,50,,33,,15,12,,34,,49,,61,7,63,21v-9,,-9,,-9,xe" stroked="f">
            <v:path arrowok="t" o:connecttype="custom" o:connectlocs="318,122;200,41;53,192;200,337;324,238;377,238;200,378;0,192;200,0;371,122;318,122" o:connectangles="0,0,0,0,0,0,0,0,0,0,0"/>
          </v:shape>
          <v:shape id="Freeform 184" o:spid="_x0000_s2229"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S68YA&#10;AADcAAAADwAAAGRycy9kb3ducmV2LnhtbESPQUsDMRCF74L/IYzgRdpse1C7bVpKaUGLFFxL6XHY&#10;jJvFzWRJYrv+e+cgeJvhvXnvm8Vq8J26UExtYAOTcQGKuA625cbA8WM3egaVMrLFLjAZ+KEEq+Xt&#10;zQJLG678TpcqN0pCOJVowOXcl1qn2pHHNA49sWifIXrMssZG24hXCfednhbFo/bYsjQ47GnjqP6q&#10;vr2BV3eK1fnBb57itt3v128Hi83BmPu7YT0HlWnI/+a/6xcr+DPBl2dkA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YS68YAAADcAAAADwAAAAAAAAAAAAAAAACYAgAAZHJz&#10;L2Rvd25yZXYueG1sUEsFBgAAAAAEAAQA9QAAAIs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71" o:spid="_x0000_s2221" style="position:absolute;left:0;text-align:left;margin-left:6in;margin-top:219.6pt;width:123.4pt;height:24.2pt;z-index:251666944;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">
          <v:shape id="Freeform 172" o:spid="_x0000_s2227"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aOMYA&#10;AADcAAAADwAAAGRycy9kb3ducmV2LnhtbESPQWvCQBCF74X+h2UKvZS6sYiW6Cq1UBDEQ2N+wJgd&#10;k9DsbNzdaPrvOwehtxnem/e+WW1G16krhdh6NjCdZKCIK29brg2Ux6/Xd1AxIVvsPJOBX4qwWT8+&#10;rDC3/sbfdC1SrSSEY44GmpT6XOtYNeQwTnxPLNrZB4dJ1lBrG/Am4a7Tb1k21w5bloYGe/psqPop&#10;BmfAb89DuYvlIsyG9BK3831/OZyMeX4aP5agEo3p33y/3lnBXwitPCMT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6aOMYAAADcAAAADwAAAAAAAAAAAAAAAACYAgAAZHJz&#10;L2Rvd25yZXYueG1sUEsFBgAAAAAEAAQA9QAAAIsDA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73" o:spid="_x0000_s2226"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igcQA&#10;AADcAAAADwAAAGRycy9kb3ducmV2LnhtbERPS2vCQBC+C/0PyxS81d0W8ZG6ig1RSi+lURBvQ3aa&#10;hGZnQ3bV1F/fFQre5uN7zmLV20acqfO1Yw3PIwWCuHCm5lLDfrd5moHwAdlg45g0/JKH1fJhsMDE&#10;uAt/0TkPpYgh7BPUUIXQJlL6oiKLfuRa4sh9u85iiLArpenwEsNtI1+UmkiLNceGCltKKyp+8pPV&#10;sLbp+KPNjvX1mnLWfGZqe3hTWg8f+/UriEB9uIv/3e8mzp/O4fZMvE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YoHEAAAA3AAAAA8AAAAAAAAAAAAAAAAAmAIAAGRycy9k&#10;b3ducmV2LnhtbFBLBQYAAAAABAAEAPUAAACJAw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74" o:spid="_x0000_s2225"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mRacUA&#10;AADcAAAADwAAAGRycy9kb3ducmV2LnhtbESPQW/CMAyF70j8h8iTdoMUmBB0BISQEIjbChy4eY1p&#10;qzVOaQKUfz8fJu1m6z2/93mx6lytHtSGyrOB0TABRZx7W3Fh4HTcDmagQkS2WHsmAy8KsFr2ewtM&#10;rX/yFz2yWCgJ4ZCigTLGJtU65CU5DEPfEIt29a3DKGtbaNviU8JdrcdJMtUOK5aGEhvalJT/ZHdn&#10;YE5uvs0u1/3o43bAy+t7ep7sDsa8v3XrT1CRuvhv/rveW8GfCb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ZFpxQAAANwAAAAPAAAAAAAAAAAAAAAAAJgCAABkcnMv&#10;ZG93bnJldi54bWxQSwUGAAAAAAQABAD1AAAAig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75" o:spid="_x0000_s2224"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fZ78A&#10;AADcAAAADwAAAGRycy9kb3ducmV2LnhtbERPy6rCMBDdC/5DGMGdpr0LLdUoIihXEMTqBwzN2Bab&#10;SW2i1r83guBuDuc582VnavGg1lWWFcTjCARxbnXFhYLzaTNKQDiPrLG2TApe5GC56PfmmGr75CM9&#10;Ml+IEMIuRQWl900qpctLMujGtiEO3MW2Bn2AbSF1i88Qbmr5F0UTabDi0FBiQ+uS8mt2NwqS/Xqn&#10;b7djtT3c+byaJq9tHmdKDQfdagbCU+d/4q/7X4f5SQyfZ8IFcvE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N99nvwAAANwAAAAPAAAAAAAAAAAAAAAAAJgCAABkcnMvZG93bnJl&#10;di54bWxQSwUGAAAAAAQABAD1AAAAhAM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76" o:spid="_x0000_s2223"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GW9cMA&#10;AADcAAAADwAAAGRycy9kb3ducmV2LnhtbERPTUsDMRC9F/wPYQRv3ax7kLI2LaVQUcTKVsHruJkm&#10;i5vJksR27a83hUJv83ifM1+OrhcHCrHzrOC+KEEQt153bBR8fmymMxAxIWvsPZOCP4qwXNxM5lhr&#10;f+SGDrtkRA7hWKMCm9JQSxlbSw5j4QfizO19cJgyDEbqgMcc7npZleWDdNhxbrA40NpS+7P7dQoa&#10;s69OTb99f1k/0Zt9/TLfYbNS6u52XD2CSDSmq/jiftZ5/qyC8zP5Ar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GW9c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77" o:spid="_x0000_s2222"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0aQcMA&#10;AADcAAAADwAAAGRycy9kb3ducmV2LnhtbERP32vCMBB+H/g/hBP2MjR1g1mqUUQUNhnCqoiPR3M2&#10;xeZSkky7/34ZDPZ2H9/Pmy9724ob+dA4VjAZZyCIK6cbrhUcD9tRDiJEZI2tY1LwTQGWi8HDHAvt&#10;7vxJtzLWIoVwKFCBibErpAyVIYth7DrixF2ctxgT9LXUHu8p3LbyOctepcWGU4PBjtaGqmv5ZRW8&#10;m5Mvz092PfWbZrdbfew11nulHof9agYiUh//xX/uN53m5y/w+0y6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0aQc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64" o:spid="_x0000_s2214" style="position:absolute;left:0;text-align:left;margin-left:6in;margin-top:219.6pt;width:123.4pt;height:24.2pt;z-index:251665920;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">
          <v:shape id="Freeform 165" o:spid="_x0000_s2220"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zpcEA&#10;AADcAAAADwAAAGRycy9kb3ducmV2LnhtbERPzYrCMBC+L/gOYYS9LJoqi0o1igqCIB5W+wBjM7bF&#10;ZlKTVLtvbxaEvc3H9zuLVWdq8SDnK8sKRsMEBHFudcWFguy8G8xA+ICssbZMCn7Jw2rZ+1hgqu2T&#10;f+hxCoWIIexTVFCG0KRS+rwkg35oG+LIXa0zGCJ0hdQOnzHc1HKcJBNpsOLYUGJD25Ly26k1Cuzm&#10;2mZ7n03ddxu+/GZyaO7Hi1Kf/W49BxGoC//it3uv4/zpCP6eiR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0M6XBAAAA3AAAAA8AAAAAAAAAAAAAAAAAmAIAAGRycy9kb3du&#10;cmV2LnhtbFBLBQYAAAAABAAEAPUAAACGAw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66" o:spid="_x0000_s2219"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8MMA&#10;AADcAAAADwAAAGRycy9kb3ducmV2LnhtbERPTWvCQBC9F/oflil4011FWomuYkMU8VK0BfE2ZMck&#10;mJ0N2a1Gf31XEHqbx/uc2aKztbhQ6yvHGoYDBYI4d6biQsPP96o/AeEDssHaMWm4kYfF/PVlholx&#10;V97RZR8KEUPYJ6ihDKFJpPR5SRb9wDXEkTu51mKIsC2kafEaw20tR0q9S4sVx4YSG0pLys/7X6th&#10;adPxtsmO1f2eclZ/ZWp9+FRa99665RREoC78i5/ujYnzP0bweCZe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zw8MMAAADcAAAADwAAAAAAAAAAAAAAAACYAgAAZHJzL2Rv&#10;d25yZXYueG1sUEsFBgAAAAAEAAQA9QAAAIg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67" o:spid="_x0000_s2218"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5/OcMA&#10;AADcAAAADwAAAGRycy9kb3ducmV2LnhtbERPTWvCQBC9F/oflil4qxuboia6hlKQijdje8htzI5J&#10;MDubZleN/75bELzN433OMhtMKy7Uu8aygsk4AkFcWt1wpeB7v36dg3AeWWNrmRTcyEG2en5aYqrt&#10;lXd0yX0lQgi7FBXU3neplK6syaAb2444cEfbG/QB9pXUPV5DuGnlWxRNpcGGQ0ONHX3WVJ7ys1GQ&#10;kEnWeXHcTN5/t1jcDtOf+Gur1Ohl+FiA8DT4h/ju3ugwfxbD/zPh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5/OcMAAADcAAAADwAAAAAAAAAAAAAAAACYAgAAZHJzL2Rv&#10;d25yZXYueG1sUEsFBgAAAAAEAAQA9QAAAIg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68" o:spid="_x0000_s2217"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UM2MIA&#10;AADcAAAADwAAAGRycy9kb3ducmV2LnhtbERP22rCQBB9L/gPywi+1U2K1BBdRQKGCoVi9AOG7JgE&#10;s7NJdtX4926h0Lc5nOust6NpxZ0G11hWEM8jEMSl1Q1XCs6n/XsCwnlkja1lUvAkB9vN5G2NqbYP&#10;PtK98JUIIexSVFB736VSurImg25uO+LAXexg0Ac4VFIP+AjhppUfUfQpDTYcGmrsKKupvBY3oyD5&#10;zg66749N/nPj826ZPPMyLpSaTcfdCoSn0f+L/9xfOsxfLuD3mXCB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QzYwgAAANwAAAAPAAAAAAAAAAAAAAAAAJgCAABkcnMvZG93&#10;bnJldi54bWxQSwUGAAAAAAQABAD1AAAAhwM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69" o:spid="_x0000_s2216"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1+psMA&#10;AADcAAAADwAAAGRycy9kb3ducmV2LnhtbERPTWsCMRC9C/0PYQq9abZCtaxGEcHSIrasLfQ6bsZk&#10;6WayJKlu++tNQehtHu9z5sveteJEITaeFdyPChDEtdcNGwUf75vhI4iYkDW2nknBD0VYLm4Gcyy1&#10;P3NFp30yIodwLFGBTakrpYy1JYdx5DvizB19cJgyDEbqgOcc7lo5LoqJdNhwbrDY0dpS/bX/dgoq&#10;cxz/Vu3r28v6iXZ2+2kOYbNS6u62X81AJOrTv/jqftZ5/vQB/p7JF8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1+ps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70" o:spid="_x0000_s2215"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MA&#10;AADcAAAADwAAAGRycy9kb3ducmV2LnhtbERP32vCMBB+H/g/hBP2MjR1DzqqqYg42GQIqyI+Hs3Z&#10;FJtLSbLa/ffLYLC3+/h+3mo92Fb05EPjWMFsmoEgrpxuuFZwOr5OXkCEiKyxdUwKvinAuhg9rDDX&#10;7s6f1JexFimEQ44KTIxdLmWoDFkMU9cRJ+7qvMWYoK+l9nhP4baVz1k2lxYbTg0GO9oaqm7ll1Xw&#10;bs6+vDzZ7cLvmv1+83HQWB+UehwPmyWISEP8F/+533Sav5jD7zPpA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s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57" o:spid="_x0000_s2207" style="position:absolute;left:0;text-align:left;margin-left:6in;margin-top:219.6pt;width:123.4pt;height:24.2pt;z-index:251664896;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">
          <v:shape id="Freeform 158" o:spid="_x0000_s2213"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G4MIA&#10;AADcAAAADwAAAGRycy9kb3ducmV2LnhtbERPzWrCQBC+F3yHZQpeim4qEiV1FRUEoXhozANMs2MS&#10;mp1Ndzca394tCL3Nx/c7q81gWnEl5xvLCt6nCQji0uqGKwXF+TBZgvABWWNrmRTcycNmPXpZYabt&#10;jb/omodKxBD2GSqoQ+gyKX1Zk0E/tR1x5C7WGQwRukpqh7cYblo5S5JUGmw4NtTY0b6m8ifvjQK7&#10;u/TF0RcLN+/Dm9+ln93v6Vup8euw/QARaAj/4qf7qOP8dA5/z8QL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mgbgwgAAANwAAAAPAAAAAAAAAAAAAAAAAJgCAABkcnMvZG93&#10;bnJldi54bWxQSwUGAAAAAAQABAD1AAAAhw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59" o:spid="_x0000_s2212"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WcMA&#10;AADcAAAADwAAAGRycy9kb3ducmV2LnhtbERPTWvCQBC9F/oflil4012LFYmuYkOU0otoC+JtyI5J&#10;MDsbsqtGf31XEHqbx/uc2aKztbhQ6yvHGoYDBYI4d6biQsPvz6o/AeEDssHaMWm4kYfF/PVlholx&#10;V97SZRcKEUPYJ6ihDKFJpPR5SRb9wDXEkTu61mKIsC2kafEaw20t35UaS4sVx4YSG0pLyk+7s9Ww&#10;tOnou8kO1f2eclZvMrXefyqte2/dcgoiUBf+xU/3l4nzxx/weCZe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z+WcMAAADcAAAADwAAAAAAAAAAAAAAAACYAgAAZHJzL2Rv&#10;d25yZXYueG1sUEsFBgAAAAAEAAQA9QAAAIg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60" o:spid="_x0000_s2211"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KfMMA&#10;AADcAAAADwAAAGRycy9kb3ducmV2LnhtbERPTWvCQBC9F/oflin0ZjaxEproRoogFW+N7SG3aXZM&#10;gtnZNLvV+O/dgtDbPN7nrNaT6cWZRtdZVpBEMQji2uqOGwWfh+3sFYTzyBp7y6TgSg7WxePDCnNt&#10;L/xB59I3IoSwy1FB6/2QS+nqlgy6yA7EgTva0aAPcGykHvESwk0v53GcSoMdh4YWB9q0VJ/KX6Mg&#10;I5Nty+q4SxY/e6yu3+nXy/teqeen6W0JwtPk/8V3906H+WkKf8+EC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BKfMMAAADcAAAADwAAAAAAAAAAAAAAAACYAgAAZHJzL2Rv&#10;d25yZXYueG1sUEsFBgAAAAAEAAQA9QAAAIg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61" o:spid="_x0000_s2210"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Ecr4A&#10;AADcAAAADwAAAGRycy9kb3ducmV2LnhtbERPSwrCMBDdC94hjOBOU11oqUYRQVEQxOoBhmZsi82k&#10;NlHr7Y0guJvH+8582ZpKPKlxpWUFo2EEgjizuuRcweW8GcQgnEfWWFkmBW9ysFx0O3NMtH3xiZ6p&#10;z0UIYZeggsL7OpHSZQUZdENbEwfuahuDPsAml7rBVwg3lRxH0UQaLDk0FFjTuqDslj6Mgviw3uv7&#10;/VRujw++rKbxe5uNUqX6vXY1A+Gp9X/xz73TYf5kCt9nwgV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eBHK+AAAA3AAAAA8AAAAAAAAAAAAAAAAAmAIAAGRycy9kb3ducmV2&#10;LnhtbFBLBQYAAAAABAAEAPUAAACD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62" o:spid="_x0000_s2209"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H5cUA&#10;AADcAAAADwAAAGRycy9kb3ducmV2LnhtbESPQUsDMRCF70L/QxjBm83aQ5G1aSmFFqWobBW8jptp&#10;sriZLEnarv565yB4m+G9ee+bxWoMvTpTyl1kA3fTChRxG23HzsD72/b2HlQuyBb7yGTgmzKslpOr&#10;BdY2Xrih86E4JSGcazTgSxlqrXPrKWCexoFYtGNMAYusyWmb8CLhodezqprrgB1Lg8eBNp7ar8Mp&#10;GGjccfbT9C+vT5sdPfv9h/tM27UxN9fj+gFUobH8m/+uH63gz4VWnpEJ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UflxQAAANw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163" o:spid="_x0000_s2208"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nLUcMA&#10;AADcAAAADwAAAGRycy9kb3ducmV2LnhtbERPTWsCMRC9F/wPYYReSjdrD2q3RhGx0EoRXEvpcdiM&#10;m8XNZElSXf+9KQje5vE+Z7bobStO5EPjWMEoy0EQV043XCv43r8/T0GEiKyxdUwKLhRgMR88zLDQ&#10;7sw7OpWxFimEQ4EKTIxdIWWoDFkMmeuIE3dw3mJM0NdSezyncNvKlzwfS4sNpwaDHa0MVcfyzyr4&#10;ND++/H2yq4lfN5vN8mursd4q9Tjsl28gIvXxLr65P3SaP36F/2fS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nLUc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50" o:spid="_x0000_s2200" style="position:absolute;left:0;text-align:left;margin-left:6in;margin-top:219.6pt;width:123.4pt;height:24.2pt;z-index:251663872;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">
          <v:shape id="Freeform 151" o:spid="_x0000_s2206"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SKsMA&#10;AADcAAAADwAAAGRycy9kb3ducmV2LnhtbERP22rCQBB9F/oPyxR8kbqpVC1pVqmCIIgPTfMB0+zk&#10;QrOz6e5G0793CwXf5nCuk21H04kLOd9aVvA8T0AQl1a3XCsoPg9PryB8QNbYWSYFv+Rhu3mYZJhq&#10;e+UPuuShFjGEfYoKmhD6VEpfNmTQz21PHLnKOoMhQldL7fAaw00nF0mykgZbjg0N9rRvqPzOB6PA&#10;7qqhOPpi7V6GMPO71an/OX8pNX0c399ABBrDXfzvPuo4f7mGv2fiB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RSKsMAAADcAAAADwAAAAAAAAAAAAAAAACYAgAAZHJzL2Rv&#10;d25yZXYueG1sUEsFBgAAAAAEAAQA9QAAAIgDA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52" o:spid="_x0000_s2205"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GbesYA&#10;AADcAAAADwAAAGRycy9kb3ducmV2LnhtbESPQWvCQBCF7wX/wzJCb3W30haJrqIhLaUX0RbE25Ad&#10;k9DsbMhuNfXXdw5CbzO8N+99s1gNvlVn6mMT2MLjxIAiLoNruLLw9fn6MAMVE7LDNjBZ+KUIq+Xo&#10;boGZCxfe0XmfKiUhHDO0UKfUZVrHsiaPcRI6YtFOofeYZO0r7Xq8SLhv9dSYF+2xYWmosaO8pvJ7&#10;/+MtrH3+9NEVx+Z6zblot4V5O2yMtffjYT0HlWhI/+bb9bsT/GehlW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GbesYAAADcAAAADwAAAAAAAAAAAAAAAACYAgAAZHJz&#10;L2Rvd25yZXYueG1sUEsFBgAAAAAEAAQA9QAAAIs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53" o:spid="_x0000_s2204"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Us8MA&#10;AADcAAAADwAAAGRycy9kb3ducmV2LnhtbERPTWvCQBC9F/oflin0VjdpVUzqGkpBDN4a24O3MTsm&#10;odnZNLua+O/dguBtHu9zltloWnGm3jWWFcSTCARxaXXDlYLv3fplAcJ5ZI2tZVJwIQfZ6vFhiam2&#10;A3/RufCVCCHsUlRQe9+lUrqyJoNuYjviwB1tb9AH2FdS9ziEcNPK1yiaS4MNh4YaO/qsqfwtTkZB&#10;QiZZF/tjHk//tri/HOY/b5utUs9P48c7CE+jv4tv7lyH+bME/p8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MUs8MAAADcAAAADwAAAAAAAAAAAAAAAACYAgAAZHJzL2Rv&#10;d25yZXYueG1sUEsFBgAAAAAEAAQA9QAAAIg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54" o:spid="_x0000_s2203"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cBsQA&#10;AADcAAAADwAAAGRycy9kb3ducmV2LnhtbESPQYvCQAyF74L/YciCN53qwS1dRxFBUVgQa39A6GTb&#10;sp1M7Yxa//3mIOwt4b2892W1GVyrHtSHxrOB+SwBRVx623BloLjupymoEJEttp7JwIsCbNbj0Qoz&#10;6598oUceKyUhHDI0UMfYZVqHsiaHYeY7YtF+fO8wytpX2vb4lHDX6kWSLLXDhqWhxo52NZW/+d0Z&#10;SL93J3u7XZrD+c7F9jN9Hcp5bszkY9h+gYo0xH/z+/poBX8p+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3nAbEAAAA3AAAAA8AAAAAAAAAAAAAAAAAmAIAAGRycy9k&#10;b3ducmV2LnhtbFBLBQYAAAAABAAEAPUAAACJ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55" o:spid="_x0000_s2202"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eMMA&#10;AADcAAAADwAAAGRycy9kb3ducmV2LnhtbERPTWsCMRC9F/ofwgjealYPIlujiGBpKVrWFryOmzFZ&#10;3EyWJNXVX98UCr3N433OfNm7VlwoxMazgvGoAEFce92wUfD1uXmagYgJWWPrmRTcKMJy8fgwx1L7&#10;K1d02ScjcgjHEhXYlLpSylhbchhHviPO3MkHhynDYKQOeM3hrpWTophKhw3nBosdrS3V5/23U1CZ&#10;0+RetbuPt/ULbe37wRzDZqXUcNCvnkEk6tO/+M/9qvP86Rh+n8kX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ueM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56" o:spid="_x0000_s2201"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1ZIMMA&#10;AADcAAAADwAAAGRycy9kb3ducmV2LnhtbERP32vCMBB+H/g/hBP2IjPVBx2dqYg42ESEVRl7PJqz&#10;KTaXkmS1++/NYLC3+/h+3mo92Fb05EPjWMFsmoEgrpxuuFZwPr0+PYMIEVlj65gU/FCAdTF6WGGu&#10;3Y0/qC9jLVIIhxwVmBi7XMpQGbIYpq4jTtzFeYsxQV9L7fGWwm0r51m2kBYbTg0GO9oaqq7lt1Xw&#10;bj59+TWx26XfNfv95nDUWB+VehwPmxcQkYb4L/5zv+k0fzGH32fSBbK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1ZIM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43" o:spid="_x0000_s2193" style="position:absolute;left:0;text-align:left;margin-left:6in;margin-top:219.6pt;width:123.4pt;height:24.2pt;z-index:251662848;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">
          <v:shape id="Freeform 144" o:spid="_x0000_s2199"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3KXsYA&#10;AADcAAAADwAAAGRycy9kb3ducmV2LnhtbESPQWvCQBCF70L/wzKFXkQ3LWpL6iq1UBCKB21+wJgd&#10;k9DsbLq70fjvOwfB2wzvzXvfLNeDa9WZQmw8G3ieZqCIS28brgwUP1+TN1AxIVtsPZOBK0VYrx5G&#10;S8ytv/CezodUKQnhmKOBOqUu1zqWNTmMU98Ri3bywWGSNVTaBrxIuGv1S5YttMOGpaHGjj5rKn8P&#10;vTPgN6e+2MbiNcz6NI6bxXf3tzsa8/Q4fLyDSjSku/l2vbWCPxd8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3KXsYAAADcAAAADwAAAAAAAAAAAAAAAACYAgAAZHJz&#10;L2Rvd25yZXYueG1sUEsFBgAAAAAEAAQA9QAAAIsDA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45" o:spid="_x0000_s2198"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y58MA&#10;AADcAAAADwAAAGRycy9kb3ducmV2LnhtbERPS2vCQBC+F/wPyxR6011Fi6SuoiGW4qX4APE2ZKdJ&#10;aHY2ZFdN/fWuIPQ2H99zZovO1uJCra8caxgOFAji3JmKCw2H/bo/BeEDssHaMWn4Iw+Lee9lholx&#10;V97SZRcKEUPYJ6ihDKFJpPR5SRb9wDXEkftxrcUQYVtI0+I1httajpR6lxYrjg0lNpSWlP/uzlbD&#10;0qbjTZOdqtst5az+ztTncaW0fnvtlh8gAnXhX/x0f5k4fzKEx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sy58MAAADcAAAADwAAAAAAAAAAAAAAAACYAgAAZHJzL2Rv&#10;d25yZXYueG1sUEsFBgAAAAAEAAQA9QAAAIg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46" o:spid="_x0000_s2197"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wsIA&#10;AADcAAAADwAAAGRycy9kb3ducmV2LnhtbERPS4vCMBC+C/6HMII3TX2saDWKLMiKN6sevI3N2Bab&#10;SbfJav33RljwNh/fcxarxpTiTrUrLCsY9CMQxKnVBWcKjodNbwrCeWSNpWVS8CQHq2W7tcBY2wfv&#10;6Z74TIQQdjEqyL2vYildmpNB17cVceCutjboA6wzqWt8hHBTymEUTaTBgkNDjhV955Tekj+jYEZm&#10;tknO1+1g/LvD8/MyOY1+dkp1O816DsJT4z/if/dWh/lfQ3g/E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bCwgAAANwAAAAPAAAAAAAAAAAAAAAAAJgCAABkcnMvZG93&#10;bnJldi54bWxQSwUGAAAAAAQABAD1AAAAhw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47" o:spid="_x0000_s2196"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IzMMA&#10;AADcAAAADwAAAGRycy9kb3ducmV2LnhtbERP22rCQBB9F/oPyxR8000q1ZC6EREaWiiIqR8wZKdJ&#10;aHY2ZjcX/75bKPRtDuc6+8NsWjFS7xrLCuJ1BIK4tLrhSsH183WVgHAeWWNrmRTcycEhe1jsMdV2&#10;4guNha9ECGGXooLa+y6V0pU1GXRr2xEH7sv2Bn2AfSV1j1MIN618iqKtNNhwaKixo1NN5XcxGAXJ&#10;x+ld326XJj8PfD3ukntexoVSy8f5+ALC0+z/xX/uNx3mP2/g95lw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nIzMMAAADcAAAADwAAAAAAAAAAAAAAAACYAgAAZHJzL2Rv&#10;d25yZXYueG1sUEsFBgAAAAAEAAQA9QAAAIgDA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48" o:spid="_x0000_s2195"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HXcMA&#10;AADcAAAADwAAAGRycy9kb3ducmV2LnhtbERPTWsCMRC9C/0PYQq9abZSpaxGEcHSIrasLfQ6bsZk&#10;6WayJKlu++tNQehtHu9z5sveteJEITaeFdyPChDEtdcNGwUf75vhI4iYkDW2nknBD0VYLm4Gcyy1&#10;P3NFp30yIodwLFGBTakrpYy1JYdx5DvizB19cJgyDEbqgOcc7lo5LoqpdNhwbrDY0dpS/bX/dgoq&#10;cxz/Vu3r28v6iXZ2+2kOYbNS6u62X81AJOrTv/jqftZ5/uQB/p7JF8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SHXc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49" o:spid="_x0000_s2194"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gL6cMA&#10;AADcAAAADwAAAGRycy9kb3ducmV2LnhtbERP32vCMBB+H/g/hBP2MtbUgTo6o4g42GQI1jH2eDRn&#10;U2wuJcm0/vdmIPh2H9/Pmy1624oT+dA4VjDKchDEldMN1wq+9+/PryBCRNbYOiYFFwqwmA8eZlho&#10;d+YdncpYixTCoUAFJsaukDJUhiyGzHXEiTs4bzEm6GupPZ5TuG3lS55PpMWGU4PBjlaGqmP5ZxV8&#10;mh9f/j7Z1dSvm81m+bXVWG+Vehz2yzcQkfp4F9/cHzrNH4/h/5l0gZ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gL6c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36" o:spid="_x0000_s2186" style="position:absolute;left:0;text-align:left;margin-left:6in;margin-top:219.6pt;width:123.4pt;height:24.2pt;z-index:251661824;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">
          <v:shape id="Freeform 137" o:spid="_x0000_s2192"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C9MMA&#10;AADcAAAADwAAAGRycy9kb3ducmV2LnhtbERPzWrCQBC+F3yHZYReSt20FVtiVtFCQZAejHmAaXZM&#10;gtnZuLuJ6dt3hYK3+fh+J1uPphUDOd9YVvAyS0AQl1Y3XCkojl/PHyB8QNbYWiYFv+RhvZo8ZJhq&#10;e+UDDXmoRAxhn6KCOoQuldKXNRn0M9sRR+5kncEQoaukdniN4aaVr0mykAYbjg01dvRZU3nOe6PA&#10;bk99sfPFu5v34clvF/vu8v2j1ON03CxBBBrDXfzv3uk4f/4Gt2fi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bC9MMAAADcAAAADwAAAAAAAAAAAAAAAACYAgAAZHJzL2Rv&#10;d25yZXYueG1sUEsFBgAAAAAEAAQA9QAAAIgDA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38" o:spid="_x0000_s2191"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UHosMA&#10;AADcAAAADwAAAGRycy9kb3ducmV2LnhtbERPTWvCQBC9F/oflil4q7stoUjqKhqiSC+iLRRvQ3ZM&#10;gtnZkF01+utdQfA2j/c542lvG3GizteONXwMFQjiwpmaSw1/v4v3EQgfkA02jknDhTxMJ68vY0yN&#10;O/OGTttQihjCPkUNVQhtKqUvKrLoh64ljtzedRZDhF0pTYfnGG4b+anUl7RYc2yosKWsouKwPVoN&#10;M5slP22+q6/XjPNmnavl/1xpPXjrZ98gAvXhKX64VybOTxK4PxMvkJ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UHosMAAADcAAAADwAAAAAAAAAAAAAAAACYAgAAZHJzL2Rv&#10;d25yZXYueG1sUEsFBgAAAAAEAAQA9QAAAIg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39" o:spid="_x0000_s2190"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Ia8QA&#10;AADcAAAADwAAAGRycy9kb3ducmV2LnhtbERPTWvCQBC9F/oflin01my0MdToKqUgirem7cHbmB2T&#10;0OxszG6T+O/dguBtHu9zluvRNKKnztWWFUyiGARxYXXNpYLvr83LGwjnkTU2lknBhRysV48PS8y0&#10;HfiT+tyXIoSwy1BB5X2bSemKigy6yLbEgTvZzqAPsCul7nAI4aaR0zhOpcGaQ0OFLX1UVPzmf0bB&#10;nMx8kx9Ou0ly3uPhckx/Xrd7pZ6fxvcFCE+jv4tv7p0O85MZ/D8TL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3iGvEAAAA3AAAAA8AAAAAAAAAAAAAAAAAmAIAAGRycy9k&#10;b3ducmV2LnhtbFBLBQYAAAAABAAEAPUAAACJ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40" o:spid="_x0000_s2189"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f9icEA&#10;AADcAAAADwAAAGRycy9kb3ducmV2LnhtbERP24rCMBB9F/Yfwgj7ZlNl0dI1FRFWFITF6gcMzWxb&#10;bCa1SbX+vREWfJvDuc5yNZhG3KhztWUF0ygGQVxYXXOp4Hz6mSQgnEfW2FgmBQ9ysMo+RktMtb3z&#10;kW65L0UIYZeigsr7NpXSFRUZdJFtiQP3ZzuDPsCulLrDewg3jZzF8VwarDk0VNjSpqLikvdGQXLY&#10;7PX1eqy3vz2f14vksS2muVKf42H9DcLT4N/if/dOh/lfc3g9Ey6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n/YnBAAAA3AAAAA8AAAAAAAAAAAAAAAAAmAIAAGRycy9kb3du&#10;cmV2LnhtbFBLBQYAAAAABAAEAPUAAACG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41" o:spid="_x0000_s2188"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98MA&#10;AADcAAAADwAAAGRycy9kb3ducmV2LnhtbERPTWsCMRC9C/0PYQq9abZStKxGEcHSIrasLfQ6bsZk&#10;6WayJKlu++tNQehtHu9z5sveteJEITaeFdyPChDEtdcNGwUf75vhI4iYkDW2nknBD0VYLm4Gcyy1&#10;P3NFp30yIodwLFGBTakrpYy1JYdx5DvizB19cJgyDEbqgOcc7lo5LoqJdNhwbrDY0dpS/bX/dgoq&#10;cxz/Vu3r28v6iXZ2+2kOYbNS6u62X81AJOrTv/jqftZ5/sMU/p7JF8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98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42" o:spid="_x0000_s2187"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yqsYA&#10;AADcAAAADwAAAGRycy9kb3ducmV2LnhtbESPQUsDMRCF74L/IYzgRdpsi2jZNi2ltKBFCq6l9Dhs&#10;xs3iZrIksV3/vXMQvM3w3rz3zWI1+E5dKKY2sIHJuABFXAfbcmPg+LEbzUCljGyxC0wGfijBanl7&#10;s8DShiu/06XKjZIQTiUacDn3pdapduQxjUNPLNpniB6zrLHRNuJVwn2np0XxpD22LA0Oe9o4qr+q&#10;b2/g1Z1idX7wm+e4bff79dvBYnMw5v5uWM9BZRryv/nv+sUK/qPQyjMygV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yqsYAAADcAAAADwAAAAAAAAAAAAAAAACYAgAAZHJz&#10;L2Rvd25yZXYueG1sUEsFBgAAAAAEAAQA9QAAAIs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29" o:spid="_x0000_s2179" style="position:absolute;left:0;text-align:left;margin-left:6in;margin-top:219.6pt;width:123.4pt;height:24.2pt;z-index:251660800;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">
          <v:shape id="Freeform 130" o:spid="_x0000_s2185"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cSEcIA&#10;AADcAAAADwAAAGRycy9kb3ducmV2LnhtbERPzWrCQBC+C32HZQq9iG6skkp0FS0UBPGgzQOM2TEJ&#10;zc6muxuNb+8WCt7m4/ud5bo3jbiS87VlBZNxAoK4sLrmUkH+/TWag/ABWWNjmRTcycN69TJYYqbt&#10;jY90PYVSxBD2GSqoQmgzKX1RkUE/ti1x5C7WGQwRulJqh7cYbhr5niSpNFhzbKiwpc+Kip9TZxTY&#10;7aXLdz7/cLMuDP023be/h7NSb6/9ZgEiUB+e4n/3Tsf50xT+no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xIRwgAAANwAAAAPAAAAAAAAAAAAAAAAAJgCAABkcnMvZG93&#10;bnJldi54bWxQSwUGAAAAAAQABAD1AAAAhw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31" o:spid="_x0000_s2184"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qqMQA&#10;AADcAAAADwAAAGRycy9kb3ducmV2LnhtbERPTWvCQBC9C/0PyxS81d1WUUldxYYopZfSKIi3ITtN&#10;QrOzIbtq6q/vCgVv83ifs1j1thFn6nztWMPzSIEgLpypudSw322e5iB8QDbYOCYNv+RhtXwYLDAx&#10;7sJfdM5DKWII+wQ1VCG0iZS+qMiiH7mWOHLfrrMYIuxKaTq8xHDbyBelptJizbGhwpbSioqf/GQ1&#10;rG06+WizY329ppw1n5naHt6U1sPHfv0KIlAf7uJ/97uJ88czuD0TL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x6qjEAAAA3AAAAA8AAAAAAAAAAAAAAAAAmAIAAGRycy9k&#10;b3ducmV2LnhtbFBLBQYAAAAABAAEAPUAAACJAw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32" o:spid="_x0000_s2183"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UiMUA&#10;AADcAAAADwAAAGRycy9kb3ducmV2LnhtbESPQW/CMAyF70j8h8hIu0HKmBDtCAhNQiBuK+zAzWtM&#10;W61xShOg/Pv5MGk3W+/5vc/Lde8adacu1J4NTCcJKOLC25pLA6fjdrwAFSKyxcYzGXhSgPVqOFhi&#10;Zv2DP+mex1JJCIcMDVQxtpnWoajIYZj4lli0i+8cRlm7UtsOHxLuGv2aJHPtsGZpqLClj4qKn/zm&#10;DKTk0m1+vuynb9cDnp/f86/Z7mDMy6jfvIOK1Md/89/13gr+TG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FSIxQAAANwAAAAPAAAAAAAAAAAAAAAAAJgCAABkcnMv&#10;ZG93bnJldi54bWxQSwUGAAAAAAQABAD1AAAAig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33" o:spid="_x0000_s2182"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4ahsMA&#10;AADcAAAADwAAAGRycy9kb3ducmV2LnhtbERP22rCQBB9F/oPyxT6ppu0UNPUjYjQ0EJBjH7AkB2T&#10;YHY2ZjcX/75bKPRtDuc6m+1sWjFS7xrLCuJVBIK4tLrhSsH59LFMQDiPrLG1TAru5GCbPSw2mGo7&#10;8ZHGwlcihLBLUUHtfZdK6cqaDLqV7YgDd7G9QR9gX0nd4xTCTSufo+hVGmw4NNTY0b6m8loMRkHy&#10;vf/St9uxyQ8Dn3fr5J6XcaHU0+O8ewfhafb/4j/3pw7zX97g95lw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4ahsMAAADcAAAADwAAAAAAAAAAAAAAAACYAgAAZHJzL2Rv&#10;d25yZXYueG1sUEsFBgAAAAAEAAQA9QAAAIgDA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34" o:spid="_x0000_s2181"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YXg8UA&#10;AADcAAAADwAAAGRycy9kb3ducmV2LnhtbESPQUsDMRCF74L/IYzgzWYtIrI2LaXQ0iIqWwWv42aa&#10;LG4mS5K2q7/eOQjeZnhv3vtmthhDr06UchfZwO2kAkXcRtuxM/D+tr55AJULssU+Mhn4pgyL+eXF&#10;DGsbz9zQaV+ckhDONRrwpQy11rn1FDBP4kAs2iGmgEXW5LRNeJbw0OtpVd3rgB1Lg8eBVp7ar/0x&#10;GGjcYfrT9C+vu9WGnv3Th/tM66Ux11fj8hFUobH8m/+ut1bw7wRfnpEJ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1heDxQAAANw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135" o:spid="_x0000_s2180"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qbN8MA&#10;AADcAAAADwAAAGRycy9kb3ducmV2LnhtbERPTWsCMRC9C/0PYQpeRLOKWNkaRaQFlSK4Felx2Ew3&#10;SzeTJYm6/fdNQfA2j/c5i1VnG3ElH2rHCsajDARx6XTNlYLT5/twDiJEZI2NY1LwSwFWy6feAnPt&#10;bnykaxErkUI45KjAxNjmUobSkMUwci1x4r6dtxgT9JXUHm8p3DZykmUzabHm1GCwpY2h8qe4WAU7&#10;c/bF18BuXvxbvd+vPw4aq4NS/edu/QoiUhcf4rt7q9P86Rj+n0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qbN8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22" o:spid="_x0000_s2172" style="position:absolute;left:0;text-align:left;margin-left:6in;margin-top:219.6pt;width:123.4pt;height:24.2pt;z-index:251659776;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">
          <v:shape id="Freeform 123" o:spid="_x0000_s2178"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QvsIA&#10;AADcAAAADwAAAGRycy9kb3ducmV2LnhtbERP24rCMBB9X/Afwgj7IpquLF6qUXRhQRAf1H7A2Ixt&#10;sZnUJNXu35uFhX2bw7nOct2ZWjzI+cqygo9RAoI4t7riQkF2/h7OQPiArLG2TAp+yMN61XtbYqrt&#10;k4/0OIVCxBD2KSooQ2hSKX1ekkE/sg1x5K7WGQwRukJqh88Ybmo5TpKJNFhxbCixoa+S8tupNQrs&#10;9tpmO59N3WcbBn472Tf3w0Wp9363WYAI1IV/8Z97p+P88Rx+n4kX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RC+wgAAANwAAAAPAAAAAAAAAAAAAAAAAJgCAABkcnMvZG93&#10;bnJldi54bWxQSwUGAAAAAAQABAD1AAAAhw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24" o:spid="_x0000_s2177"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hy3MYA&#10;AADcAAAADwAAAGRycy9kb3ducmV2LnhtbESPQWvCQBCF7wX/wzJCb3W3thSJrqIhLaUX0RbE25Ad&#10;k9DsbMhuNfXXdw5CbzO8N+99s1gNvlVn6mMT2MLjxIAiLoNruLLw9fn6MAMVE7LDNjBZ+KUIq+Xo&#10;boGZCxfe0XmfKiUhHDO0UKfUZVrHsiaPcRI6YtFOofeYZO0r7Xq8SLhv9dSYF+2xYWmosaO8pvJ7&#10;/+MtrH3+/NEVx+Z6zblot4V5O2yMtffjYT0HlWhI/+bb9bsT/CfBl2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hy3MYAAADcAAAADwAAAAAAAAAAAAAAAACYAgAAZHJz&#10;L2Rvd25yZXYueG1sUEsFBgAAAAAEAAQA9QAAAIs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25" o:spid="_x0000_s2176"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r9FcIA&#10;AADcAAAADwAAAGRycy9kb3ducmV2LnhtbERPTYvCMBC9L/gfwgje1rTrIrYaRQRRvFn14G1sxrbY&#10;TGqT1frvN8LC3ubxPme26EwtHtS6yrKCeBiBIM6trrhQcDysPycgnEfWWFsmBS9ysJj3PmaYavvk&#10;PT0yX4gQwi5FBaX3TSqly0sy6Ia2IQ7c1bYGfYBtIXWLzxBuavkVRWNpsOLQUGJDq5LyW/ZjFCRk&#10;knV2vm7j7/sOz6/L+DTa7JQa9LvlFISnzv+L/9xbHeaPYng/E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v0VwgAAANwAAAAPAAAAAAAAAAAAAAAAAJgCAABkcnMvZG93&#10;bnJldi54bWxQSwUGAAAAAAQABAD1AAAAhw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26" o:spid="_x0000_s2175"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I98EA&#10;AADcAAAADwAAAGRycy9kb3ducmV2LnhtbERP24rCMBB9F/Yfwgj7ZlMVtHRNRYQVFxbE6gcMzWxb&#10;bCa1SbX+/UYQfJvDuc5qPZhG3KhztWUF0ygGQVxYXXOp4Hz6niQgnEfW2FgmBQ9ysM4+RitMtb3z&#10;kW65L0UIYZeigsr7NpXSFRUZdJFtiQP3ZzuDPsCulLrDewg3jZzF8UIarDk0VNjStqLikvdGQfK7&#10;/dHX67HeHXo+b5bJY1dMc6U+x8PmC4Snwb/FL/deh/nzGTyfCRf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aiPfBAAAA3AAAAA8AAAAAAAAAAAAAAAAAmAIAAGRycy9kb3du&#10;cmV2LnhtbFBLBQYAAAAABAAEAPUAAACG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27" o:spid="_x0000_s2174"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6icMA&#10;AADcAAAADwAAAGRycy9kb3ducmV2LnhtbERPTWsCMRC9F/ofwgi91awKpaxGEcFiKbWsLXgdN2Oy&#10;uJksSdRtf30jFHqbx/uc2aJ3rbhQiI1nBaNhAYK49rpho+Drc/34DCImZI2tZ1LwTREW8/u7GZba&#10;X7miyy4ZkUM4lqjAptSVUsbaksM49B1x5o4+OEwZBiN1wGsOd60cF8WTdNhwbrDY0cpSfdqdnYLK&#10;HMc/Vbv9eF290Lt925tDWC+Vehj0yymIRH36F/+5NzrPn0zg9ky+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L6ic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28" o:spid="_x0000_s2173"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L0sMA&#10;AADcAAAADwAAAGRycy9kb3ducmV2LnhtbERP22oCMRB9L/gPYQq+lJr1Qlu2RhGxoCJCt6X0cdhM&#10;N4ubyZKkuv69EQTf5nCuM513thFH8qF2rGA4yEAQl07XXCn4/vp4fgMRIrLGxjEpOFOA+az3MMVc&#10;uxN/0rGIlUghHHJUYGJscylDachiGLiWOHF/zluMCfpKao+nFG4bOcqyF2mx5tRgsKWlofJQ/FsF&#10;G/Pji98nu3z1q3q7Xez2Gqu9Uv3HbvEOIlIX7+Kbe63T/PEErs+kC+Ts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tL0s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15" o:spid="_x0000_s2165" style="position:absolute;left:0;text-align:left;margin-left:6in;margin-top:219.6pt;width:123.4pt;height:24.2pt;z-index:251658752;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">
          <v:shape id="Freeform 116" o:spid="_x0000_s2171"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Cz8MA&#10;AADcAAAADwAAAGRycy9kb3ducmV2LnhtbERPzWrCQBC+C77DMoVeRDcNxUqajaggCNKDNg8wzY5J&#10;aHY23d1o+vZuoeBtPr7fydej6cSVnG8tK3hZJCCIK6tbrhWUn/v5CoQPyBo7y6Tglzysi+kkx0zb&#10;G5/oeg61iCHsM1TQhNBnUvqqIYN+YXviyF2sMxgidLXUDm8x3HQyTZKlNNhybGiwp11D1fd5MArs&#10;9jKUB1++udchzPx2eex/Pr6Uen4aN+8gAo3hIf53H3Scn6bw90y8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WCz8MAAADcAAAADwAAAAAAAAAAAAAAAACYAgAAZHJzL2Rv&#10;d25yZXYueG1sUEsFBgAAAAAEAAQA9QAAAIgDA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17" o:spid="_x0000_s2170"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6dsMA&#10;AADcAAAADwAAAGRycy9kb3ducmV2LnhtbERPTWvCQBC9F/oflil40121FImuYkMU8VK0BfE2ZMck&#10;mJ0N2a1Gf31XEHqbx/uc2aKztbhQ6yvHGoYDBYI4d6biQsPP96o/AeEDssHaMWm4kYfF/PVlholx&#10;V97RZR8KEUPYJ6ihDKFJpPR5SRb9wDXEkTu51mKIsC2kafEaw20tR0p9SIsVx4YSG0pLys/7X6th&#10;adP3bZMdq/s95az+ytT68Km07r11yymIQF34Fz/dGxPnj8bweCZe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N6dsMAAADcAAAADwAAAAAAAAAAAAAAAACYAgAAZHJzL2Rv&#10;d25yZXYueG1sUEsFBgAAAAAEAAQA9QAAAIg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18" o:spid="_x0000_s2169"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IUMMA&#10;AADcAAAADwAAAGRycy9kb3ducmV2LnhtbERPS2vCQBC+F/wPywjemo0PpEbXUAqieGush9zG7JgE&#10;s7Npdmviv3cLhd7m43vOJh1MI+7UudqygmkUgyAurK65VPB12r2+gXAeWWNjmRQ8yEG6Hb1sMNG2&#10;50+6Z74UIYRdggoq79tESldUZNBFtiUO3NV2Bn2AXSl1h30IN42cxfFSGqw5NFTY0kdFxS37MQpW&#10;ZFa7LL8epovvI+aPy/I83x+VmoyH9zUIT4P/F/+5DzrMny3g95lwgd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TIUMMAAADcAAAADwAAAAAAAAAAAAAAAACYAgAAZHJzL2Rv&#10;d25yZXYueG1sUEsFBgAAAAAEAAQA9QAAAIg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19" o:spid="_x0000_s2168"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GXsEA&#10;AADcAAAADwAAAGRycy9kb3ducmV2LnhtbERP24rCMBB9F/Yfwgj7ZlMFtXRNRYQVFxbE6gcMzWxb&#10;bCa1SbX+/UYQfJvDuc5qPZhG3KhztWUF0ygGQVxYXXOp4Hz6niQgnEfW2FgmBQ9ysM4+RitMtb3z&#10;kW65L0UIYZeigsr7NpXSFRUZdJFtiQP3ZzuDPsCulLrDewg3jZzF8UIarDk0VNjStqLikvdGQfK7&#10;/dHX67HeHXo+b5bJY1dMc6U+x8PmC4Snwb/FL/deh/mzOTyfCRf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hl7BAAAA3AAAAA8AAAAAAAAAAAAAAAAAmAIAAGRycy9kb3du&#10;cmV2LnhtbFBLBQYAAAAABAAEAPUAAACG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20" o:spid="_x0000_s2167"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PzMMA&#10;AADcAAAADwAAAGRycy9kb3ducmV2LnhtbERPTWsCMRC9F/ofwhS81Wz3IGVrFBEsLWLL2kKv42ZM&#10;FjeTJYm67a9vBMHbPN7nTOeD68SJQmw9K3gaFyCIG69bNgq+v1aPzyBiQtbYeSYFvxRhPru/m2Kl&#10;/ZlrOm2TETmEY4UKbEp9JWVsLDmMY98TZ27vg8OUYTBSBzzncNfJsigm0mHLucFiT0tLzWF7dApq&#10;sy//6u7j8335Shu7/jG7sFooNXoYFi8gEg3pJr6633SeX07g8ky+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PzM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21" o:spid="_x0000_s2166"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DeMMA&#10;AADcAAAADwAAAGRycy9kb3ducmV2LnhtbERP32vCMBB+H/g/hBP2MjTVhzmqqYg42GQIqyI+Hs3Z&#10;FJtLSbLa/ffLYLC3+/h+3mo92Fb05EPjWMFsmoEgrpxuuFZwOr5OXkCEiKyxdUwKvinAuhg9rDDX&#10;7s6f1JexFimEQ44KTIxdLmWoDFkMU9cRJ+7qvMWYoK+l9nhP4baV8yx7lhYbTg0GO9oaqm7ll1Xw&#10;bs6+vDzZ7cLvmv1+83HQWB+UehwPmyWISEP8F/+533SaP1/A7zPpA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BDeM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08" o:spid="_x0000_s2158" style="position:absolute;left:0;text-align:left;margin-left:6in;margin-top:219.6pt;width:123.4pt;height:24.2pt;z-index:251657728;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">
          <v:shape id="Freeform 109" o:spid="_x0000_s2164"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QBsIA&#10;AADcAAAADwAAAGRycy9kb3ducmV2LnhtbERPzYrCMBC+L/gOYYS9LGuqqLtUo6iwIIgHtQ8w24xt&#10;sZnUJNX69mZhwdt8fL8zX3amFjdyvrKsYDhIQBDnVldcKMhOP5/fIHxA1lhbJgUP8rBc9N7mmGp7&#10;5wPdjqEQMYR9igrKEJpUSp+XZNAPbEMcubN1BkOErpDa4T2Gm1qOkmQqDVYcG0psaFNSfjm2RoFd&#10;n9ts67MvN27Dh19Pd811/6vUe79bzUAE6sJL/O/e6jh/OIG/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NAGwgAAANwAAAAPAAAAAAAAAAAAAAAAAJgCAABkcnMvZG93&#10;bnJldi54bWxQSwUGAAAAAAQABAD1AAAAhw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10" o:spid="_x0000_s2163"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TU8MA&#10;AADcAAAADwAAAGRycy9kb3ducmV2LnhtbERPTWvCQBC9C/0PyxR6M7uWIhJdQxpiKb2IWijehuw0&#10;Cc3Ohuyqqb/eLRS8zeN9ziobbSfONPjWsYZZokAQV860XGv4PGymCxA+IBvsHJOGX/KQrR8mK0yN&#10;u/COzvtQixjCPkUNTQh9KqWvGrLoE9cTR+7bDRZDhEMtzYCXGG47+azUXFpsOTY02FPRUPWzP1kN&#10;uS1ePvry2F6vBZfdtlRvX69K66fHMV+CCDSGu/jf/W7i/Nkc/p6JF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gTU8MAAADcAAAADwAAAAAAAAAAAAAAAACYAgAAZHJzL2Rv&#10;d25yZXYueG1sUEsFBgAAAAAEAAQA9QAAAIg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11" o:spid="_x0000_s2162"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cmsMA&#10;AADcAAAADwAAAGRycy9kb3ducmV2LnhtbERPTWvCQBC9F/wPyxR6q5u0JdboKlKQSm6m9uBtzI5J&#10;aHY2zW6T+O9dQehtHu9zluvRNKKnztWWFcTTCARxYXXNpYLD1/b5HYTzyBoby6TgQg7Wq8nDElNt&#10;B95Tn/tShBB2KSqovG9TKV1RkUE3tS1x4M62M+gD7EqpOxxCuGnkSxQl0mDNoaHClj4qKn7yP6Ng&#10;Tma+zY/nXfz2m+Hxckq+Xz8zpZ4ex80ChKfR/4vv7p0O8+MZ3J4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qcmsMAAADcAAAADwAAAAAAAAAAAAAAAACYAgAAZHJzL2Rv&#10;d25yZXYueG1sUEsFBgAAAAAEAAQA9QAAAIg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12" o:spid="_x0000_s2161"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fjfcQA&#10;AADcAAAADwAAAGRycy9kb3ducmV2LnhtbESPQYvCQAyF78L+hyEL3nRaD1q6jiKCsgvCYtcfEDqx&#10;LXYytTNq/ffmsOAt4b2892W5Hlyr7tSHxrOBdJqAIi69bbgycPrbTTJQISJbbD2TgScFWK8+RkvM&#10;rX/wke5FrJSEcMjRQB1jl2sdypochqnviEU7+95hlLWvtO3xIeGu1bMkmWuHDUtDjR1tayovxc0Z&#10;yA7bH3u9Hpv9741Pm0X23JdpYcz4c9h8gYo0xLf5//rbCn4qtPKMTK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H433EAAAA3AAAAA8AAAAAAAAAAAAAAAAAmAIAAGRycy9k&#10;b3ducmV2LnhtbFBLBQYAAAAABAAEAPUAAACJ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13" o:spid="_x0000_s2160"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A8MA&#10;AADcAAAADwAAAGRycy9kb3ducmV2LnhtbERPTWsCMRC9F/wPYQRvNasHsatRRLC0FFvWFryOmzFZ&#10;3EyWJNVtf31TKPQ2j/c5y3XvWnGlEBvPCibjAgRx7XXDRsHH++5+DiImZI2tZ1LwRRHWq8HdEkvt&#10;b1zR9ZCMyCEcS1RgU+pKKWNtyWEc+444c2cfHKYMg5E64C2Hu1ZOi2ImHTacGyx2tLVUXw6fTkFl&#10;ztPvqn19e94+0t6+HM0p7DZKjYb9ZgEiUZ/+xX/uJ53nTx7g95l8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RA8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14" o:spid="_x0000_s2159"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bDMYA&#10;AADcAAAADwAAAGRycy9kb3ducmV2LnhtbESPQWsCMRCF74X+hzCFXopm66GV1SgiFVopgquIx2Ez&#10;3SzdTJYk6vbfdw6F3mZ4b977Zr4cfKeuFFMb2MDzuABFXAfbcmPgeNiMpqBSRrbYBSYDP5Rgubi/&#10;m2Npw433dK1yoySEU4kGXM59qXWqHXlM49ATi/YVoscsa2y0jXiTcN/pSVG8aI8tS4PDntaO6u/q&#10;4g18uFOszk9+/Rrf2u129bmz2OyMeXwYVjNQmYb8b/67freCPxF8eUY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nbDMYAAADcAAAADwAAAAAAAAAAAAAAAACYAgAAZHJz&#10;L2Rvd25yZXYueG1sUEsFBgAAAAAEAAQA9QAAAIs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01" o:spid="_x0000_s2151" style="position:absolute;left:0;text-align:left;margin-left:6in;margin-top:219.6pt;width:123.4pt;height:24.2pt;z-index:251656704;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">
          <v:shape id="Freeform 102" o:spid="_x0000_s2157"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pRcUA&#10;AADcAAAADwAAAGRycy9kb3ducmV2LnhtbESPQWvCQBCF7wX/wzIFL0U3lWIldRUVBKH0oM0PmGbH&#10;JDQ7m+5uNP5751DwNsN78943y/XgWnWhEBvPBl6nGSji0tuGKwPF936yABUTssXWMxm4UYT1avS0&#10;xNz6Kx/pckqVkhCOORqoU+pyrWNZk8M49R2xaGcfHCZZQ6VtwKuEu1bPsmyuHTYsDTV2tKup/D31&#10;zoDfnvviEIv38Nanl7idf3Z/Xz/GjJ+HzQeoREN6mP+vD1bwM6GV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OlFxQAAANw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03" o:spid="_x0000_s2156"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4R/MMA&#10;AADcAAAADwAAAGRycy9kb3ducmV2LnhtbERPTWvCQBC9F/wPywjedFcpUqOraEileClqoXgbstMk&#10;NDsbsqum/npXEHqbx/ucxaqztbhQ6yvHGsYjBYI4d6biQsPX8X34BsIHZIO1Y9LwRx5Wy97LAhPj&#10;rrynyyEUIoawT1BDGUKTSOnzkiz6kWuII/fjWoshwraQpsVrDLe1nCg1lRYrjg0lNpSWlP8ezlbD&#10;2qavuyY7Vbdbyln9mant90ZpPeh36zmIQF34Fz/dHybOVzN4PBM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4R/MMAAADcAAAADwAAAAAAAAAAAAAAAACYAgAAZHJzL2Rv&#10;d25yZXYueG1sUEsFBgAAAAAEAAQA9QAAAIg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04" o:spid="_x0000_s2155"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ME7sUA&#10;AADcAAAADwAAAGRycy9kb3ducmV2LnhtbESPQW/CMAyF75P4D5En7TbSwoSgIyCEhEDcVuDAzWtM&#10;W61xShOg/Pv5MGk3W+/5vc/zZe8adacu1J4NpMMEFHHhbc2lgeNh8z4FFSKyxcYzGXhSgOVi8DLH&#10;zPoHf9E9j6WSEA4ZGqhibDOtQ1GRwzD0LbFoF985jLJ2pbYdPiTcNXqUJBPtsGZpqLCldUXFT35z&#10;BmbkZpv8fNmlH9c9np/fk9N4uzfm7bVffYKK1Md/89/1zgp+Kvj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swTuxQAAANwAAAAPAAAAAAAAAAAAAAAAAJgCAABkcnMv&#10;ZG93bnJldi54bWxQSwUGAAAAAAQABAD1AAAAig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05" o:spid="_x0000_s2154"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1K4L8A&#10;AADcAAAADwAAAGRycy9kb3ducmV2LnhtbERPy6rCMBDdC/5DGMGdpr0LLdUoIihXEMTqBwzN2Bab&#10;SW2i1r83guBuDuc582VnavGg1lWWFcTjCARxbnXFhYLzaTNKQDiPrLG2TApe5GC56PfmmGr75CM9&#10;Ml+IEMIuRQWl900qpctLMujGtiEO3MW2Bn2AbSF1i88Qbmr5F0UTabDi0FBiQ+uS8mt2NwqS/Xqn&#10;b7djtT3c+byaJq9tHmdKDQfdagbCU+d/4q/7X4f5cQyfZ8IFcvE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PUrgvwAAANwAAAAPAAAAAAAAAAAAAAAAAJgCAABkcnMvZG93bnJl&#10;di54bWxQSwUGAAAAAAQABAD1AAAAhAM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06" o:spid="_x0000_s2153"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sDcsMA&#10;AADcAAAADwAAAGRycy9kb3ducmV2LnhtbERPTWsCMRC9F/ofwhS81ax7kLI1igiWitiyttDrdDMm&#10;SzeTJYm67a9vBMHbPN7nzBaD68SJQmw9K5iMCxDEjdctGwWfH+vHJxAxIWvsPJOCX4qwmN/fzbDS&#10;/sw1nfbJiBzCsUIFNqW+kjI2lhzGse+JM3fwwWHKMBipA55zuOtkWRRT6bDl3GCxp5Wl5md/dApq&#10;cyj/6u7tfbN6oZ3dfpnvsF4qNXoYls8gEg3pJr66X3WePynh8ky+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sDcs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07" o:spid="_x0000_s2152"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PxsMA&#10;AADcAAAADwAAAGRycy9kb3ducmV2LnhtbERPTWsCMRC9C/0PYQpeRLMqWNkaRaQFlSK4Felx2Ew3&#10;SzeTJYm6/fdNQfA2j/c5i1VnG3ElH2rHCsajDARx6XTNlYLT5/twDiJEZI2NY1LwSwFWy6feAnPt&#10;bnykaxErkUI45KjAxNjmUobSkMUwci1x4r6dtxgT9JXUHm8p3DZykmUzabHm1GCwpY2h8qe4WAU7&#10;c/bF18BuXvxbvd+vPw4aq4NS/edu/QoiUhcf4rt7q9P88RT+n0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ePxs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94" o:spid="_x0000_s2144" style="position:absolute;left:0;text-align:left;margin-left:6in;margin-top:219.6pt;width:123.4pt;height:24.2pt;z-index:251655680;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">
          <v:shape id="Freeform 95" o:spid="_x0000_s2150"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A2MEA&#10;AADcAAAADwAAAGRycy9kb3ducmV2LnhtbERPzYrCMBC+C/sOYRa8yJoqoks1yioIwuJB7QOMzdiW&#10;bSY1SbW+/UYQvM3H9zuLVWdqcSPnK8sKRsMEBHFudcWFguy0/foG4QOyxtoyKXiQh9Xyo7fAVNs7&#10;H+h2DIWIIexTVFCG0KRS+rwkg35oG+LIXawzGCJ0hdQO7zHc1HKcJFNpsOLYUGJDm5Lyv2NrFNj1&#10;pc12Ppu5SRsGfj39ba77s1L9z+5nDiJQF97il3un4/xkBM9n4gV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yQNjBAAAA3AAAAA8AAAAAAAAAAAAAAAAAmAIAAGRycy9kb3du&#10;cmV2LnhtbFBLBQYAAAAABAAEAPUAAACGAw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96" o:spid="_x0000_s2149"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DjcMA&#10;AADcAAAADwAAAGRycy9kb3ducmV2LnhtbERPTWvCQBC9C/6HZQq96W6lFImuIYZYSi+iLYi3ITsm&#10;wexsyG419de7hYK3ebzPWaaDbcWFet841vAyVSCIS2carjR8f20mcxA+IBtsHZOGX/KQrsajJSbG&#10;XXlHl32oRAxhn6CGOoQukdKXNVn0U9cRR+7keoshwr6SpsdrDLetnCn1Ji02HBtq7CivqTzvf6yG&#10;zOavn11xbG63nIt2W6j3w1pp/fw0ZAsQgYbwEP+7P0ycr2bw90y8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qDjcMAAADcAAAADwAAAAAAAAAAAAAAAACYAgAAZHJzL2Rv&#10;d25yZXYueG1sUEsFBgAAAAAEAAQA9QAAAIgDA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97" o:spid="_x0000_s2148"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MRMEA&#10;AADcAAAADwAAAGRycy9kb3ducmV2LnhtbERPy6rCMBDdC/5DGMHdNfWBaDWKCKK4u1UX7sZmbIvN&#10;pDZR69+bCxfczeE8Z75sTCmeVLvCsoJ+LwJBnFpdcKbgeNj8TEA4j6yxtEwK3uRguWi35hhr++Jf&#10;eiY+EyGEXYwKcu+rWEqX5mTQ9WxFHLirrQ36AOtM6hpfIdyUchBFY2mw4NCQY0XrnNJb8jAKpmSm&#10;m+R83fVH9z2e35fxabjdK9XtNKsZCE+N/4r/3Tsd5kdD+HsmXC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4DETBAAAA3AAAAA8AAAAAAAAAAAAAAAAAmAIAAGRycy9kb3du&#10;cmV2LnhtbFBLBQYAAAAABAAEAPUAAACG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98" o:spid="_x0000_s2147"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pcIA&#10;AADcAAAADwAAAGRycy9kb3ducmV2LnhtbERP22rCQBB9L/gPywi+1Y1S2pC6hiAoFQolqR8wZMck&#10;mJ2N2TWXv+8WCn2bw7nOLp1MKwbqXWNZwWYdgSAurW64UnD5Pj7HIJxH1thaJgUzOUj3i6cdJtqO&#10;nNNQ+EqEEHYJKqi97xIpXVmTQbe2HXHgrrY36APsK6l7HEO4aeU2il6lwYZDQ40dHWoqb8XDKIg/&#10;D2d9v+fN6evBl+wtnk/lplBqtZyydxCeJv8v/nN/6DA/eoH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3+lwgAAANwAAAAPAAAAAAAAAAAAAAAAAJgCAABkcnMvZG93&#10;bnJldi54bWxQSwUGAAAAAAQABAD1AAAAhwM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99" o:spid="_x0000_s2146"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sN28MA&#10;AADcAAAADwAAAGRycy9kb3ducmV2LnhtbERPTWsCMRC9F/ofwhR6q1mFSlmNIoKlpWhZK3gdN2Oy&#10;uJksSarb/vpGEHqbx/uc6bx3rThTiI1nBcNBAYK49rpho2D3tXp6ARETssbWMyn4oQjz2f3dFEvt&#10;L1zReZuMyCEcS1RgU+pKKWNtyWEc+I44c0cfHKYMg5E64CWHu1aOimIsHTacGyx2tLRUn7bfTkFl&#10;jqPfqt18vi9faW0/9uYQVgulHh/6xQREoj79i2/uN53nF89wfSZf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sN28MAAADcAAAADwAAAAAAAAAAAAAAAACYAgAAZHJzL2Rv&#10;d25yZXYueG1sUEsFBgAAAAAEAAQA9QAAAIgDAAAAAA==&#10;" path="m54,21c52,12,45,7,34,7,17,7,9,20,9,33v,12,8,25,25,25c45,58,54,51,55,41v9,,9,,9,c61,56,50,65,34,65,12,65,,50,,33,,15,12,,34,,49,,61,7,63,21v-9,,-9,,-9,xe" stroked="f">
            <v:path arrowok="t" o:connecttype="custom" o:connectlocs="318,122;200,41;53,192;200,337;324,238;377,238;200,378;0,192;200,0;371,122;318,122" o:connectangles="0,0,0,0,0,0,0,0,0,0,0"/>
          </v:shape>
          <v:shape id="Freeform 100" o:spid="_x0000_s2145"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g8MA&#10;AADcAAAADwAAAGRycy9kb3ducmV2LnhtbERP32vCMBB+H/g/hBP2MjTdHpxU0yLiYJMhWEV8PJqz&#10;KTaXkmTa/ffLYLC3+/h+3rIcbCdu5EPrWMHzNANBXDvdcqPgeHibzEGEiKyxc0wKvilAWYwelphr&#10;d+c93arYiBTCIUcFJsY+lzLUhiyGqeuJE3dx3mJM0DdSe7yncNvJlyybSYstpwaDPa0N1dfqyyr4&#10;MCdfnZ/s+tVv2u129bnT2OyUehwPqwWISEP8F/+533Wan83g95l0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g8MAAADcAAAADwAAAAAAAAAAAAAAAACYAgAAZHJzL2Rv&#10;d25yZXYueG1sUEsFBgAAAAAEAAQA9QAAAIgDA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87" o:spid="_x0000_s2137" style="position:absolute;left:0;text-align:left;margin-left:6in;margin-top:219.6pt;width:123.4pt;height:24.2pt;z-index:251654656;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">
          <v:shape id="Freeform 88" o:spid="_x0000_s2143"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r+5sUA&#10;AADbAAAADwAAAGRycy9kb3ducmV2LnhtbESP0WrCQBRE3wv9h+UWfCm6qYjVNKvUgiBIH0zzAdfs&#10;NQnN3k13NzH+vVso9HGYmTNMth1NKwZyvrGs4GWWgCAurW64UlB87acrED4ga2wtk4IbedhuHh8y&#10;TLW98omGPFQiQtinqKAOoUul9GVNBv3MdsTRu1hnMETpKqkdXiPctHKeJEtpsOG4UGNHHzWV33lv&#10;FNjdpS8Ovnh1iz48+93y2P18npWaPI3vbyACjeE//Nc+aAXrBfx+iT9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v7mxQAAANs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89" o:spid="_x0000_s2142"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HIsUA&#10;AADbAAAADwAAAGRycy9kb3ducmV2LnhtbESPQWvCQBSE7wX/w/KE3nRXaUsbXUVDWsSLaAvi7ZF9&#10;JsHs25DdavTXuwWhx2FmvmGm887W4kytrxxrGA0VCOLcmYoLDT/fn4N3ED4gG6wdk4YreZjPek9T&#10;TIy78JbOu1CICGGfoIYyhCaR0uclWfRD1xBH7+haiyHKtpCmxUuE21qOlXqTFiuOCyU2lJaUn3a/&#10;VsPCpi/rJjtUt1vKWb3J1Nd+qbR+7neLCYhAXfgPP9oro+HjFf6+xB8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ocixQAAANsAAAAPAAAAAAAAAAAAAAAAAJgCAABkcnMv&#10;ZG93bnJldi54bWxQSwUGAAAAAAQABAD1AAAAig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90" o:spid="_x0000_s2141"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lF8QA&#10;AADbAAAADwAAAGRycy9kb3ducmV2LnhtbESPQWvCQBSE74X+h+UVvDWb1BI0uhEpiOKt0R5ye80+&#10;k2D2bcyuGv99t1DocZj5ZpjlajSduNHgWssKkigGQVxZ3XKt4HjYvM5AOI+ssbNMCh7kYJU/Py0x&#10;0/bOn3QrfC1CCbsMFTTe95mUrmrIoItsTxy8kx0M+iCHWuoB76HcdPItjlNpsOWw0GBPHw1V5+Jq&#10;FMzJzDdFedol75c9lo/v9Gu63Ss1eRnXCxCeRv8f/qN3OnAp/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JRfEAAAA2wAAAA8AAAAAAAAAAAAAAAAAmAIAAGRycy9k&#10;b3ducmV2LnhtbFBLBQYAAAAABAAEAPUAAACJ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91" o:spid="_x0000_s2140"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AI2MQA&#10;AADbAAAADwAAAGRycy9kb3ducmV2LnhtbESP0WrCQBRE3wv9h+UWfKub+FBjdBURlAqCGP2AS/Y2&#10;Cc3eTbJrEv/eLRR8HGbmDLPajKYWPXWusqwgnkYgiHOrKy4U3K77zwSE88gaa8uk4EEONuv3txWm&#10;2g58oT7zhQgQdikqKL1vUildXpJBN7UNcfB+bGfQB9kVUnc4BLip5SyKvqTBisNCiQ3tSsp/s7tR&#10;kJx2R922l+pwvvNtO08ehzzOlJp8jNslCE+jf4X/299awWIOf1/C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gCNjEAAAA2wAAAA8AAAAAAAAAAAAAAAAAmAIAAGRycy9k&#10;b3ducmV2LnhtbFBLBQYAAAAABAAEAPUAAACJ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92" o:spid="_x0000_s2139"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2qMEA&#10;AADbAAAADwAAAGRycy9kb3ducmV2LnhtbERPTWsCMRC9C/0PYQq9aVYPpd0aRQRFKbWsLXgdN2Oy&#10;uJksSdRtf31zEHp8vO/pvHetuFKIjWcF41EBgrj2umGj4PtrNXwBEROyxtYzKfihCPPZw2CKpfY3&#10;rui6T0bkEI4lKrApdaWUsbbkMI58R5y5kw8OU4bBSB3wlsNdKydF8SwdNpwbLHa0tFSf9xenoDKn&#10;yW/V7j63yzV92PeDOYbVQqmnx37xBiJRn/7Fd/dGK3jNY/O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GNqjBAAAA2wAAAA8AAAAAAAAAAAAAAAAAmAIAAGRycy9kb3du&#10;cmV2LnhtbFBLBQYAAAAABAAEAPUAAACGAwAAAAA=&#10;" path="m54,21c52,12,45,7,34,7,17,7,9,20,9,33v,12,8,25,25,25c45,58,54,51,55,41v9,,9,,9,c61,56,50,65,34,65,12,65,,50,,33,,15,12,,34,,49,,61,7,63,21v-9,,-9,,-9,xe" stroked="f">
            <v:path arrowok="t" o:connecttype="custom" o:connectlocs="318,122;200,41;53,192;200,337;324,238;377,238;200,378;0,192;200,0;371,122;318,122" o:connectangles="0,0,0,0,0,0,0,0,0,0,0"/>
          </v:shape>
          <v:shape id="Freeform 93" o:spid="_x0000_s2138"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PdcQA&#10;AADbAAAADwAAAGRycy9kb3ducmV2LnhtbESPQWsCMRSE70L/Q3gFL1Kz9aB1axSRFlREcFtKj4/N&#10;62bp5mVJoq7/3giCx2FmvmFmi8424kQ+1I4VvA4zEMSl0zVXCr6/Pl/eQISIrLFxTAouFGAxf+rN&#10;MNfuzAc6FbESCcIhRwUmxjaXMpSGLIaha4mT9+e8xZikr6T2eE5w28hRlo2lxZrTgsGWVobK/+Jo&#10;FWzMjy9+B3Y18R/1drvc7TVWe6X6z93yHUSkLj7C9/ZaK5hO4fYl/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lD3XEAAAA2wAAAA8AAAAAAAAAAAAAAAAAmAIAAGRycy9k&#10;b3ducmV2LnhtbFBLBQYAAAAABAAEAPUAAACJAw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80" o:spid="_x0000_s2130" style="position:absolute;left:0;text-align:left;margin-left:6in;margin-top:219.6pt;width:123.4pt;height:24.2pt;z-index:251653632;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">
          <v:shape id="Freeform 81" o:spid="_x0000_s2136"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2TMUA&#10;AADbAAAADwAAAGRycy9kb3ducmV2LnhtbESPwWrDMBBE74X+g9hCLyWRG0Ic3CghLgQCpYc6/oCN&#10;tbFNrZUjyY7791Wg0OMwM2+YzW4ynRjJ+daygtd5AoK4srrlWkF5OszWIHxA1thZJgU/5GG3fXzY&#10;YKbtjb9oLEItIoR9hgqaEPpMSl81ZNDPbU8cvYt1BkOUrpba4S3CTScXSbKSBluOCw329N5Q9V0M&#10;RoHNL0N59GXqlkN48fnqo79+npV6fpr2byACTeE//Nc+agXrFO5f4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fZMxQAAANs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82" o:spid="_x0000_s2135"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YcIA&#10;AADbAAAADwAAAGRycy9kb3ducmV2LnhtbERPz2vCMBS+D/wfwhvsNpOJiHRNSy1Vxi5jbjC8PZpn&#10;W2xeShO18683h8GOH9/vNJ9sLy40+s6xhpe5AkFcO9Nxo+H7a/u8BuEDssHeMWn4JQ95NntIMTHu&#10;yp902YdGxBD2CWpoQxgSKX3dkkU/dwNx5I5utBgiHBtpRrzGcNvLhVIrabHj2NDiQGVL9Wl/thoK&#10;Wy7fh+rQ3W4lV/1HpXY/G6X10+NUvIIINIV/8Z/7zWhYx7HxS/w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r5hwgAAANsAAAAPAAAAAAAAAAAAAAAAAJgCAABkcnMvZG93&#10;bnJldi54bWxQSwUGAAAAAAQABAD1AAAAhw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83" o:spid="_x0000_s2134"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nuMQA&#10;AADbAAAADwAAAGRycy9kb3ducmV2LnhtbESPT4vCMBTE78J+h/AWvGnqH6StRlkEWfFmdQ/e3jbP&#10;tti8dJus1m9vBMHjMDO/YRarztTiSq2rLCsYDSMQxLnVFRcKjofNIAbhPLLG2jIpuJOD1fKjt8BU&#10;2xvv6Zr5QgQIuxQVlN43qZQuL8mgG9qGOHhn2xr0QbaF1C3eAtzUchxFM2mw4rBQYkPrkvJL9m8U&#10;JGSSTXY6b0fTvx2e7r+zn8n3Tqn+Z/c1B+Gp8+/wq73VCuIEnl/C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VJ7jEAAAA2wAAAA8AAAAAAAAAAAAAAAAAmAIAAGRycy9k&#10;b3ducmV2LnhtbFBLBQYAAAAABAAEAPUAAACJ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84" o:spid="_x0000_s2133"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QrL0A&#10;AADbAAAADwAAAGRycy9kb3ducmV2LnhtbERPzQ7BQBC+S7zDZiRubDlQZYlICIlElAeYdEfb6M5W&#10;d1Fvbw8Sxy/f/2LVmkq8qHGlZQWjYQSCOLO65FzB9bIdxCCcR9ZYWSYFH3KwWnY7C0y0ffOZXqnP&#10;RQhhl6CCwvs6kdJlBRl0Q1sTB+5mG4M+wCaXusF3CDeVHEfRRBosOTQUWNOmoOyePo2C+Lg56Mfj&#10;XO5OT76up/Fnl41Spfq9dj0H4an1f/HPvdcKZm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gmQrL0AAADbAAAADwAAAAAAAAAAAAAAAACYAgAAZHJzL2Rvd25yZXYu&#10;eG1sUEsFBgAAAAAEAAQA9QAAAIIDA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85" o:spid="_x0000_s2132"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fNcQA&#10;AADbAAAADwAAAGRycy9kb3ducmV2LnhtbESPQWsCMRSE7wX/Q3iCt5rVg9jVKCJYWootawten5tn&#10;srh5WZJUt/31TaHQ4zAz3zDLde9acaUQG88KJuMCBHHtdcNGwcf77n4OIiZkja1nUvBFEdarwd0S&#10;S+1vXNH1kIzIEI4lKrApdaWUsbbkMI59R5y9sw8OU5bBSB3wluGuldOimEmHDecFix1tLdWXw6dT&#10;UJnz9LtqX9+et4+0ty9Hcwq7jVKjYb9ZgEjUp//wX/tJK3iYwO+X/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8nzXEAAAA2wAAAA8AAAAAAAAAAAAAAAAAmAIAAGRycy9k&#10;b3ducmV2LnhtbFBLBQYAAAAABAAEAPUAAACJAwAAAAA=&#10;" path="m54,21c52,12,45,7,34,7,17,7,9,20,9,33v,12,8,25,25,25c45,58,54,51,55,41v9,,9,,9,c61,56,50,65,34,65,12,65,,50,,33,,15,12,,34,,49,,61,7,63,21v-9,,-9,,-9,xe" stroked="f">
            <v:path arrowok="t" o:connecttype="custom" o:connectlocs="318,122;200,41;53,192;200,337;324,238;377,238;200,378;0,192;200,0;371,122;318,122" o:connectangles="0,0,0,0,0,0,0,0,0,0,0"/>
          </v:shape>
          <v:shape id="Freeform 86" o:spid="_x0000_s2131"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GdBMUA&#10;AADbAAAADwAAAGRycy9kb3ducmV2LnhtbESPQWsCMRSE7wX/Q3hCL8XN6kHr1igiFqqI0K1Ij4/N&#10;62bp5mVJUt3++0YQehxm5htmseptKy7kQ+NYwTjLQRBXTjdcKzh9vI6eQYSIrLF1TAp+KcBqOXhY&#10;YKHdld/pUsZaJAiHAhWYGLtCylAZshgy1xEn78t5izFJX0vt8ZrgtpWTPJ9Kiw2nBYMdbQxV3+WP&#10;VbAzZ19+PtnNzG+b/X59OGqsj0o9Dvv1C4hIffwP39tvWsF8Arcv6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Z0ExQAAANsAAAAPAAAAAAAAAAAAAAAAAJgCAABkcnMv&#10;ZG93bnJldi54bWxQSwUGAAAAAAQABAD1AAAAigM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73" o:spid="_x0000_s2123" style="position:absolute;left:0;text-align:left;margin-left:6in;margin-top:219.6pt;width:123.4pt;height:24.2pt;z-index:251652608;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">
          <v:shape id="Freeform 74" o:spid="_x0000_s2129"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huOMEA&#10;AADbAAAADwAAAGRycy9kb3ducmV2LnhtbERP3WrCMBS+F/YO4QjeyJpOhiudUaYgFMYupn2As+bY&#10;FpuTLkltfXtzMdjlx/e/2U2mEzdyvrWs4CVJQRBXVrdcKyjPx+cMhA/IGjvLpOBOHnbbp9kGc21H&#10;/qbbKdQihrDPUUETQp9L6auGDPrE9sSRu1hnMEToaqkdjjHcdHKVpmtpsOXY0GBPh4aq62kwCuz+&#10;MpSFL9/c6xCWfr/+7H+/fpRazKePdxCBpvAv/nMXWkEW18cv8Qf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objjBAAAA2wAAAA8AAAAAAAAAAAAAAAAAmAIAAGRycy9kb3du&#10;cmV2LnhtbFBLBQYAAAAABAAEAPUAAACGAw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75" o:spid="_x0000_s2128"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X/MQA&#10;AADbAAAADwAAAGRycy9kb3ducmV2LnhtbESPQWvCQBSE74X+h+UVemt2LUUkuooNsRQvUhXE2yP7&#10;TILZtyG7avTXu0LB4zAz3zCTWW8bcabO1441DBIFgrhwpuZSw3az+BiB8AHZYOOYNFzJw2z6+jLB&#10;1LgL/9F5HUoRIexT1FCF0KZS+qIiiz5xLXH0Dq6zGKLsSmk6vES4beSnUkNpsea4UGFLWUXFcX2y&#10;GuY2+1q2+b6+3TLOm1WufnbfSuv3t34+BhGoD8/wf/vXaBgN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F/zEAAAA2wAAAA8AAAAAAAAAAAAAAAAAmAIAAGRycy9k&#10;b3ducmV2LnhtbFBLBQYAAAAABAAEAPUAAACJAw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76" o:spid="_x0000_s2127"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G1ycIA&#10;AADbAAAADwAAAGRycy9kb3ducmV2LnhtbESPQYvCMBSE74L/ITzBm6bqIlqNIoKseLPqwduzebbF&#10;5qU2Wa3/fiMIHoeZ+YaZLxtTigfVrrCsYNCPQBCnVhecKTgeNr0JCOeRNZaWScGLHCwX7dYcY22f&#10;vKdH4jMRIOxiVJB7X8VSujQng65vK+LgXW1t0AdZZ1LX+AxwU8phFI2lwYLDQo4VrXNKb8mfUTAl&#10;M90k5+t28HPf4fl1GZ9Gvzulup1mNQPhqfHf8Ke91QomQ3h/CT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bXJwgAAANsAAAAPAAAAAAAAAAAAAAAAAJgCAABkcnMvZG93&#10;bnJldi54bWxQSwUGAAAAAAQABAD1AAAAhw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77" o:spid="_x0000_s2126"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YBsMA&#10;AADbAAAADwAAAGRycy9kb3ducmV2LnhtbESP3WrCQBSE74W+w3IK3ulGBQ2pq4igKBRKUh/gkD1N&#10;QrNnY3bNz9t3hYKXw8w3w2z3g6lFR62rLCtYzCMQxLnVFRcKbt+nWQzCeWSNtWVSMJKD/e5tssVE&#10;255T6jJfiFDCLkEFpfdNIqXLSzLo5rYhDt6PbQ36INtC6hb7UG5quYyitTRYcVgosaFjSflv9jAK&#10;4s/jVd/vaXX+evDtsInHc77IlJq+D4cPEJ4G/wr/0xcduBU8v4Qf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KYBsMAAADbAAAADwAAAAAAAAAAAAAAAACYAgAAZHJzL2Rv&#10;d25yZXYueG1sUEsFBgAAAAAEAAQA9QAAAIgDA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78" o:spid="_x0000_s2125"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qcMQA&#10;AADbAAAADwAAAGRycy9kb3ducmV2LnhtbESPQWsCMRSE74X+h/CE3mpWKUVWo4hgsZRa1ha8PjfP&#10;ZHHzsiRRt/31plDocZiZb5jZonetuFCIjWcFo2EBgrj2umGj4Otz/TgBEROyxtYzKfimCIv5/d0M&#10;S+2vXNFll4zIEI4lKrApdaWUsbbkMA59R5y9ow8OU5bBSB3wmuGuleOieJYOG84LFjtaWapPu7NT&#10;UJnj+Kdqtx+vqxd6t297cwjrpVIPg345BZGoT//hv/ZGK5g8we+X/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SqnDEAAAA2wAAAA8AAAAAAAAAAAAAAAAAmAIAAGRycy9k&#10;b3ducmV2LnhtbFBLBQYAAAAABAAEAPUAAACJAwAAAAA=&#10;" path="m54,21c52,12,45,7,34,7,17,7,9,20,9,33v,12,8,25,25,25c45,58,54,51,55,41v9,,9,,9,c61,56,50,65,34,65,12,65,,50,,33,,15,12,,34,,49,,61,7,63,21v-9,,-9,,-9,xe" stroked="f">
            <v:path arrowok="t" o:connecttype="custom" o:connectlocs="318,122;200,41;53,192;200,337;324,238;377,238;200,378;0,192;200,0;371,122;318,122" o:connectangles="0,0,0,0,0,0,0,0,0,0,0"/>
          </v:shape>
          <v:shape id="Freeform 79" o:spid="_x0000_s2124"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rcQA&#10;AADbAAAADwAAAGRycy9kb3ducmV2LnhtbESPQWsCMRSE70L/Q3gFL1KzFbSyNYpICyoiuC2lx8fm&#10;dbN087IkUdd/bwTB4zAz3zCzRWcbcSIfascKXocZCOLS6ZorBd9fny9TECEia2wck4ILBVjMn3oz&#10;zLU784FORaxEgnDIUYGJsc2lDKUhi2HoWuLk/TlvMSbpK6k9nhPcNnKUZRNpsea0YLCllaHyvzha&#10;BRvz44vfgV29+Y96u13u9hqrvVL95275DiJSFx/he3utFUzHcPuSfo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k63EAAAA2wAAAA8AAAAAAAAAAAAAAAAAmAIAAGRycy9k&#10;b3ducmV2LnhtbFBLBQYAAAAABAAEAPUAAACJAw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66" o:spid="_x0000_s2116" style="position:absolute;left:0;text-align:left;margin-left:6in;margin-top:219.6pt;width:123.4pt;height:24.2pt;z-index:251651584;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">
          <v:shape id="Freeform 67" o:spid="_x0000_s2122"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MQA&#10;AADbAAAADwAAAGRycy9kb3ducmV2LnhtbESP0WrCQBRE3wv+w3IFX0rdaEVL6ioqCIL4oOYDbrPX&#10;JJi9G3c3mv69Wyj4OMzMGWa+7Ewt7uR8ZVnBaJiAIM6trrhQkJ23H18gfEDWWFsmBb/kYbnovc0x&#10;1fbBR7qfQiEihH2KCsoQmlRKn5dk0A9tQxy9i3UGQ5SukNrhI8JNLcdJMpUGK44LJTa0KSm/nlqj&#10;wK4vbbbz2cxN2vDu19N9czv8KDXod6tvEIG68Ar/t3dawewT/r7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gGjEAAAA2wAAAA8AAAAAAAAAAAAAAAAAmAIAAGRycy9k&#10;b3ducmV2LnhtbFBLBQYAAAAABAAEAPUAAACJAw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68" o:spid="_x0000_s2121"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EQ8UA&#10;AADbAAAADwAAAGRycy9kb3ducmV2LnhtbESPQWvCQBSE74L/YXlCb3W3IlpS1xBDWkovUhXE2yP7&#10;moRm34bsVlN/vVsoeBxm5htmlQ62FWfqfeNYw9NUgSAunWm40nDYvz4+g/AB2WDrmDT8kod0PR6t&#10;MDHuwp903oVKRAj7BDXUIXSJlL6syaKfuo44el+utxii7CtperxEuG3lTKmFtNhwXKixo7ym8nv3&#10;YzVkNp9/dMWpuV5zLtptod6OG6X1w2TIXkAEGsI9/N9+NxqWc/j7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sRDxQAAANsAAAAPAAAAAAAAAAAAAAAAAJgCAABkcnMv&#10;ZG93bnJldi54bWxQSwUGAAAAAAQABAD1AAAAig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69" o:spid="_x0000_s2120"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dmsQA&#10;AADbAAAADwAAAGRycy9kb3ducmV2LnhtbESPT4vCMBTE78J+h/AWvGnq6vqnGkUEUbxZ9eDt2Tzb&#10;ss1LbaLWb79ZWPA4zMxvmNmiMaV4UO0Kywp63QgEcWp1wZmC42HdGYNwHlljaZkUvMjBYv7RmmGs&#10;7ZP39Eh8JgKEXYwKcu+rWEqX5mTQdW1FHLyrrQ36IOtM6hqfAW5K+RVFQ2mw4LCQY0WrnNKf5G4U&#10;TMhM1sn5uu0Nbjs8vy7DU3+zU6r92SynIDw1/h3+b2+1gtE3/H0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NXZrEAAAA2wAAAA8AAAAAAAAAAAAAAAAAmAIAAGRycy9k&#10;b3ducmV2LnhtbFBLBQYAAAAABAAEAPUAAACJ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70" o:spid="_x0000_s2119"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BLub8A&#10;AADbAAAADwAAAGRycy9kb3ducmV2LnhtbESPwQrCMBBE74L/EFbwpqketFSjiKAoCGL1A5ZmbYvN&#10;pjZR698bQfA4zMwbZr5sTSWe1LjSsoLRMAJBnFldcq7gct4MYhDOI2usLJOCNzlYLrqdOSbavvhE&#10;z9TnIkDYJaig8L5OpHRZQQbd0NbEwbvaxqAPssmlbvAV4KaS4yiaSIMlh4UCa1oXlN3Sh1EQH9Z7&#10;fb+fyu3xwZfVNH5vs1GqVL/XrmYgPLX+H/61d1rBdALfL+EH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oEu5vwAAANsAAAAPAAAAAAAAAAAAAAAAAJgCAABkcnMvZG93bnJl&#10;di54bWxQSwUGAAAAAAQABAD1AAAAhAM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71" o:spid="_x0000_s2118"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EIMUA&#10;AADbAAAADwAAAGRycy9kb3ducmV2LnhtbESPQUsDMRSE74L/ITzBm83agy3bpqUUKhXRsqvQ63Pz&#10;mixuXpYkbdf++kYQPA4z8w0zXw6uEycKsfWs4HFUgCBuvG7ZKPj82DxMQcSErLHzTAp+KMJycXsz&#10;x1L7M1d0qpMRGcKxRAU2pb6UMjaWHMaR74mzd/DBYcoyGKkDnjPcdXJcFE/SYct5wWJPa0vNd310&#10;CipzGF+q7n33sn6mN/u6N19hs1Lq/m5YzUAkGtJ/+K+91QomE/j9k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UQgxQAAANs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72" o:spid="_x0000_s2117"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MFMEA&#10;AADbAAAADwAAAGRycy9kb3ducmV2LnhtbERPz2vCMBS+C/4P4Qm7iE31MKUziogDJyLYDdnx0Tyb&#10;YvNSkky7/94cBjt+fL+X69624k4+NI4VTLMcBHHldMO1gq/P98kCRIjIGlvHpOCXAqxXw8ESC+0e&#10;fKZ7GWuRQjgUqMDE2BVShsqQxZC5jjhxV+ctxgR9LbXHRwq3rZzl+au02HBqMNjR1lB1K3+sgg9z&#10;8eX32G7nftccDpvjSWN9Uupl1G/eQETq47/4z73XCuZpbPqSf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lTBTBAAAA2wAAAA8AAAAAAAAAAAAAAAAAmAIAAGRycy9kb3du&#10;cmV2LnhtbFBLBQYAAAAABAAEAPUAAACGAw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59" o:spid="_x0000_s2109" style="position:absolute;left:0;text-align:left;margin-left:6in;margin-top:219.6pt;width:123.4pt;height:24.2pt;z-index:251650560;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">
          <v:shape id="Freeform 60" o:spid="_x0000_s2115"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1LcQA&#10;AADbAAAADwAAAGRycy9kb3ducmV2LnhtbESP0WrCQBRE34X+w3ILfRHdtEhaoqvUQkEQH4z5gGv2&#10;mgSzd9PdjaZ/7wqCj8PMnGEWq8G04kLON5YVvE8TEMSl1Q1XCorD7+QLhA/IGlvLpOCfPKyWL6MF&#10;ZtpeeU+XPFQiQthnqKAOocuk9GVNBv3UdsTRO1lnMETpKqkdXiPctPIjSVJpsOG4UGNHPzWV57w3&#10;Cuz61BcbX3y6WR/Gfp1uu7/dUam31+F7DiLQEJ7hR3ujFaQ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tS3EAAAA2wAAAA8AAAAAAAAAAAAAAAAAmAIAAGRycy9k&#10;b3ducmV2LnhtbFBLBQYAAAAABAAEAPUAAACJAw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61" o:spid="_x0000_s2114"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M6cQA&#10;AADbAAAADwAAAGRycy9kb3ducmV2LnhtbESPQWvCQBSE74X+h+UVvOmuRVSiq9gQpfQi2oJ4e2Sf&#10;STD7NmRXjf76bkHocZiZb5j5srO1uFLrK8cahgMFgjh3puJCw8/3uj8F4QOywdoxabiTh+Xi9WWO&#10;iXE33tF1HwoRIewT1FCG0CRS+rwki37gGuLonVxrMUTZFtK0eItwW8t3pcbSYsVxocSG0pLy8/5i&#10;NaxsOvpqsmP1eKSc1dtMbQ4fSuveW7eagQjUhf/ws/1pNIwn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RzOnEAAAA2wAAAA8AAAAAAAAAAAAAAAAAmAIAAGRycy9k&#10;b3ducmV2LnhtbFBLBQYAAAAABAAEAPUAAACJAw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62" o:spid="_x0000_s2113"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k2cAA&#10;AADbAAAADwAAAGRycy9kb3ducmV2LnhtbERPy4rCMBTdD/gP4Qqzm6aOQ9FqFBFEcWfVhbtrc/vA&#10;5qY2Ga1/bxYDszyc93zZm0Y8qHO1ZQWjKAZBnFtdc6ngdNx8TUA4j6yxsUwKXuRguRh8zDHV9skH&#10;emS+FCGEXYoKKu/bVEqXV2TQRbYlDlxhO4M+wK6UusNnCDeN/I7jRBqsOTRU2NK6ovyW/RoFUzLT&#10;TXYpdqOf+x4vr2tyHm/3Sn0O+9UMhKfe/4v/3DutIAljw5fwA+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Vk2cAAAADbAAAADwAAAAAAAAAAAAAAAACYAgAAZHJzL2Rvd25y&#10;ZXYueG1sUEsFBgAAAAAEAAQA9QAAAIU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63" o:spid="_x0000_s2112"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JFsMA&#10;AADbAAAADwAAAGRycy9kb3ducmV2LnhtbESP0YrCMBRE3wX/IVzBN5u6D9rtmooIKy4IYvUDLs21&#10;LTY3tUm1/v1mYcHHYWbOMKv1YBrxoM7VlhXMoxgEcWF1zaWCy/l7loBwHlljY5kUvMjBOhuPVphq&#10;++QTPXJfigBhl6KCyvs2ldIVFRl0kW2Jg3e1nUEfZFdK3eEzwE0jP+J4IQ3WHBYqbGlbUXHLe6Mg&#10;OWx/9P1+qnfHni+bZfLaFfNcqelk2HyB8DT4d/i/vdcKFp/w9yX8A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ZJFsMAAADbAAAADwAAAAAAAAAAAAAAAACYAgAAZHJzL2Rv&#10;d25yZXYueG1sUEsFBgAAAAAEAAQA9QAAAIgDA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64" o:spid="_x0000_s2111"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zcVMEA&#10;AADbAAAADwAAAGRycy9kb3ducmV2LnhtbERPTWsCMRC9C/0PYQq9aVYPbdkaRQRFKbWsLXgdN2Oy&#10;uJksSdRtf31zEHp8vO/pvHetuFKIjWcF41EBgrj2umGj4PtrNXwFEROyxtYzKfihCPPZw2CKpfY3&#10;rui6T0bkEI4lKrApdaWUsbbkMI58R5y5kw8OU4bBSB3wlsNdKydF8SwdNpwbLHa0tFSf9xenoDKn&#10;yW/V7j63yzV92PeDOYbVQqmnx37xBiJRn/7Fd/dGK3jJ6/O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83FTBAAAA2wAAAA8AAAAAAAAAAAAAAAAAmAIAAGRycy9kb3du&#10;cmV2LnhtbFBLBQYAAAAABAAEAPUAAACGAwAAAAA=&#10;" path="m54,21c52,12,45,7,34,7,17,7,9,20,9,33v,12,8,25,25,25c45,58,54,51,55,41v9,,9,,9,c61,56,50,65,34,65,12,65,,50,,33,,15,12,,34,,49,,61,7,63,21v-9,,-9,,-9,xe" stroked="f">
            <v:path arrowok="t" o:connecttype="custom" o:connectlocs="318,122;200,41;53,192;200,337;324,238;377,238;200,378;0,192;200,0;371,122;318,122" o:connectangles="0,0,0,0,0,0,0,0,0,0,0"/>
          </v:shape>
          <v:shape id="Freeform 65" o:spid="_x0000_s2110"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icUA&#10;AADbAAAADwAAAGRycy9kb3ducmV2LnhtbESPQWsCMRSE7wX/Q3hCL0Wz9lDLalZEFFopQlcRj4/N&#10;c7O4eVmSdN3++6ZQ6HGYmW+Y5WqwrejJh8axgtk0A0FcOd1wreB03E1eQYSIrLF1TAq+KcCqGD0s&#10;Mdfuzp/Ul7EWCcIhRwUmxi6XMlSGLIap64iTd3XeYkzS11J7vCe4beVzlr1Iiw2nBYMdbQxVt/LL&#10;Kng3Z19enuxm7rfNfr/+OGisD0o9jof1AkSkIf6H/9pvWsF8Br9f0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WJxQAAANsAAAAPAAAAAAAAAAAAAAAAAJgCAABkcnMv&#10;ZG93bnJldi54bWxQSwUGAAAAAAQABAD1AAAAigM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52" o:spid="_x0000_s2102" style="position:absolute;left:0;text-align:left;margin-left:6in;margin-top:219.6pt;width:123.4pt;height:24.2pt;z-index:251649536;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">
          <v:shape id="Freeform 53" o:spid="_x0000_s2108"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r4sUA&#10;AADbAAAADwAAAGRycy9kb3ducmV2LnhtbESP3WrCQBSE7wu+w3KE3hTdWFp/YjZSCwWheKHmAY7Z&#10;YxLMnk13N5q+fbdQ6OUwM98w2WYwrbiR841lBbNpAoK4tLrhSkFx+pgsQfiArLG1TAq+ycMmHz1k&#10;mGp75wPdjqESEcI+RQV1CF0qpS9rMuintiOO3sU6gyFKV0nt8B7hppXPSTKXBhuOCzV29F5TeT32&#10;RoHdXvpi54uFe+nDk9/OP7uv/Vmpx/HwtgYRaAj/4b/2Tit4XcH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uvixQAAANs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54" o:spid="_x0000_s2107"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hUncIA&#10;AADbAAAADwAAAGRycy9kb3ducmV2LnhtbERPz2vCMBS+D/wfwht4m8lEZHRNS1c6ES9jKozdHs1b&#10;W9a8lCbT6l+/HASPH9/vNJ9sL040+s6xhueFAkFcO9Nxo+F4eH96AeEDssHeMWm4kIc8mz2kmBh3&#10;5k867UMjYgj7BDW0IQyJlL5uyaJfuIE4cj9utBgiHBtpRjzHcNvLpVJrabHj2NDiQGVL9e/+z2oo&#10;bLnaDdV3d72WXPUfldp8vSmt549T8Qoi0BTu4pt7azSs4/r4Jf4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FSdwgAAANsAAAAPAAAAAAAAAAAAAAAAAJgCAABkcnMvZG93&#10;bnJldi54bWxQSwUGAAAAAAQABAD1AAAAhw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55" o:spid="_x0000_s2106"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NRMMA&#10;AADbAAAADwAAAGRycy9kb3ducmV2LnhtbESPQYvCMBSE78L+h/AWvGlalbJWoyyCrHizrgdvz+bZ&#10;FpuXbpPV+u+NIHgcZuYbZr7sTC2u1LrKsoJ4GIEgzq2uuFDwu18PvkA4j6yxtkwK7uRgufjozTHV&#10;9sY7uma+EAHCLkUFpfdNKqXLSzLohrYhDt7ZtgZ9kG0hdYu3ADe1HEVRIg1WHBZKbGhVUn7J/o2C&#10;KZnpOjueN/Hkb4vH+yk5jH+2SvU/u+8ZCE+df4df7Y1WkMT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NRMMAAADbAAAADwAAAAAAAAAAAAAAAACYAgAAZHJzL2Rv&#10;d25yZXYueG1sUEsFBgAAAAAEAAQA9QAAAIg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56" o:spid="_x0000_s2105"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bZ78A&#10;AADbAAAADwAAAGRycy9kb3ducmV2LnhtbESPwQrCMBBE74L/EFbwpqketFSjiKAoCGL1A5ZmbYvN&#10;pjZR698bQfA4zMwbZr5sTSWe1LjSsoLRMAJBnFldcq7gct4MYhDOI2usLJOCNzlYLrqdOSbavvhE&#10;z9TnIkDYJaig8L5OpHRZQQbd0NbEwbvaxqAPssmlbvAV4KaS4yiaSIMlh4UCa1oXlN3Sh1EQH9Z7&#10;fb+fyu3xwZfVNH5vs1GqVL/XrmYgPLX+H/61d1rBZAzfL+EH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QttnvwAAANsAAAAPAAAAAAAAAAAAAAAAAJgCAABkcnMvZG93bnJl&#10;di54bWxQSwUGAAAAAAQABAD1AAAAhAM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57" o:spid="_x0000_s2104"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U/sUA&#10;AADbAAAADwAAAGRycy9kb3ducmV2LnhtbESPQUsDMRSE74L/ITzBm81aoZRt01IKlYpo2VXo9bl5&#10;TRY3L0uStmt/fSMIHoeZ+YaZLwfXiROF2HpW8DgqQBA3XrdsFHx+bB6mIGJC1th5JgU/FGG5uL2Z&#10;Y6n9mSs61cmIDOFYogKbUl9KGRtLDuPI98TZO/jgMGUZjNQBzxnuOjkuiol02HJesNjT2lLzXR+d&#10;gsocxpeqe9+9rJ/pzb7uzVfYrJS6vxtWMxCJhvQf/mtvtYLJE/x+y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d9T+xQAAANs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58" o:spid="_x0000_s2103"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HQzMQA&#10;AADbAAAADwAAAGRycy9kb3ducmV2LnhtbESPQWsCMRSE70L/Q3gFL6LZSrGyGkWkgkoRuhXx+Ni8&#10;bpZuXpYk6vbfG6HQ4zAz3zDzZWcbcSUfascKXkYZCOLS6ZorBcevzXAKIkRkjY1jUvBLAZaLp94c&#10;c+1u/EnXIlYiQTjkqMDE2OZShtKQxTByLXHyvp23GJP0ldQebwluGznOsom0WHNaMNjS2lD5U1ys&#10;gp05+eI8sOs3/17v96uPg8bqoFT/uVvNQETq4n/4r73VCiav8Pi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0MzEAAAA2wAAAA8AAAAAAAAAAAAAAAAAmAIAAGRycy9k&#10;b3ducmV2LnhtbFBLBQYAAAAABAAEAPUAAACJAw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45" o:spid="_x0000_s2095" style="position:absolute;left:0;text-align:left;margin-left:6in;margin-top:219.6pt;width:123.4pt;height:24.2pt;z-index:251648512;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">
          <v:shape id="Freeform 46" o:spid="_x0000_s2101"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Z5k8UA&#10;AADbAAAADwAAAGRycy9kb3ducmV2LnhtbESP0WrCQBRE34X+w3ILvkjdKNaWNBupgiCUPjTNB9xm&#10;r0lo9m66u9H4911B8HGYmTNMthlNJ07kfGtZwWKegCCurG65VlB+759eQfiArLGzTAou5GGTP0wy&#10;TLU98xedilCLCGGfooImhD6V0lcNGfRz2xNH72idwRClq6V2eI5w08llkqylwZbjQoM97RqqfovB&#10;KLDb41AefPniVkOY+e36o//7/FFq+ji+v4EINIZ7+NY+aAXPS7h+iT9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FnmTxQAAANs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47" o:spid="_x0000_s2100"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YAV8UA&#10;AADbAAAADwAAAGRycy9kb3ducmV2LnhtbESPT2vCQBTE7wW/w/KE3nRX+4cSXUVDWsSLaAvi7ZF9&#10;JsHs25DdavTTuwWhx2FmfsNM552txZlaXznWMBoqEMS5MxUXGn6+PwcfIHxANlg7Jg1X8jCf9Z6m&#10;mBh34S2dd6EQEcI+QQ1lCE0ipc9LsuiHriGO3tG1FkOUbSFNi5cIt7UcK/UuLVYcF0psKC0pP+1+&#10;rYaFTV/XTXaobreUs3qTqa/9Umn93O8WExCBuvAffrRXRsPbC/x9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gBXxQAAANsAAAAPAAAAAAAAAAAAAAAAAJgCAABkcnMv&#10;ZG93bnJldi54bWxQSwUGAAAAAAQABAD1AAAAig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48" o:spid="_x0000_s2099"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SkYcUA&#10;AADbAAAADwAAAGRycy9kb3ducmV2LnhtbESPQWvCQBSE74X+h+UVems22hhqdJVSEMVb0/bg7Zl9&#10;JqHZtzG7TeK/dwuCx2FmvmGW69E0oqfO1ZYVTKIYBHFhdc2lgu+vzcsbCOeRNTaWScGFHKxXjw9L&#10;zLQd+JP63JciQNhlqKDyvs2kdEVFBl1kW+LgnWxn0AfZlVJ3OAS4aeQ0jlNpsOawUGFLHxUVv/mf&#10;UTAnM9/kh9Nukpz3eLgc05/X7V6p56fxfQHC0+jv4Vt7pxXMEvj/En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KRhxQAAANsAAAAPAAAAAAAAAAAAAAAAAJgCAABkcnMv&#10;ZG93bnJldi54bWxQSwUGAAAAAAQABAD1AAAAig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49" o:spid="_x0000_s2098"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eJrsMA&#10;AADbAAAADwAAAGRycy9kb3ducmV2LnhtbESP0YrCMBRE34X9h3CFfbOpglq6piLCigsLYvUDLs3d&#10;ttjc1CbV+vcbQfBxmJkzzGo9mEbcqHO1ZQXTKAZBXFhdc6ngfPqeJCCcR9bYWCYFD3Kwzj5GK0y1&#10;vfORbrkvRYCwS1FB5X2bSumKigy6yLbEwfuznUEfZFdK3eE9wE0jZ3G8kAZrDgsVtrStqLjkvVGQ&#10;/G5/9PV6rHeHns+bZfLYFdNcqc/xsPkC4Wnw7/CrvdcK5nN4fgk/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eJrsMAAADbAAAADwAAAAAAAAAAAAAAAACYAgAAZHJzL2Rv&#10;d25yZXYueG1sUEsFBgAAAAAEAAQA9QAAAIgDA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50" o:spid="_x0000_s2097"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928UA&#10;AADbAAAADwAAAGRycy9kb3ducmV2LnhtbESPQUsDMRSE74L/ITzBm81asJRt01IKlYpo2VXo9bl5&#10;TRY3L0uStmt/fSMIHoeZ+YaZLwfXiROF2HpW8DgqQBA3XrdsFHx+bB6mIGJC1th5JgU/FGG5uL2Z&#10;Y6n9mSs61cmIDOFYogKbUl9KGRtLDuPI98TZO/jgMGUZjNQBzxnuOjkuiol02HJesNjT2lLzXR+d&#10;gsocxpeqe9+9rJ/pzb7uzVfYrJS6vxtWMxCJhvQf/mtvtYKnCfx+y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L3bxQAAANs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51" o:spid="_x0000_s2096"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EBsQA&#10;AADbAAAADwAAAGRycy9kb3ducmV2LnhtbESPQWsCMRSE7wX/Q3hCL0WzFtqV1SgiCq0UoauIx8fm&#10;uVncvCxJqtt/3xQKPQ4z8w0zX/a2FTfyoXGsYDLOQBBXTjdcKzgetqMpiBCRNbaOScE3BVguBg9z&#10;LLS78yfdyliLBOFQoAITY1dIGSpDFsPYdcTJuzhvMSbpa6k93hPctvI5y16lxYbTgsGO1oaqa/ll&#10;Fbybky/PT3ad+02z260+9hrrvVKPw341AxGpj//hv/abVvCSw++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hAbEAAAA2wAAAA8AAAAAAAAAAAAAAAAAmAIAAGRycy9k&#10;b3ducmV2LnhtbFBLBQYAAAAABAAEAPUAAACJAw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38" o:spid="_x0000_s2088" style="position:absolute;left:0;text-align:left;margin-left:6in;margin-top:219.6pt;width:123.4pt;height:24.2pt;z-index:251647488;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">
          <v:shape id="Freeform 39" o:spid="_x0000_s2094"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3OsQA&#10;AADbAAAADwAAAGRycy9kb3ducmV2LnhtbESP3WrCQBSE74W+w3IK3ohuFP9IXaUKglC8qM0DHLPH&#10;JDR7Nt3daHz7riB4OczMN8xq05laXMn5yrKC8SgBQZxbXXGhIPvZD5cgfEDWWFsmBXfysFm/9VaY&#10;anvjb7qeQiEihH2KCsoQmlRKn5dk0I9sQxy9i3UGQ5SukNrhLcJNLSdJMpcGK44LJTa0Kyn/PbVG&#10;gd1e2uzgs4WbtmHgt/Ov5u94Vqr/3n1+gAjUhVf42T5oBdMZPL7EH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mdzrEAAAA2wAAAA8AAAAAAAAAAAAAAAAAmAIAAGRycy9k&#10;b3ducmV2LnhtbFBLBQYAAAAABAAEAPUAAACJAw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40" o:spid="_x0000_s2093"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g1EsQA&#10;AADbAAAADwAAAGRycy9kb3ducmV2LnhtbESPQWvCQBSE7wX/w/KE3upuRaRE15CGKMVLqRXE2yP7&#10;moRm34bsqtFf3xWEHoeZ+YZZpoNtxZl63zjW8DpRIIhLZxquNOy/1y9vIHxANtg6Jg1X8pCuRk9L&#10;TIy78Bedd6ESEcI+QQ11CF0ipS9rsugnriOO3o/rLYYo+0qaHi8Rbls5VWouLTYcF2rsKK+p/N2d&#10;rIbM5rNtVxyb2y3nov0s1ObwrrR+Hg/ZAkSgIfyHH+0Po2E2h/uX+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NRLEAAAA2wAAAA8AAAAAAAAAAAAAAAAAmAIAAGRycy9k&#10;b3ducmV2LnhtbFBLBQYAAAAABAAEAPUAAACJAw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41" o:spid="_x0000_s2092"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sy8UA&#10;AADbAAAADwAAAGRycy9kb3ducmV2LnhtbESPQWvCQBSE70L/w/IKvZlN2mA1dQ1FEMVb0/aQ2zP7&#10;TEKzb2N21fjvu4WCx2FmvmGW+Wg6caHBtZYVJFEMgriyuuVawdfnZjoH4Tyyxs4yKbiRg3z1MFli&#10;pu2VP+hS+FoECLsMFTTe95mUrmrIoItsTxy8ox0M+iCHWuoBrwFuOvkcxzNpsOWw0GBP64aqn+Js&#10;FCzILDZFedwl6WmP5e0w+37Z7pV6ehzf30B4Gv09/N/eaQXpK/x9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6zLxQAAANsAAAAPAAAAAAAAAAAAAAAAAJgCAABkcnMv&#10;ZG93bnJldi54bWxQSwUGAAAAAAQABAD1AAAAigM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42" o:spid="_x0000_s2091"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w7b0A&#10;AADbAAAADwAAAGRycy9kb3ducmV2LnhtbERP3QoBQRS+V95hOsodsyS2ZUiKKCXLA5x2jt3Nzpm1&#10;M1hvby6Uy6/vf7FqTSVe1LjSsoLRMAJBnFldcq7getkOYhDOI2usLJOCDzlYLbudBSbavvlMr9Tn&#10;IoSwS1BB4X2dSOmyggy6oa2JA3ezjUEfYJNL3eA7hJtKjqNoKg2WHBoKrGlTUHZPn0ZBfNwc9ONx&#10;LnenJ1/Xs/izy0ap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h+w7b0AAADbAAAADwAAAAAAAAAAAAAAAACYAgAAZHJzL2Rvd25yZXYu&#10;eG1sUEsFBgAAAAAEAAQA9QAAAIIDA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43" o:spid="_x0000_s2090"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dMUA&#10;AADbAAAADwAAAGRycy9kb3ducmV2LnhtbESPQWsCMRSE70L/Q3iF3jRbKWJXo4hgaRFb1hZ6fW6e&#10;ydLNy5Kkuu2vNwWhx2FmvmHmy9614kQhNp4V3I8KEMS11w0bBR/vm+EUREzIGlvPpOCHIiwXN4M5&#10;ltqfuaLTPhmRIRxLVGBT6kopY23JYRz5jjh7Rx8cpiyDkTrgOcNdK8dFMZEOG84LFjtaW6q/9t9O&#10;QWWO49+qfX17WT/Rzm4/zSFsVkrd3farGYhEffoPX9vPWsHDI/x9yT9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r90xQAAANs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44" o:spid="_x0000_s2089"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ccsIA&#10;AADbAAAADwAAAGRycy9kb3ducmV2LnhtbERPXWvCMBR9F/wP4Qp7kZluMB2daRHZYBMRVkX2eGmu&#10;TbG5KUmm3b83D8IeD+d7WQ62ExfyoXWs4GmWgSCunW65UXDYfzy+gggRWWPnmBT8UYCyGI+WmGt3&#10;5W+6VLERKYRDjgpMjH0uZagNWQwz1xMn7uS8xZigb6T2eE3htpPPWTaXFltODQZ7Whuqz9WvVfBl&#10;jr76mdr1wr+3m81qu9PY7JR6mAyrNxCRhvgvvrs/tYKXtD59ST9AF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ZhxywgAAANsAAAAPAAAAAAAAAAAAAAAAAJgCAABkcnMvZG93&#10;bnJldi54bWxQSwUGAAAAAAQABAD1AAAAhwM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31" o:spid="_x0000_s2081" style="position:absolute;left:0;text-align:left;margin-left:6in;margin-top:219.6pt;width:123.4pt;height:24.2pt;z-index:251646464;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">
          <v:shape id="Freeform 32" o:spid="_x0000_s2087"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r2cIA&#10;AADbAAAADwAAAGRycy9kb3ducmV2LnhtbERPy2rCQBTdF/yH4QrdFJ30gUp0DE2hIJQu1HzANXNN&#10;gpk7cWby6N93FoUuD+e9yybTioGcbywreF4mIIhLqxuuFBTnz8UGhA/IGlvLpOCHPGT72cMOU21H&#10;PtJwCpWIIexTVFCH0KVS+rImg35pO+LIXa0zGCJ0ldQOxxhuWvmSJCtpsOHYUGNHHzWVt1NvFNj8&#10;2hcHX6zdWx+efL766u7fF6Ue59P7FkSgKfyL/9wHreA1jo1f4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IavZwgAAANsAAAAPAAAAAAAAAAAAAAAAAJgCAABkcnMvZG93&#10;bnJldi54bWxQSwUGAAAAAAQABAD1AAAAhw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33" o:spid="_x0000_s2086"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SHcUA&#10;AADbAAAADwAAAGRycy9kb3ducmV2LnhtbESPQWvCQBSE7wX/w/KE3nRXW0obXUVDWsSLaAvi7ZF9&#10;JsHs25DdavTXuwWhx2FmvmGm887W4kytrxxrGA0VCOLcmYoLDT/fn4N3ED4gG6wdk4YreZjPek9T&#10;TIy78JbOu1CICGGfoIYyhCaR0uclWfRD1xBH7+haiyHKtpCmxUuE21qOlXqTFiuOCyU2lJaUn3a/&#10;VsPCpq/rJjtUt1vKWb3J1Nd+qbR+7neLCYhAXfgPP9oro+HlA/6+xB8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dIdxQAAANsAAAAPAAAAAAAAAAAAAAAAAJgCAABkcnMv&#10;ZG93bnJldi54bWxQSwUGAAAAAAQABAD1AAAAig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34" o:spid="_x0000_s2085"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Y0v8AA&#10;AADbAAAADwAAAGRycy9kb3ducmV2LnhtbERPy4rCMBTdC/5DuII7TX0g2mkUEURxZ3UW7u40tw+m&#10;ualN1Pr3ZjEwy8N5J5vO1OJJrassK5iMIxDEmdUVFwqul/1oCcJ5ZI21ZVLwJgebdb+XYKzti8/0&#10;TH0hQgi7GBWU3jexlC4ryaAb24Y4cLltDfoA20LqFl8h3NRyGkULabDi0FBiQ7uSst/0YRSsyKz2&#10;6S0/Tub3E97eP4vv2eGk1HDQbb9AeOr8v/jPfdQK5mF9+BJ+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Y0v8AAAADbAAAADwAAAAAAAAAAAAAAAACYAgAAZHJzL2Rvd25y&#10;ZXYueG1sUEsFBgAAAAAEAAQA9QAAAIU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35" o:spid="_x0000_s2084"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UZcMQA&#10;AADbAAAADwAAAGRycy9kb3ducmV2LnhtbESP3WrCQBSE7wu+w3IE7+omIm1Is4oIikKhmPoAh+wx&#10;CWbPxuzmx7fvFgq9HGbmGybbTqYRA3WutqwgXkYgiAuray4VXL8PrwkI55E1NpZJwZMcbDezlwxT&#10;bUe+0JD7UgQIuxQVVN63qZSuqMigW9qWOHg32xn0QXal1B2OAW4auYqiN2mw5rBQYUv7iop73hsF&#10;yef+rB+PS3386vm6e0+exyLOlVrMp90HCE+T/w//tU9awTqG3y/h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GXDEAAAA2wAAAA8AAAAAAAAAAAAAAAAAmAIAAGRycy9k&#10;b3ducmV2LnhtbFBLBQYAAAAABAAEAPUAAACJAw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36" o:spid="_x0000_s2083"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tBcUA&#10;AADbAAAADwAAAGRycy9kb3ducmV2LnhtbESPQUsDMRSE74L/ITyhN5t1KUXWpqUUKpZSZavg9bl5&#10;TRY3L0uStlt/vREKHoeZ+YaZLQbXiROF2HpW8DAuQBA3XrdsFHy8r+8fQcSErLHzTAouFGExv72Z&#10;YaX9mWs67ZMRGcKxQgU2pb6SMjaWHMax74mzd/DBYcoyGKkDnjPcdbIsiql02HJesNjTylLzvT86&#10;BbU5lD919/q2WT3Tzm4/zVdYL5Ua3Q3LJxCJhvQfvrZftIJJCX9f8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i0FxQAAANs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37" o:spid="_x0000_s2082"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0U2MQA&#10;AADbAAAADwAAAGRycy9kb3ducmV2LnhtbESPQWsCMRSE74L/IbyCF9FsballaxSRClWK0FVKj4/N&#10;62Zx87IkUdd/b4RCj8PMfMPMFp1txJl8qB0reBxnIIhLp2uuFBz269EriBCRNTaOScGVAizm/d4M&#10;c+0u/EXnIlYiQTjkqMDE2OZShtKQxTB2LXHyfp23GJP0ldQeLwluGznJshdpsea0YLCllaHyWJys&#10;go359sXP0K6m/r3ebpefO43VTqnBQ7d8AxGpi//hv/aHVvD8BPcv6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tFNjEAAAA2wAAAA8AAAAAAAAAAAAAAAAAmAIAAGRycy9k&#10;b3ducmV2LnhtbFBLBQYAAAAABAAEAPUAAACJAw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24" o:spid="_x0000_s2074" style="position:absolute;left:0;text-align:left;margin-left:6in;margin-top:219.6pt;width:123.4pt;height:24.2pt;z-index:251645440;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">
          <v:shape id="Freeform 25" o:spid="_x0000_s2080"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CRMUA&#10;AADbAAAADwAAAGRycy9kb3ducmV2LnhtbESP0WrCQBRE34X+w3ILvohubItKmo3UgiCUPjTNB1yz&#10;1yQ0ezfd3Wj6911B8HGYmTNMth1NJ87kfGtZwXKRgCCurG65VlB+7+cbED4ga+wsk4I/8rDNHyYZ&#10;ptpe+IvORahFhLBPUUETQp9K6auGDPqF7Ymjd7LOYIjS1VI7vES46eRTkqykwZbjQoM9vTdU/RSD&#10;UWB3p6E8+HLtXoYw87vVR//7eVRq+ji+vYIINIZ7+NY+aAXPS7h+iT9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wJExQAAANsAAAAPAAAAAAAAAAAAAAAAAJgCAABkcnMv&#10;ZG93bnJldi54bWxQSwUGAAAAAAQABAD1AAAAig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26" o:spid="_x0000_s2079"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AbMUA&#10;AADbAAAADwAAAGRycy9kb3ducmV2LnhtbESPQWvCQBSE74L/YXlCb3W3VqSkriGGtJRepCqIt0f2&#10;NQnNvg3ZVVN/vVsoeBxm5htmmQ62FWfqfeNYw9NUgSAunWm40rDfvT2+gPAB2WDrmDT8kod0NR4t&#10;MTHuwl903oZKRAj7BDXUIXSJlL6syaKfuo44et+utxii7CtperxEuG3lTKmFtNhwXKixo7ym8md7&#10;shoym88/u+LYXK85F+2mUO+HtdL6YTJkryACDeEe/m9/GA3PM/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UBsxQAAANsAAAAPAAAAAAAAAAAAAAAAAJgCAABkcnMv&#10;ZG93bnJldi54bWxQSwUGAAAAAAQABAD1AAAAig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27" o:spid="_x0000_s2078"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ZtcQA&#10;AADbAAAADwAAAGRycy9kb3ducmV2LnhtbESPQWvCQBSE7wX/w/IEb3WTpohG1yCFoHhrWg/entln&#10;Esy+TbNbE/99t1DocZiZb5hNNppW3Kl3jWUF8TwCQVxa3XCl4PMjf16CcB5ZY2uZFDzIQbadPG0w&#10;1Xbgd7oXvhIBwi5FBbX3XSqlK2sy6Oa2Iw7e1fYGfZB9JXWPQ4CbVr5E0UIabDgs1NjRW03lrfg2&#10;ClZkVnlxvh7i168jnh+XxSnZH5WaTcfdGoSn0f+H/9oHrSBJ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C2bXEAAAA2wAAAA8AAAAAAAAAAAAAAAAAmAIAAGRycy9k&#10;b3ducmV2LnhtbFBLBQYAAAAABAAEAPUAAACJ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28" o:spid="_x0000_s2077"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TJlcUA&#10;AADbAAAADwAAAGRycy9kb3ducmV2LnhtbESPzWrDMBCE74G+g9hCbonspiTGjRxCoKaFQoibB1is&#10;rW1qrRxL/snbV4VCj8PMfMPsD7NpxUi9aywriNcRCOLS6oYrBdfP11UCwnlkja1lUnAnB4fsYbHH&#10;VNuJLzQWvhIBwi5FBbX3XSqlK2sy6Na2Iw7el+0N+iD7SuoepwA3rXyKoq002HBYqLGjU03ldzEY&#10;BcnH6V3fbpcmPw98Pe6Se17GhVLLx/n4AsLT7P/Df+03rWDzDL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MmVxQAAANsAAAAPAAAAAAAAAAAAAAAAAJgCAABkcnMv&#10;ZG93bnJldi54bWxQSwUGAAAAAAQABAD1AAAAigM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29" o:spid="_x0000_s2076"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GDMUA&#10;AADbAAAADwAAAGRycy9kb3ducmV2LnhtbESPQWsCMRSE70L/Q3iF3jRbi1JWo4hgaRFb1hZ6fW6e&#10;ydLNy5Kkuu2vNwWhx2FmvmHmy9614kQhNp4V3I8KEMS11w0bBR/vm+EjiJiQNbaeScEPRVgubgZz&#10;LLU/c0WnfTIiQziWqMCm1JVSxtqSwzjyHXH2jj44TFkGI3XAc4a7Vo6LYiodNpwXLHa0tlR/7b+d&#10;gsocx79V+/r2sn6ind1+mkPYrJS6u+1XMxCJ+vQfvraftYKHCfx9yT9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cYMxQAAANsAAAAPAAAAAAAAAAAAAAAAAJgCAABkcnMv&#10;ZG93bnJldi54bWxQSwUGAAAAAAQABAD1AAAAigMAAAAA&#10;" path="m54,21c52,12,45,7,34,7,17,7,9,20,9,33v,12,8,25,25,25c45,58,54,51,55,41v9,,9,,9,c61,56,50,65,34,65,12,65,,50,,33,,15,12,,34,,49,,61,7,63,21v-9,,-9,,-9,xe" stroked="f">
            <v:path arrowok="t" o:connecttype="custom" o:connectlocs="318,122;200,41;53,192;200,337;324,238;377,238;200,378;0,192;200,0;371,122;318,122" o:connectangles="0,0,0,0,0,0,0,0,0,0,0"/>
          </v:shape>
          <v:shape id="Freeform 30" o:spid="_x0000_s2075"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EPcQA&#10;AADbAAAADwAAAGRycy9kb3ducmV2LnhtbESPQWsCMRSE70L/Q3gFL6LZWrCyGkWkgkoRuhXx+Ni8&#10;bpZuXpYk6vbfG6HQ4zAz3zDzZWcbcSUfascKXkYZCOLS6ZorBcevzXAKIkRkjY1jUvBLAZaLp94c&#10;c+1u/EnXIlYiQTjkqMDE2OZShtKQxTByLXHyvp23GJP0ldQebwluGznOsom0WHNaMNjS2lD5U1ys&#10;gp05+eI8sOs3/17v96uPg8bqoFT/uVvNQETq4n/4r73VCl4n8Pi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cxD3EAAAA2wAAAA8AAAAAAAAAAAAAAAAAmAIAAGRycy9k&#10;b3ducmV2LnhtbFBLBQYAAAAABAAEAPUAAACJAw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7" o:spid="_x0000_s2067" style="position:absolute;left:0;text-align:left;margin-left:6in;margin-top:219.6pt;width:123.4pt;height:24.2pt;z-index:251644416;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">
          <v:shape id="Freeform 18" o:spid="_x0000_s2073"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U3AcMA&#10;AADbAAAADwAAAGRycy9kb3ducmV2LnhtbESP0YrCMBRE34X9h3AXfBFNFXGXapRVEATxQe0HXJtr&#10;W2xuukmq3b/fCIKPw8ycYRarztTiTs5XlhWMRwkI4tzqigsF2Xk7/AbhA7LG2jIp+CMPq+VHb4Gp&#10;tg8+0v0UChEh7FNUUIbQpFL6vCSDfmQb4uhdrTMYonSF1A4fEW5qOUmSmTRYcVwosaFNSfnt1BoF&#10;dn1ts53Pvty0DQO/nu2b38NFqf5n9zMHEagL7/CrvdMKJl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U3AcMAAADbAAAADwAAAAAAAAAAAAAAAACYAgAAZHJzL2Rv&#10;d25yZXYueG1sUEsFBgAAAAAEAAQA9QAAAIgDA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9" o:spid="_x0000_s2072"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OxcUA&#10;AADbAAAADwAAAGRycy9kb3ducmV2LnhtbESPQWvCQBSE74L/YXlCb3W3UqWkriGGtJRepCqIt0f2&#10;NQnNvg3ZVVN/vVsoeBxm5htmmQ62FWfqfeNYw9NUgSAunWm40rDfvT2+gPAB2WDrmDT8kod0NR4t&#10;MTHuwl903oZKRAj7BDXUIXSJlL6syaKfuo44et+utxii7CtperxEuG3lTKmFtNhwXKixo7ym8md7&#10;shoymz9/dsWxuV5zLtpNod4Pa6X1w2TIXkEEGsI9/N/+MBpmc/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U7FxQAAANsAAAAPAAAAAAAAAAAAAAAAAJgCAABkcnMv&#10;ZG93bnJldi54bWxQSwUGAAAAAAQABAD1AAAAig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20" o:spid="_x0000_s2071"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zs8MMA&#10;AADbAAAADwAAAGRycy9kb3ducmV2LnhtbESPQYvCMBSE78L+h/CEvWmqK8VWoywLsuLNqgdvz+bZ&#10;FpuXbpPV+u+NIHgcZuYbZr7sTC2u1LrKsoLRMAJBnFtdcaFgv1sNpiCcR9ZYWyYFd3KwXHz05phq&#10;e+MtXTNfiABhl6KC0vsmldLlJRl0Q9sQB+9sW4M+yLaQusVbgJtajqMolgYrDgslNvRTUn7J/o2C&#10;hEyyyo7n9Wjyt8Hj/RQfvn43Sn32u+8ZCE+df4df7bVWM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zs8MMAAADbAAAADwAAAAAAAAAAAAAAAACYAgAAZHJzL2Rv&#10;d25yZXYueG1sUEsFBgAAAAAEAAQA9QAAAIgDA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21" o:spid="_x0000_s2070"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P78A&#10;AADbAAAADwAAAGRycy9kb3ducmV2LnhtbESPwQrCMBBE74L/EFbwpqketFSjiKAoCGL1A5ZmbYvN&#10;pjZR698bQfA4zMwbZr5sTSWe1LjSsoLRMAJBnFldcq7gct4MYhDOI2usLJOCNzlYLrqdOSbavvhE&#10;z9TnIkDYJaig8L5OpHRZQQbd0NbEwbvaxqAPssmlbvAV4KaS4yiaSIMlh4UCa1oXlN3Sh1EQH9Z7&#10;fb+fyu3xwZfVNH5vs1GqVL/XrmYgPLX+H/61d1rBeArfL+EH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X8E/vwAAANsAAAAPAAAAAAAAAAAAAAAAAJgCAABkcnMvZG93bnJl&#10;di54bWxQSwUGAAAAAAQABAD1AAAAhAM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22" o:spid="_x0000_s2069"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T8EA&#10;AADbAAAADwAAAGRycy9kb3ducmV2LnhtbERPTWsCMRC9F/ofwhR6q1n3UGRrFBEUS6myWvA6bsZk&#10;cTNZklS3/fXmUOjx8b6n88F14kohtp4VjEcFCOLG65aNgq/D6mUCIiZkjZ1nUvBDEeazx4cpVtrf&#10;uKbrPhmRQzhWqMCm1FdSxsaSwzjyPXHmzj44TBkGI3XAWw53nSyL4lU6bDk3WOxpaam57L+dgtqc&#10;y9+62+7el2v6tB9HcwqrhVLPT8PiDUSiIf2L/9wbraDMY/OX/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5/0/BAAAA2wAAAA8AAAAAAAAAAAAAAAAAmAIAAGRycy9kb3du&#10;cmV2LnhtbFBLBQYAAAAABAAEAPUAAACGAwAAAAA=&#10;" path="m54,21c52,12,45,7,34,7,17,7,9,20,9,33v,12,8,25,25,25c45,58,54,51,55,41v9,,9,,9,c61,56,50,65,34,65,12,65,,50,,33,,15,12,,34,,49,,61,7,63,21v-9,,-9,,-9,xe" stroked="f">
            <v:path arrowok="t" o:connecttype="custom" o:connectlocs="318,122;200,41;53,192;200,337;324,238;377,238;200,378;0,192;200,0;371,122;318,122" o:connectangles="0,0,0,0,0,0,0,0,0,0,0"/>
          </v:shape>
          <v:shape id="Freeform 23" o:spid="_x0000_s2068"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GksUA&#10;AADbAAAADwAAAGRycy9kb3ducmV2LnhtbESPQWsCMRSE7wX/Q3hCL8XN6kHr1igiFqqI0K1Ij4/N&#10;62bp5mVJUt3++0YQehxm5htmseptKy7kQ+NYwTjLQRBXTjdcKzh9vI6eQYSIrLF1TAp+KcBqOXhY&#10;YKHdld/pUsZaJAiHAhWYGLtCylAZshgy1xEn78t5izFJX0vt8ZrgtpWTPJ9Kiw2nBYMdbQxV3+WP&#10;VbAzZ19+PtnNzG+b/X59OGqsj0o9Dvv1C4hIffwP39tvWsFkDrcv6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saSxQAAANsAAAAPAAAAAAAAAAAAAAAAAJgCAABkcnMv&#10;ZG93bnJldi54bWxQSwUGAAAAAAQABAD1AAAAigM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group id="Group 10" o:spid="_x0000_s2060" style="position:absolute;left:0;text-align:left;margin-left:6in;margin-top:219.6pt;width:123.4pt;height:24.2pt;z-index:251643392;mso-position-horizontal-relative:page;mso-position-vertical-relative:page" coordorigin="5615,4685" coordsize="26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">
          <v:shape id="Freeform 11" o:spid="_x0000_s2066" style="position:absolute;left:5615;top:4819;width:336;height:378;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jy8IA&#10;AADbAAAADwAAAGRycy9kb3ducmV2LnhtbERPzWrCQBC+F3yHZYReim4qJZboGkxBCJQeavMAY3ZM&#10;gtnZuLvR9O27hUJv8/H9zjafTC9u5HxnWcHzMgFBXFvdcaOg+josXkH4gKyxt0wKvslDvps9bDHT&#10;9s6fdDuGRsQQ9hkqaEMYMil93ZJBv7QDceTO1hkMEbpGaof3GG56uUqSVBrsODa0ONBbS/XlOBoF&#10;tjiPVemrtXsZw5Mv0vfh+nFS6nE+7TcgAk3hX/znLnWcv4bfX+I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2PLwgAAANsAAAAPAAAAAAAAAAAAAAAAAJgCAABkcnMvZG93&#10;bnJldi54bWxQSwUGAAAAAAQABAD1AAAAhwMAAAAA&#10;" path="m49,63v,-11,,-11,,-11c49,52,49,52,49,52,43,60,37,65,24,65,11,65,,59,,47,,30,19,29,38,27v7,,11,-1,11,-8c49,9,40,7,30,7,20,7,12,11,12,21v-9,,-9,,-9,c4,6,15,,31,,44,,57,4,57,20v,43,,43,,43c49,63,49,63,49,63xm49,30v-1,,-1,,-1,c47,31,43,32,41,32,27,35,9,35,9,46v,8,7,12,15,12c37,58,49,51,49,39v,-9,,-9,,-9xe" stroked="f">
            <v:path arrowok="t" o:connecttype="custom" o:connectlocs="289,366;289,302;289,302;141,378;0,273;224,157;289,110;177,41;71,122;18,122;183,0;336,116;336,366;289,366;289,174;283,174;242,186;53,268;141,337;289,227;289,174" o:connectangles="0,0,0,0,0,0,0,0,0,0,0,0,0,0,0,0,0,0,0,0,0"/>
            <o:lock v:ext="edit" verticies="t"/>
          </v:shape>
          <v:shape id="Freeform 12" o:spid="_x0000_s2065" style="position:absolute;left:6010;top:4819;width:566;height:366;visibility:visible;mso-wrap-style:square;v-text-anchor:top" coordsize="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gr5sUA&#10;AADbAAAADwAAAGRycy9kb3ducmV2LnhtbESPQWvCQBCF7wX/wzKCt7qrSCmpq2iIpfQiVUF6G7LT&#10;JDQ7G7JbTf31zqHQ2wzvzXvfLNeDb9WF+tgEtjCbGlDEZXANVxZOx93jM6iYkB22gcnCL0VYr0YP&#10;S8xcuPIHXQ6pUhLCMUMLdUpdpnUsa/IYp6EjFu0r9B6TrH2lXY9XCfetnhvzpD02LA01dpTXVH4f&#10;fryFjc8X713x2dxuORftvjCv562xdjIeNi+gEg3p3/x3/eYEX2DlFx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yCvmxQAAANsAAAAPAAAAAAAAAAAAAAAAAJgCAABkcnMv&#10;ZG93bnJldi54bWxQSwUGAAAAAAQABAD1AAAAigMAAAAA&#10;" path="m,2v7,,7,,7,c7,12,7,12,7,12v1,,1,,1,c12,5,20,,31,v9,,17,4,20,12c55,4,64,,73,,88,,96,7,96,22v,41,,41,,41c88,63,88,63,88,63v,-41,,-41,,-41c88,12,83,7,71,7,56,7,52,17,52,28v,35,,35,,35c44,63,44,63,44,63v,-41,,-41,,-41c44,13,40,7,29,7,14,7,8,16,8,29v,34,,34,,34c,63,,63,,63,,2,,2,,2xe" stroked="f">
            <v:path arrowok="t" o:connecttype="custom" o:connectlocs="0,12;41,12;41,70;47,70;183,0;301,70;430,0;566,128;566,366;519,366;519,128;419,41;307,163;307,366;259,366;259,128;171,41;47,168;47,366;0,366;0,12" o:connectangles="0,0,0,0,0,0,0,0,0,0,0,0,0,0,0,0,0,0,0,0,0"/>
          </v:shape>
          <v:shape id="Freeform 13" o:spid="_x0000_s2064" style="position:absolute;left:6618;top:4685;width:389;height:512;visibility:visible;mso-wrap-style:square;v-text-anchor:top" coordsize="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yP8EA&#10;AADbAAAADwAAAGRycy9kb3ducmV2LnhtbERPTYvCMBC9C/6HMMLeNNUV2VajLIKseLOuh97GZmyL&#10;zaTbZLX+eyMI3ubxPmex6kwtrtS6yrKC8SgCQZxbXXGh4PewGX6BcB5ZY22ZFNzJwWrZ7y0w0fbG&#10;e7qmvhAhhF2CCkrvm0RKl5dk0I1sQxy4s20N+gDbQuoWbyHc1HISRTNpsOLQUGJD65LyS/pvFMRk&#10;4k2anbfj6d8Os/tpdvz82Sn1Mei+5yA8df4tfrm3OsyP4flLO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fsj/BAAAA2wAAAA8AAAAAAAAAAAAAAAAAmAIAAGRycy9kb3du&#10;cmV2LnhtbFBLBQYAAAAABAAEAPUAAACGAwAAAAA=&#10;" path="m66,86v-8,,-8,,-8,c58,74,58,74,58,74v,,,,,c54,82,42,88,32,88,10,88,,73,,56,,38,10,23,32,23v11,,21,5,25,14c57,37,57,37,57,37,57,,57,,57,v9,,9,,9,c66,86,66,86,66,86xm32,81c51,81,57,68,57,56,57,43,51,30,32,30,15,30,9,43,9,56v,12,6,25,23,25xe" stroked="f">
            <v:path arrowok="t" o:connecttype="custom" o:connectlocs="389,500;342,500;342,431;342,431;189,512;0,326;189,134;336,215;336,215;336,0;389,0;389,500;189,471;336,326;189,175;53,326;189,471" o:connectangles="0,0,0,0,0,0,0,0,0,0,0,0,0,0,0,0,0"/>
            <o:lock v:ext="edit" verticies="t"/>
          </v:shape>
          <v:shape id="Freeform 14" o:spid="_x0000_s2063" style="position:absolute;left:7048;top:4819;width:401;height:378;visibility:visible;mso-wrap-style:square;v-text-anchor:top" coordsize="6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ZS70A&#10;AADbAAAADwAAAGRycy9kb3ducmV2LnhtbERPSwrCMBDdC94hjOBOU11oqUYRQVEQxNoDDM3YFptJ&#10;baLW25uF4PLx/st1Z2rxotZVlhVMxhEI4tzqigsF2XU3ikE4j6yxtkwKPuRgver3lpho++YLvVJf&#10;iBDCLkEFpfdNIqXLSzLoxrYhDtzNtgZ9gG0hdYvvEG5qOY2imTRYcWgosaFtSfk9fRoF8Wl71I/H&#10;pdqfn5xt5vFnn09SpYaDbrMA4anzf/HPfdAKpmF9+BJ+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bZZS70AAADbAAAADwAAAAAAAAAAAAAAAACYAgAAZHJzL2Rvd25yZXYu&#10;eG1sUEsFBgAAAAAEAAQA9QAAAIIDAAAAAA==&#10;" path="m68,33c68,50,56,65,34,65,12,65,,50,,33,,15,12,,34,,56,,68,15,68,33xm9,33v,12,8,25,25,25c51,58,59,45,59,33,59,20,51,7,34,7,17,7,9,20,9,33xe" stroked="f">
            <v:path arrowok="t" o:connecttype="custom" o:connectlocs="401,192;201,378;0,192;201,0;401,192;53,192;201,337;348,192;201,41;53,192" o:connectangles="0,0,0,0,0,0,0,0,0,0"/>
            <o:lock v:ext="edit" verticies="t"/>
          </v:shape>
          <v:shape id="Freeform 15" o:spid="_x0000_s2062" style="position:absolute;left:7479;top:4819;width:377;height:378;visibility:visible;mso-wrap-style:square;v-text-anchor:top" coordsize="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W0sQA&#10;AADbAAAADwAAAGRycy9kb3ducmV2LnhtbESPQWsCMRSE74X+h/AK3mrWPUjZGkUES0VsWVvo9XXz&#10;TJZuXpYk6ra/vhEEj8PMfMPMFoPrxIlCbD0rmIwLEMSN1y0bBZ8f68cnEDEha+w8k4JfirCY39/N&#10;sNL+zDWd9smIDOFYoQKbUl9JGRtLDuPY98TZO/jgMGUZjNQBzxnuOlkWxVQ6bDkvWOxpZan52R+d&#10;gtocyr+6e3vfrF5oZ7df5jusl0qNHoblM4hEQ7qFr+1XraCcwOVL/g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VtLEAAAA2wAAAA8AAAAAAAAAAAAAAAAAmAIAAGRycy9k&#10;b3ducmV2LnhtbFBLBQYAAAAABAAEAPUAAACJAwAAAAA=&#10;" path="m54,21c52,12,45,7,34,7,17,7,9,20,9,33v,12,8,25,25,25c45,58,54,51,55,41v9,,9,,9,c61,56,50,65,34,65,12,65,,50,,33,,15,12,,34,,49,,61,7,63,21v-9,,-9,,-9,xe" stroked="f">
            <v:path arrowok="t" o:connecttype="custom" o:connectlocs="318,122;200,41;53,192;200,337;324,238;377,238;200,378;0,192;200,0;371,122;318,122" o:connectangles="0,0,0,0,0,0,0,0,0,0,0"/>
          </v:shape>
          <v:shape id="Freeform 16" o:spid="_x0000_s2061" style="position:absolute;left:7880;top:4819;width:348;height:378;visibility:visible;mso-wrap-style:square;v-text-anchor:top" coordsize="5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U48QA&#10;AADbAAAADwAAAGRycy9kb3ducmV2LnhtbESPQWsCMRSE74X+h/AKXopm3YOV1SgiFaoUwVXE42Pz&#10;3CzdvCxJquu/bwqFHoeZ+YaZL3vbihv50DhWMB5lIIgrpxuuFZyOm+EURIjIGlvHpOBBAZaL56c5&#10;Ftrd+UC3MtYiQTgUqMDE2BVShsqQxTByHXHyrs5bjEn6WmqP9wS3rcyzbCItNpwWDHa0NlR9ld9W&#10;wdacfXl5tes3/97sdqvPvcZ6r9TgpV/NQETq43/4r/2hFeQ5/H5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VOPEAAAA2wAAAA8AAAAAAAAAAAAAAAAAmAIAAGRycy9k&#10;b3ducmV2LnhtbFBLBQYAAAAABAAEAPUAAACJAwAAAAA=&#10;" path="m48,21c48,12,39,7,29,7,21,7,12,9,12,17v,7,9,9,15,10c38,30,38,30,38,30v10,1,21,6,21,16c59,60,43,65,30,65,15,65,5,60,1,49,1,47,,43,,41v9,,9,,9,c9,43,10,47,10,48v3,7,11,10,20,10c39,58,50,55,50,47,50,40,42,37,34,36,23,34,23,34,23,34,12,31,3,28,3,17,3,5,17,,30,,44,,57,8,57,21v-9,,-9,,-9,xe" stroked="f">
            <v:path arrowok="t" o:connecttype="custom" o:connectlocs="283,122;171,41;71,99;159,157;224,174;348,268;177,378;6,285;0,238;53,238;59,279;177,337;295,273;201,209;136,198;18,99;177,0;336,122;283,122" o:connectangles="0,0,0,0,0,0,0,0,0,0,0,0,0,0,0,0,0,0,0"/>
          </v:shape>
          <w10:wrap anchorx="page" anchory="page"/>
        </v:group>
      </w:pict>
    </w:r>
    <w:r>
      <w:rPr>
        <w:noProof/>
        <w:lang w:bidi="ar-SA"/>
      </w:rPr>
      <w:pict>
        <v:rect id="Rectangle 228" o:spid="_x0000_s2059" style="position:absolute;left:0;text-align:left;margin-left:0;margin-top:0;width:630pt;height:264.75pt;z-index:-251640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" fillcolor="#0092dd" stroked="f" strokecolor="#ff7300">
          <w10:wrap anchorx="page" anchory="page"/>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rsidP="00417325">
    <w:pPr>
      <w:pStyle w:val="Header"/>
      <w:tabs>
        <w:tab w:val="clear" w:pos="4320"/>
        <w:tab w:val="clear" w:pos="8640"/>
        <w:tab w:val="left" w:pos="1972"/>
      </w:tabs>
    </w:pPr>
    <w:r>
      <w:rPr>
        <w:noProof/>
        <w:lang w:bidi="ar-SA"/>
      </w:rPr>
      <w:pict>
        <v:line id="Line 9" o:spid="_x0000_s2058" style="position:absolute;z-index:251641344;visibility:visible;mso-wrap-distance-top:-8e-5mm;mso-wrap-distance-bottom:-8e-5mm;mso-position-horizontal-relative:page;mso-position-vertical-relative:page" from="54pt,103.3pt" to="652.4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" strokecolor="#0092dd">
          <w10:wrap anchorx="page" anchory="page"/>
        </v:line>
      </w:pict>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pPr>
      <w:pStyle w:val="Header"/>
    </w:pPr>
    <w:r>
      <w:rPr>
        <w:noProof/>
        <w:lang w:bidi="ar-SA"/>
      </w:rPr>
      <w:pict>
        <v:line id="Line 8" o:spid="_x0000_s2057" style="position:absolute;z-index:251640320;visibility:visible;mso-wrap-distance-top:-8e-5mm;mso-wrap-distance-bottom:-8e-5mm;mso-position-horizontal-relative:page;mso-position-vertical-relative:page" from="42pt,148.3pt" to="640.45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" strokecolor="#0092dd">
          <w10:wrap anchorx="page" anchory="page"/>
        </v:lin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rsidP="001A4879">
    <w:pPr>
      <w:pStyle w:val="Header"/>
      <w:pBdr>
        <w:bottom w:val="single" w:sz="4" w:space="1" w:color="548DD4" w:themeColor="text2" w:themeTint="99"/>
      </w:pBdr>
    </w:pPr>
    <w:r>
      <w:t>Spares Integration - PCRF</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A5D" w:rsidRDefault="00414A5D">
    <w:pPr>
      <w:pStyle w:val="Header"/>
    </w:pPr>
    <w:r>
      <w:rPr>
        <w:noProof/>
        <w:lang w:bidi="ar-SA"/>
      </w:rPr>
      <w:pict>
        <v:line id="Line 229" o:spid="_x0000_s2056" style="position:absolute;z-index:251642368;visibility:visible;mso-wrap-distance-top:-8e-5mm;mso-wrap-distance-bottom:-8e-5mm;mso-position-horizontal-relative:page;mso-position-vertical-relative:page" from="0,160.55pt" to="12in,1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" strokecolor="#0092dd">
          <w10:wrap anchorx="page" anchory="pag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98029AC"/>
    <w:lvl w:ilvl="0">
      <w:start w:val="1"/>
      <w:numFmt w:val="decimal"/>
      <w:pStyle w:val="Heading1"/>
      <w:lvlText w:val="%1."/>
      <w:lvlJc w:val="left"/>
      <w:pPr>
        <w:tabs>
          <w:tab w:val="num" w:pos="900"/>
        </w:tabs>
        <w:ind w:left="900" w:hanging="720"/>
      </w:pPr>
    </w:lvl>
    <w:lvl w:ilvl="1">
      <w:start w:val="1"/>
      <w:numFmt w:val="decimal"/>
      <w:pStyle w:val="Heading2"/>
      <w:lvlText w:val="%1.%2"/>
      <w:lvlJc w:val="left"/>
      <w:pPr>
        <w:tabs>
          <w:tab w:val="num" w:pos="1080"/>
        </w:tabs>
        <w:ind w:left="1080" w:hanging="1080"/>
      </w:pPr>
      <w:rPr>
        <w:sz w:val="32"/>
        <w:szCs w:val="32"/>
      </w:rPr>
    </w:lvl>
    <w:lvl w:ilvl="2">
      <w:start w:val="1"/>
      <w:numFmt w:val="decimal"/>
      <w:pStyle w:val="Heading3"/>
      <w:lvlText w:val="%1.%2.%3"/>
      <w:lvlJc w:val="left"/>
      <w:pPr>
        <w:tabs>
          <w:tab w:val="num" w:pos="1440"/>
        </w:tabs>
        <w:ind w:left="1440" w:hanging="1440"/>
      </w:pPr>
      <w:rPr>
        <w:b w:val="0"/>
        <w:color w:val="auto"/>
        <w:sz w:val="28"/>
        <w:szCs w:val="28"/>
      </w:rPr>
    </w:lvl>
    <w:lvl w:ilvl="3">
      <w:start w:val="1"/>
      <w:numFmt w:val="decimal"/>
      <w:pStyle w:val="Heading4"/>
      <w:lvlText w:val="%1.%2.%3.%4"/>
      <w:lvlJc w:val="left"/>
      <w:pPr>
        <w:tabs>
          <w:tab w:val="num" w:pos="1800"/>
        </w:tabs>
        <w:ind w:left="1800" w:hanging="1800"/>
      </w:pPr>
    </w:lvl>
    <w:lvl w:ilvl="4">
      <w:start w:val="1"/>
      <w:numFmt w:val="decimal"/>
      <w:pStyle w:val="Heading5"/>
      <w:lvlText w:val="%5.%1.%2.%3.%4"/>
      <w:lvlJc w:val="left"/>
      <w:pPr>
        <w:tabs>
          <w:tab w:val="num" w:pos="2160"/>
        </w:tabs>
        <w:ind w:left="1080" w:hanging="360"/>
      </w:pPr>
    </w:lvl>
    <w:lvl w:ilvl="5">
      <w:start w:val="1"/>
      <w:numFmt w:val="decimal"/>
      <w:pStyle w:val="Heading6"/>
      <w:lvlText w:val="%2.%3.%5.%4.%1.%6"/>
      <w:lvlJc w:val="left"/>
      <w:pPr>
        <w:tabs>
          <w:tab w:val="num" w:pos="2880"/>
        </w:tabs>
        <w:ind w:left="1440" w:hanging="360"/>
      </w:pPr>
    </w:lvl>
    <w:lvl w:ilvl="6">
      <w:start w:val="1"/>
      <w:numFmt w:val="decimal"/>
      <w:pStyle w:val="Heading7"/>
      <w:lvlText w:val="%7.%2.%3.%4.%5.%6"/>
      <w:lvlJc w:val="left"/>
      <w:pPr>
        <w:tabs>
          <w:tab w:val="num" w:pos="3240"/>
        </w:tabs>
        <w:ind w:left="1440" w:firstLine="0"/>
      </w:pPr>
    </w:lvl>
    <w:lvl w:ilvl="7">
      <w:start w:val="1"/>
      <w:numFmt w:val="decimal"/>
      <w:pStyle w:val="Heading8"/>
      <w:lvlText w:val="%1.%2.%3.%4.%5.%6.%7.%8"/>
      <w:lvlJc w:val="left"/>
      <w:pPr>
        <w:tabs>
          <w:tab w:val="num" w:pos="4320"/>
        </w:tabs>
        <w:ind w:left="1944" w:hanging="144"/>
      </w:pPr>
    </w:lvl>
    <w:lvl w:ilvl="8">
      <w:start w:val="1"/>
      <w:numFmt w:val="decimal"/>
      <w:pStyle w:val="Heading9"/>
      <w:lvlText w:val="%1.%2.%3.%4.%5.%6.%7.%8.%9"/>
      <w:lvlJc w:val="left"/>
      <w:pPr>
        <w:tabs>
          <w:tab w:val="num" w:pos="5040"/>
        </w:tabs>
        <w:ind w:left="2592" w:hanging="432"/>
      </w:pPr>
    </w:lvl>
  </w:abstractNum>
  <w:abstractNum w:abstractNumId="1">
    <w:nsid w:val="024F4FAB"/>
    <w:multiLevelType w:val="multilevel"/>
    <w:tmpl w:val="1D8E4C7E"/>
    <w:lvl w:ilvl="0">
      <w:start w:val="1"/>
      <w:numFmt w:val="bullet"/>
      <w:lvlRestart w:val="0"/>
      <w:pStyle w:val="BulletLevel1"/>
      <w:lvlText w:val="&gt;"/>
      <w:lvlJc w:val="left"/>
      <w:pPr>
        <w:tabs>
          <w:tab w:val="num" w:pos="720"/>
        </w:tabs>
        <w:ind w:left="720" w:hanging="360"/>
      </w:pPr>
      <w:rPr>
        <w:rFonts w:ascii="Arial" w:hAnsi="Arial" w:hint="default"/>
        <w:b/>
        <w:i w:val="0"/>
        <w:color w:val="0092DD"/>
        <w:sz w:val="22"/>
        <w:u w:val="none"/>
      </w:rPr>
    </w:lvl>
    <w:lvl w:ilvl="1">
      <w:start w:val="1"/>
      <w:numFmt w:val="bullet"/>
      <w:pStyle w:val="BulletLevel2"/>
      <w:lvlText w:val="&gt;"/>
      <w:lvlJc w:val="left"/>
      <w:pPr>
        <w:tabs>
          <w:tab w:val="num" w:pos="1080"/>
        </w:tabs>
        <w:ind w:left="1080" w:hanging="360"/>
      </w:pPr>
      <w:rPr>
        <w:rFonts w:hint="default"/>
        <w:b w:val="0"/>
        <w:i w:val="0"/>
        <w:color w:val="000000"/>
        <w:sz w:val="22"/>
        <w:u w:val="none"/>
      </w:rPr>
    </w:lvl>
    <w:lvl w:ilvl="2">
      <w:start w:val="1"/>
      <w:numFmt w:val="bullet"/>
      <w:pStyle w:val="BulletLevel3"/>
      <w:lvlText w:val="&gt;"/>
      <w:lvlJc w:val="left"/>
      <w:pPr>
        <w:tabs>
          <w:tab w:val="num" w:pos="1440"/>
        </w:tabs>
        <w:ind w:left="1440" w:hanging="360"/>
      </w:pPr>
      <w:rPr>
        <w:rFonts w:hint="default"/>
        <w:b/>
        <w:i w:val="0"/>
        <w:color w:val="6D6E71"/>
        <w:sz w:val="24"/>
        <w:u w:val="none"/>
      </w:rPr>
    </w:lvl>
    <w:lvl w:ilvl="3">
      <w:start w:val="1"/>
      <w:numFmt w:val="decimal"/>
      <w:lvlText w:val="%1.%2.%3.%4."/>
      <w:lvlJc w:val="left"/>
      <w:pPr>
        <w:tabs>
          <w:tab w:val="num" w:pos="3240"/>
        </w:tabs>
        <w:ind w:left="3240" w:hanging="1440"/>
      </w:pPr>
      <w:rPr>
        <w:rFonts w:ascii="Arial" w:hAnsi="Arial" w:cs="Arial" w:hint="default"/>
        <w:b w:val="0"/>
        <w:bCs w:val="0"/>
        <w:i w:val="0"/>
        <w:iCs w:val="0"/>
        <w:color w:val="767A7C"/>
        <w:sz w:val="28"/>
        <w:szCs w:val="28"/>
        <w:u w:val="none"/>
      </w:rPr>
    </w:lvl>
    <w:lvl w:ilvl="4">
      <w:start w:val="1"/>
      <w:numFmt w:val="decimal"/>
      <w:lvlText w:val="%1.%2.%3.%4.%5."/>
      <w:lvlJc w:val="left"/>
      <w:pPr>
        <w:tabs>
          <w:tab w:val="num" w:pos="3600"/>
        </w:tabs>
        <w:ind w:left="2592" w:hanging="792"/>
      </w:pPr>
      <w:rPr>
        <w:rFonts w:ascii="Arial" w:hAnsi="Arial" w:cs="Times New Roman" w:hint="default"/>
      </w:rPr>
    </w:lvl>
    <w:lvl w:ilvl="5">
      <w:start w:val="1"/>
      <w:numFmt w:val="decimal"/>
      <w:lvlText w:val="%1.%2.%3.%4.%5.%6."/>
      <w:lvlJc w:val="left"/>
      <w:pPr>
        <w:tabs>
          <w:tab w:val="num" w:pos="4320"/>
        </w:tabs>
        <w:ind w:left="3096" w:hanging="936"/>
      </w:pPr>
      <w:rPr>
        <w:rFonts w:ascii="Arial" w:hAnsi="Arial" w:cs="Times New Roman" w:hint="default"/>
      </w:rPr>
    </w:lvl>
    <w:lvl w:ilvl="6">
      <w:start w:val="1"/>
      <w:numFmt w:val="decimal"/>
      <w:lvlText w:val="%1.%2.%3.%4.%5.%6.%7."/>
      <w:lvlJc w:val="left"/>
      <w:pPr>
        <w:tabs>
          <w:tab w:val="num" w:pos="5040"/>
        </w:tabs>
        <w:ind w:left="3600" w:hanging="1080"/>
      </w:pPr>
      <w:rPr>
        <w:rFonts w:ascii="Arial" w:hAnsi="Arial" w:cs="Times New Roman" w:hint="default"/>
      </w:rPr>
    </w:lvl>
    <w:lvl w:ilvl="7">
      <w:start w:val="1"/>
      <w:numFmt w:val="decimal"/>
      <w:lvlText w:val="%1.%2.%3.%4.%5.%6.%7.%8."/>
      <w:lvlJc w:val="left"/>
      <w:pPr>
        <w:tabs>
          <w:tab w:val="num" w:pos="5760"/>
        </w:tabs>
        <w:ind w:left="4104" w:hanging="1224"/>
      </w:pPr>
      <w:rPr>
        <w:rFonts w:ascii="Arial" w:hAnsi="Arial" w:cs="Times New Roman" w:hint="default"/>
      </w:rPr>
    </w:lvl>
    <w:lvl w:ilvl="8">
      <w:start w:val="1"/>
      <w:numFmt w:val="decimal"/>
      <w:lvlText w:val="%1.%2.%3.%4.%5.%6.%7.%8.%9."/>
      <w:lvlJc w:val="left"/>
      <w:pPr>
        <w:tabs>
          <w:tab w:val="num" w:pos="6480"/>
        </w:tabs>
        <w:ind w:left="4680" w:hanging="1440"/>
      </w:pPr>
      <w:rPr>
        <w:rFonts w:ascii="Arial" w:hAnsi="Arial" w:cs="Times New Roman" w:hint="default"/>
      </w:rPr>
    </w:lvl>
  </w:abstractNum>
  <w:abstractNum w:abstractNumId="2">
    <w:nsid w:val="09595748"/>
    <w:multiLevelType w:val="multilevel"/>
    <w:tmpl w:val="5666DEEE"/>
    <w:lvl w:ilvl="0">
      <w:start w:val="1"/>
      <w:numFmt w:val="bullet"/>
      <w:lvlRestart w:val="0"/>
      <w:pStyle w:val="BulletTable"/>
      <w:lvlText w:val="&gt;"/>
      <w:lvlJc w:val="left"/>
      <w:pPr>
        <w:tabs>
          <w:tab w:val="num" w:pos="720"/>
        </w:tabs>
        <w:ind w:left="720" w:hanging="360"/>
      </w:pPr>
      <w:rPr>
        <w:rFonts w:hint="default"/>
        <w:b/>
        <w:i w:val="0"/>
        <w:color w:val="0092DD"/>
        <w:sz w:val="20"/>
        <w:u w:val="none"/>
      </w:rPr>
    </w:lvl>
    <w:lvl w:ilvl="1">
      <w:start w:val="1"/>
      <w:numFmt w:val="bullet"/>
      <w:lvlText w:val="&gt;"/>
      <w:lvlJc w:val="left"/>
      <w:pPr>
        <w:tabs>
          <w:tab w:val="num" w:pos="1080"/>
        </w:tabs>
        <w:ind w:left="1080" w:hanging="360"/>
      </w:pPr>
      <w:rPr>
        <w:rFonts w:hint="default"/>
        <w:b w:val="0"/>
        <w:i w:val="0"/>
        <w:color w:val="000000"/>
        <w:sz w:val="22"/>
        <w:u w:val="none"/>
      </w:rPr>
    </w:lvl>
    <w:lvl w:ilvl="2">
      <w:start w:val="1"/>
      <w:numFmt w:val="bullet"/>
      <w:lvlText w:val="&gt;"/>
      <w:lvlJc w:val="left"/>
      <w:pPr>
        <w:tabs>
          <w:tab w:val="num" w:pos="1440"/>
        </w:tabs>
        <w:ind w:left="1440" w:hanging="360"/>
      </w:pPr>
      <w:rPr>
        <w:rFonts w:hint="default"/>
        <w:b/>
        <w:i w:val="0"/>
        <w:color w:val="6D6E71"/>
        <w:sz w:val="24"/>
        <w:u w:val="none"/>
      </w:rPr>
    </w:lvl>
    <w:lvl w:ilvl="3">
      <w:start w:val="1"/>
      <w:numFmt w:val="decimal"/>
      <w:lvlText w:val="%1.%2.%3.%4."/>
      <w:lvlJc w:val="left"/>
      <w:pPr>
        <w:tabs>
          <w:tab w:val="num" w:pos="3240"/>
        </w:tabs>
        <w:ind w:left="3240" w:hanging="1440"/>
      </w:pPr>
      <w:rPr>
        <w:rFonts w:ascii="Arial" w:hAnsi="Arial" w:cs="Arial" w:hint="default"/>
        <w:b w:val="0"/>
        <w:bCs w:val="0"/>
        <w:i w:val="0"/>
        <w:iCs w:val="0"/>
        <w:color w:val="767A7C"/>
        <w:sz w:val="28"/>
        <w:szCs w:val="28"/>
        <w:u w:val="none"/>
      </w:rPr>
    </w:lvl>
    <w:lvl w:ilvl="4">
      <w:start w:val="1"/>
      <w:numFmt w:val="decimal"/>
      <w:lvlText w:val="%1.%2.%3.%4.%5."/>
      <w:lvlJc w:val="left"/>
      <w:pPr>
        <w:tabs>
          <w:tab w:val="num" w:pos="3600"/>
        </w:tabs>
        <w:ind w:left="2592" w:hanging="792"/>
      </w:pPr>
      <w:rPr>
        <w:rFonts w:ascii="Arial" w:hAnsi="Arial" w:cs="Times New Roman" w:hint="default"/>
      </w:rPr>
    </w:lvl>
    <w:lvl w:ilvl="5">
      <w:start w:val="1"/>
      <w:numFmt w:val="decimal"/>
      <w:lvlText w:val="%1.%2.%3.%4.%5.%6."/>
      <w:lvlJc w:val="left"/>
      <w:pPr>
        <w:tabs>
          <w:tab w:val="num" w:pos="4320"/>
        </w:tabs>
        <w:ind w:left="3096" w:hanging="936"/>
      </w:pPr>
      <w:rPr>
        <w:rFonts w:ascii="Arial" w:hAnsi="Arial" w:cs="Times New Roman" w:hint="default"/>
      </w:rPr>
    </w:lvl>
    <w:lvl w:ilvl="6">
      <w:start w:val="1"/>
      <w:numFmt w:val="decimal"/>
      <w:lvlText w:val="%1.%2.%3.%4.%5.%6.%7."/>
      <w:lvlJc w:val="left"/>
      <w:pPr>
        <w:tabs>
          <w:tab w:val="num" w:pos="5040"/>
        </w:tabs>
        <w:ind w:left="3600" w:hanging="1080"/>
      </w:pPr>
      <w:rPr>
        <w:rFonts w:ascii="Arial" w:hAnsi="Arial" w:cs="Times New Roman" w:hint="default"/>
      </w:rPr>
    </w:lvl>
    <w:lvl w:ilvl="7">
      <w:start w:val="1"/>
      <w:numFmt w:val="decimal"/>
      <w:lvlText w:val="%1.%2.%3.%4.%5.%6.%7.%8."/>
      <w:lvlJc w:val="left"/>
      <w:pPr>
        <w:tabs>
          <w:tab w:val="num" w:pos="5760"/>
        </w:tabs>
        <w:ind w:left="4104" w:hanging="1224"/>
      </w:pPr>
      <w:rPr>
        <w:rFonts w:ascii="Arial" w:hAnsi="Arial" w:cs="Times New Roman" w:hint="default"/>
      </w:rPr>
    </w:lvl>
    <w:lvl w:ilvl="8">
      <w:start w:val="1"/>
      <w:numFmt w:val="decimal"/>
      <w:lvlText w:val="%1.%2.%3.%4.%5.%6.%7.%8.%9."/>
      <w:lvlJc w:val="left"/>
      <w:pPr>
        <w:tabs>
          <w:tab w:val="num" w:pos="6480"/>
        </w:tabs>
        <w:ind w:left="4680" w:hanging="1440"/>
      </w:pPr>
      <w:rPr>
        <w:rFonts w:ascii="Arial" w:hAnsi="Arial" w:cs="Times New Roman" w:hint="default"/>
      </w:rPr>
    </w:lvl>
  </w:abstractNum>
  <w:abstractNum w:abstractNumId="3">
    <w:nsid w:val="09953FB1"/>
    <w:multiLevelType w:val="multilevel"/>
    <w:tmpl w:val="4D46DB1E"/>
    <w:lvl w:ilvl="0">
      <w:start w:val="1"/>
      <w:numFmt w:val="decimal"/>
      <w:lvlRestart w:val="0"/>
      <w:pStyle w:val="ListNumber1"/>
      <w:lvlText w:val="%1."/>
      <w:lvlJc w:val="left"/>
      <w:pPr>
        <w:tabs>
          <w:tab w:val="num" w:pos="720"/>
        </w:tabs>
        <w:ind w:left="720" w:hanging="360"/>
      </w:pPr>
      <w:rPr>
        <w:rFonts w:ascii="Times New Roman" w:hAnsi="Times New Roman" w:cs="Times New Roman" w:hint="default"/>
        <w:b w:val="0"/>
        <w:bCs w:val="0"/>
        <w:i w:val="0"/>
        <w:iCs w:val="0"/>
        <w:color w:val="000000"/>
        <w:sz w:val="24"/>
        <w:szCs w:val="24"/>
      </w:rPr>
    </w:lvl>
    <w:lvl w:ilvl="1">
      <w:start w:val="1"/>
      <w:numFmt w:val="lowerLetter"/>
      <w:pStyle w:val="ListNumber2"/>
      <w:lvlText w:val="%2."/>
      <w:lvlJc w:val="left"/>
      <w:pPr>
        <w:tabs>
          <w:tab w:val="num" w:pos="1080"/>
        </w:tabs>
        <w:ind w:left="1080" w:hanging="360"/>
      </w:pPr>
      <w:rPr>
        <w:rFonts w:ascii="Times New Roman" w:hAnsi="Times New Roman" w:cs="Times New Roman" w:hint="default"/>
        <w:b w:val="0"/>
        <w:bCs w:val="0"/>
        <w:i w:val="0"/>
        <w:iCs w:val="0"/>
        <w:color w:val="000000"/>
        <w:sz w:val="24"/>
        <w:szCs w:val="24"/>
      </w:rPr>
    </w:lvl>
    <w:lvl w:ilvl="2">
      <w:start w:val="1"/>
      <w:numFmt w:val="lowerRoman"/>
      <w:lvlText w:val="%3."/>
      <w:lvlJc w:val="left"/>
      <w:pPr>
        <w:tabs>
          <w:tab w:val="num" w:pos="1800"/>
        </w:tabs>
        <w:ind w:left="1800" w:hanging="720"/>
      </w:pPr>
      <w:rPr>
        <w:rFonts w:ascii="Times New Roman" w:hAnsi="Times New Roman" w:cs="Times New Roman" w:hint="default"/>
        <w:b w:val="0"/>
        <w:bCs w:val="0"/>
        <w:i w:val="0"/>
        <w:iCs w:val="0"/>
        <w:color w:val="000000"/>
        <w:sz w:val="24"/>
        <w:szCs w:val="24"/>
      </w:rPr>
    </w:lvl>
    <w:lvl w:ilvl="3">
      <w:start w:val="1"/>
      <w:numFmt w:val="bullet"/>
      <w:lvlText w:val=""/>
      <w:lvlJc w:val="left"/>
      <w:pPr>
        <w:tabs>
          <w:tab w:val="num" w:pos="1800"/>
        </w:tabs>
        <w:ind w:left="1800" w:hanging="360"/>
      </w:pPr>
      <w:rPr>
        <w:rFonts w:ascii="Symbol" w:hAnsi="Symbol" w:hint="default"/>
      </w:rPr>
    </w:lvl>
    <w:lvl w:ilvl="4">
      <w:start w:val="1"/>
      <w:numFmt w:val="bullet"/>
      <w:lvlText w:val="o"/>
      <w:lvlJc w:val="left"/>
      <w:pPr>
        <w:tabs>
          <w:tab w:val="num" w:pos="2520"/>
        </w:tabs>
        <w:ind w:left="2520" w:hanging="360"/>
      </w:pPr>
      <w:rPr>
        <w:rFonts w:ascii="Courier New" w:hAnsi="Courier New"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960"/>
        </w:tabs>
        <w:ind w:left="3960" w:hanging="360"/>
      </w:pPr>
      <w:rPr>
        <w:rFonts w:ascii="Symbol" w:hAnsi="Symbol" w:hint="default"/>
      </w:rPr>
    </w:lvl>
    <w:lvl w:ilvl="7">
      <w:start w:val="1"/>
      <w:numFmt w:val="bullet"/>
      <w:lvlText w:val="o"/>
      <w:lvlJc w:val="left"/>
      <w:pPr>
        <w:tabs>
          <w:tab w:val="num" w:pos="4680"/>
        </w:tabs>
        <w:ind w:left="4680" w:hanging="360"/>
      </w:pPr>
      <w:rPr>
        <w:rFonts w:ascii="Courier New" w:hAnsi="Courier New" w:hint="default"/>
      </w:rPr>
    </w:lvl>
    <w:lvl w:ilvl="8">
      <w:start w:val="1"/>
      <w:numFmt w:val="bullet"/>
      <w:lvlText w:val=""/>
      <w:lvlJc w:val="left"/>
      <w:pPr>
        <w:tabs>
          <w:tab w:val="num" w:pos="5400"/>
        </w:tabs>
        <w:ind w:left="5400" w:hanging="360"/>
      </w:pPr>
      <w:rPr>
        <w:rFonts w:ascii="Wingdings" w:hAnsi="Wingdings" w:hint="default"/>
      </w:rPr>
    </w:lvl>
  </w:abstractNum>
  <w:abstractNum w:abstractNumId="4">
    <w:nsid w:val="1D087030"/>
    <w:multiLevelType w:val="multilevel"/>
    <w:tmpl w:val="A566B3D4"/>
    <w:lvl w:ilvl="0">
      <w:start w:val="1"/>
      <w:numFmt w:val="decimal"/>
      <w:lvlRestart w:val="0"/>
      <w:pStyle w:val="ListTable"/>
      <w:lvlText w:val="%1."/>
      <w:lvlJc w:val="left"/>
      <w:pPr>
        <w:tabs>
          <w:tab w:val="num" w:pos="360"/>
        </w:tabs>
        <w:ind w:left="360" w:hanging="360"/>
      </w:pPr>
      <w:rPr>
        <w:rFonts w:ascii="Times New Roman" w:hAnsi="Times New Roman" w:cs="Times New Roman" w:hint="default"/>
        <w:color w:val="auto"/>
        <w:sz w:val="20"/>
        <w:szCs w:val="20"/>
      </w:rPr>
    </w:lvl>
    <w:lvl w:ilvl="1">
      <w:start w:val="1"/>
      <w:numFmt w:val="lowerLetter"/>
      <w:lvlText w:val="%2."/>
      <w:lvlJc w:val="left"/>
      <w:pPr>
        <w:tabs>
          <w:tab w:val="num" w:pos="2146"/>
        </w:tabs>
        <w:ind w:left="2160" w:hanging="360"/>
      </w:pPr>
      <w:rPr>
        <w:rFonts w:ascii="Times New Roman" w:hAnsi="Times New Roman" w:cs="Times New Roman" w:hint="default"/>
        <w:sz w:val="22"/>
      </w:rPr>
    </w:lvl>
    <w:lvl w:ilvl="2">
      <w:start w:val="1"/>
      <w:numFmt w:val="lowerRoman"/>
      <w:lvlText w:val="%3."/>
      <w:lvlJc w:val="left"/>
      <w:pPr>
        <w:tabs>
          <w:tab w:val="num" w:pos="2880"/>
        </w:tabs>
        <w:ind w:left="2520" w:hanging="360"/>
      </w:pPr>
      <w:rPr>
        <w:rFonts w:ascii="Times New Roman" w:hAnsi="Times New Roman" w:cs="Times New Roman" w:hint="default"/>
        <w:sz w:val="22"/>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1DC9639F"/>
    <w:multiLevelType w:val="hybridMultilevel"/>
    <w:tmpl w:val="0F744700"/>
    <w:lvl w:ilvl="0" w:tplc="860E43D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C23210"/>
    <w:multiLevelType w:val="multilevel"/>
    <w:tmpl w:val="B06A47C2"/>
    <w:lvl w:ilvl="0">
      <w:start w:val="1"/>
      <w:numFmt w:val="upperLetter"/>
      <w:lvlRestart w:val="0"/>
      <w:pStyle w:val="ListNumber4"/>
      <w:lvlText w:val="%1."/>
      <w:lvlJc w:val="left"/>
      <w:pPr>
        <w:tabs>
          <w:tab w:val="num" w:pos="720"/>
        </w:tabs>
        <w:ind w:left="720" w:hanging="360"/>
      </w:pPr>
      <w:rPr>
        <w:rFonts w:ascii="Times New Roman" w:hAnsi="Times New Roman" w:cs="Times New Roman" w:hint="default"/>
        <w:b w:val="0"/>
        <w:bCs w:val="0"/>
        <w:i w:val="0"/>
        <w:iCs w:val="0"/>
        <w:color w:val="000000"/>
        <w:sz w:val="24"/>
        <w:szCs w:val="24"/>
      </w:rPr>
    </w:lvl>
    <w:lvl w:ilvl="1">
      <w:start w:val="1"/>
      <w:numFmt w:val="lowerRoman"/>
      <w:pStyle w:val="ListNumber5"/>
      <w:lvlText w:val="%2."/>
      <w:lvlJc w:val="left"/>
      <w:pPr>
        <w:tabs>
          <w:tab w:val="num" w:pos="1440"/>
        </w:tabs>
        <w:ind w:left="1080" w:hanging="360"/>
      </w:pPr>
      <w:rPr>
        <w:rFonts w:ascii="Times New Roman" w:hAnsi="Times New Roman" w:cs="Times New Roman" w:hint="default"/>
        <w:b w:val="0"/>
        <w:bCs w:val="0"/>
        <w:i w:val="0"/>
        <w:iCs w:val="0"/>
        <w:color w:val="000000"/>
        <w:sz w:val="24"/>
        <w:szCs w:val="24"/>
      </w:rPr>
    </w:lvl>
    <w:lvl w:ilvl="2">
      <w:start w:val="1"/>
      <w:numFmt w:val="lowerLetter"/>
      <w:pStyle w:val="ListNumber6"/>
      <w:lvlText w:val="%3."/>
      <w:lvlJc w:val="left"/>
      <w:pPr>
        <w:tabs>
          <w:tab w:val="num" w:pos="1440"/>
        </w:tabs>
        <w:ind w:left="1440" w:hanging="360"/>
      </w:pPr>
      <w:rPr>
        <w:rFonts w:ascii="Times New Roman" w:hAnsi="Times New Roman" w:cs="Times New Roman" w:hint="default"/>
        <w:b w:val="0"/>
        <w:bCs w:val="0"/>
        <w:i w:val="0"/>
        <w:iCs w:val="0"/>
        <w:color w:val="000000"/>
        <w:sz w:val="24"/>
        <w:szCs w:val="24"/>
      </w:rPr>
    </w:lvl>
    <w:lvl w:ilvl="3">
      <w:start w:val="1"/>
      <w:numFmt w:val="bullet"/>
      <w:lvlText w:val=""/>
      <w:lvlJc w:val="left"/>
      <w:pPr>
        <w:tabs>
          <w:tab w:val="num" w:pos="1800"/>
        </w:tabs>
        <w:ind w:left="1800" w:hanging="360"/>
      </w:pPr>
      <w:rPr>
        <w:rFonts w:ascii="Symbol" w:hAnsi="Symbol" w:hint="default"/>
      </w:rPr>
    </w:lvl>
    <w:lvl w:ilvl="4">
      <w:start w:val="1"/>
      <w:numFmt w:val="bullet"/>
      <w:lvlText w:val="o"/>
      <w:lvlJc w:val="left"/>
      <w:pPr>
        <w:tabs>
          <w:tab w:val="num" w:pos="2520"/>
        </w:tabs>
        <w:ind w:left="2520" w:hanging="360"/>
      </w:pPr>
      <w:rPr>
        <w:rFonts w:ascii="Courier New" w:hAnsi="Courier New"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960"/>
        </w:tabs>
        <w:ind w:left="3960" w:hanging="360"/>
      </w:pPr>
      <w:rPr>
        <w:rFonts w:ascii="Symbol" w:hAnsi="Symbol" w:hint="default"/>
      </w:rPr>
    </w:lvl>
    <w:lvl w:ilvl="7">
      <w:start w:val="1"/>
      <w:numFmt w:val="bullet"/>
      <w:lvlText w:val="o"/>
      <w:lvlJc w:val="left"/>
      <w:pPr>
        <w:tabs>
          <w:tab w:val="num" w:pos="4680"/>
        </w:tabs>
        <w:ind w:left="4680" w:hanging="360"/>
      </w:pPr>
      <w:rPr>
        <w:rFonts w:ascii="Courier New" w:hAnsi="Courier New" w:hint="default"/>
      </w:rPr>
    </w:lvl>
    <w:lvl w:ilvl="8">
      <w:start w:val="1"/>
      <w:numFmt w:val="bullet"/>
      <w:lvlText w:val=""/>
      <w:lvlJc w:val="left"/>
      <w:pPr>
        <w:tabs>
          <w:tab w:val="num" w:pos="5400"/>
        </w:tabs>
        <w:ind w:left="5400" w:hanging="360"/>
      </w:pPr>
      <w:rPr>
        <w:rFonts w:ascii="Wingdings" w:hAnsi="Wingdings" w:hint="default"/>
      </w:rPr>
    </w:lvl>
  </w:abstractNum>
  <w:abstractNum w:abstractNumId="7">
    <w:nsid w:val="2C1851D8"/>
    <w:multiLevelType w:val="hybridMultilevel"/>
    <w:tmpl w:val="330EEFF2"/>
    <w:lvl w:ilvl="0" w:tplc="22E870D6">
      <w:start w:val="1"/>
      <w:numFmt w:val="decimal"/>
      <w:lvlRestart w:val="0"/>
      <w:pStyle w:val="NotesNumbering"/>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2F0479C1"/>
    <w:multiLevelType w:val="hybridMultilevel"/>
    <w:tmpl w:val="23F6158C"/>
    <w:lvl w:ilvl="0" w:tplc="FD82257A">
      <w:start w:val="2"/>
      <w:numFmt w:val="bullet"/>
      <w:lvlText w:val="-"/>
      <w:lvlJc w:val="left"/>
      <w:pPr>
        <w:ind w:left="720" w:hanging="360"/>
      </w:pPr>
      <w:rPr>
        <w:rFonts w:ascii="Verdana" w:eastAsiaTheme="majorEastAsia" w:hAnsi="Verdan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912D0E"/>
    <w:multiLevelType w:val="multilevel"/>
    <w:tmpl w:val="7E4A464E"/>
    <w:lvl w:ilvl="0">
      <w:start w:val="1"/>
      <w:numFmt w:val="upperLetter"/>
      <w:lvlRestart w:val="0"/>
      <w:pStyle w:val="AppendixHeading1"/>
      <w:lvlText w:val="APPENDIX %1."/>
      <w:lvlJc w:val="left"/>
      <w:pPr>
        <w:tabs>
          <w:tab w:val="num" w:pos="2268"/>
        </w:tabs>
        <w:ind w:left="2268" w:hanging="2268"/>
      </w:pPr>
      <w:rPr>
        <w:rFonts w:ascii="Arial" w:hAnsi="Arial" w:cs="Arial" w:hint="default"/>
        <w:b w:val="0"/>
        <w:bCs w:val="0"/>
        <w:i w:val="0"/>
        <w:iCs w:val="0"/>
        <w:color w:val="0092DD"/>
        <w:sz w:val="34"/>
        <w:szCs w:val="34"/>
        <w:u w:val="none"/>
      </w:rPr>
    </w:lvl>
    <w:lvl w:ilvl="1">
      <w:start w:val="1"/>
      <w:numFmt w:val="decimal"/>
      <w:pStyle w:val="AppendixHeading2"/>
      <w:lvlText w:val="%2."/>
      <w:lvlJc w:val="left"/>
      <w:pPr>
        <w:tabs>
          <w:tab w:val="num" w:pos="360"/>
        </w:tabs>
        <w:ind w:left="360" w:hanging="360"/>
      </w:pPr>
      <w:rPr>
        <w:rFonts w:ascii="Arial" w:hAnsi="Arial" w:cs="Arial" w:hint="default"/>
        <w:b w:val="0"/>
        <w:bCs w:val="0"/>
        <w:i w:val="0"/>
        <w:iCs w:val="0"/>
        <w:color w:val="0092DD"/>
        <w:sz w:val="30"/>
        <w:szCs w:val="30"/>
        <w:u w:val="none"/>
      </w:rPr>
    </w:lvl>
    <w:lvl w:ilvl="2">
      <w:start w:val="1"/>
      <w:numFmt w:val="decimal"/>
      <w:pStyle w:val="AppendixHeading3"/>
      <w:lvlText w:val="%2.%3."/>
      <w:lvlJc w:val="left"/>
      <w:pPr>
        <w:tabs>
          <w:tab w:val="num" w:pos="720"/>
        </w:tabs>
        <w:ind w:left="720" w:hanging="720"/>
      </w:pPr>
      <w:rPr>
        <w:rFonts w:ascii="Arial" w:hAnsi="Arial" w:cs="Arial" w:hint="default"/>
        <w:b w:val="0"/>
        <w:bCs w:val="0"/>
        <w:i w:val="0"/>
        <w:iCs w:val="0"/>
        <w:color w:val="000000"/>
        <w:sz w:val="28"/>
        <w:szCs w:val="28"/>
        <w:u w:val="none"/>
      </w:rPr>
    </w:lvl>
    <w:lvl w:ilvl="3">
      <w:start w:val="1"/>
      <w:numFmt w:val="decimal"/>
      <w:pStyle w:val="AppendixHeading4"/>
      <w:lvlText w:val="%2.%3.%4."/>
      <w:lvlJc w:val="left"/>
      <w:pPr>
        <w:tabs>
          <w:tab w:val="num" w:pos="1077"/>
        </w:tabs>
        <w:ind w:left="1077" w:hanging="1077"/>
      </w:pPr>
      <w:rPr>
        <w:rFonts w:ascii="Arial" w:hAnsi="Arial" w:cs="Arial" w:hint="default"/>
        <w:b w:val="0"/>
        <w:bCs w:val="0"/>
        <w:i w:val="0"/>
        <w:iCs w:val="0"/>
        <w:color w:val="767A7C"/>
        <w:sz w:val="28"/>
        <w:szCs w:val="28"/>
        <w:u w:val="none"/>
      </w:rPr>
    </w:lvl>
    <w:lvl w:ilvl="4">
      <w:start w:val="1"/>
      <w:numFmt w:val="decimal"/>
      <w:pStyle w:val="AppendixHeading5"/>
      <w:lvlText w:val="%2.%3.%4.%5."/>
      <w:lvlJc w:val="left"/>
      <w:pPr>
        <w:tabs>
          <w:tab w:val="num" w:pos="1440"/>
        </w:tabs>
        <w:ind w:left="1440" w:hanging="1440"/>
      </w:pPr>
      <w:rPr>
        <w:rFonts w:ascii="Arial" w:hAnsi="Arial" w:cs="Arial" w:hint="default"/>
        <w:b w:val="0"/>
        <w:bCs w:val="0"/>
        <w:i w:val="0"/>
        <w:iCs w:val="0"/>
        <w:sz w:val="28"/>
        <w:szCs w:val="28"/>
      </w:rPr>
    </w:lvl>
    <w:lvl w:ilvl="5">
      <w:start w:val="1"/>
      <w:numFmt w:val="decimal"/>
      <w:lvlText w:val="%1.%2.%3.%4.%5.%6."/>
      <w:lvlJc w:val="left"/>
      <w:pPr>
        <w:tabs>
          <w:tab w:val="num" w:pos="2520"/>
        </w:tabs>
        <w:ind w:left="1296" w:hanging="936"/>
      </w:pPr>
      <w:rPr>
        <w:rFonts w:ascii="Arial" w:hAnsi="Arial" w:cs="Times New Roman" w:hint="default"/>
      </w:rPr>
    </w:lvl>
    <w:lvl w:ilvl="6">
      <w:start w:val="1"/>
      <w:numFmt w:val="decimal"/>
      <w:lvlText w:val="%1.%2.%3.%4.%5.%6.%7."/>
      <w:lvlJc w:val="left"/>
      <w:pPr>
        <w:tabs>
          <w:tab w:val="num" w:pos="3240"/>
        </w:tabs>
        <w:ind w:left="1800" w:hanging="1080"/>
      </w:pPr>
      <w:rPr>
        <w:rFonts w:ascii="Arial" w:hAnsi="Arial" w:cs="Times New Roman" w:hint="default"/>
      </w:rPr>
    </w:lvl>
    <w:lvl w:ilvl="7">
      <w:start w:val="1"/>
      <w:numFmt w:val="decimal"/>
      <w:lvlText w:val="%1.%2.%3.%4.%5.%6.%7.%8."/>
      <w:lvlJc w:val="left"/>
      <w:pPr>
        <w:tabs>
          <w:tab w:val="num" w:pos="3960"/>
        </w:tabs>
        <w:ind w:left="2304" w:hanging="1224"/>
      </w:pPr>
      <w:rPr>
        <w:rFonts w:ascii="Arial" w:hAnsi="Arial" w:cs="Times New Roman" w:hint="default"/>
      </w:rPr>
    </w:lvl>
    <w:lvl w:ilvl="8">
      <w:start w:val="1"/>
      <w:numFmt w:val="decimal"/>
      <w:lvlText w:val="%1.%2.%3.%4.%5.%6.%7.%8.%9."/>
      <w:lvlJc w:val="left"/>
      <w:pPr>
        <w:tabs>
          <w:tab w:val="num" w:pos="4680"/>
        </w:tabs>
        <w:ind w:left="2880" w:hanging="1440"/>
      </w:pPr>
      <w:rPr>
        <w:rFonts w:ascii="Arial" w:hAnsi="Arial" w:cs="Times New Roman" w:hint="default"/>
      </w:rPr>
    </w:lvl>
  </w:abstractNum>
  <w:abstractNum w:abstractNumId="10">
    <w:nsid w:val="3E6C6538"/>
    <w:multiLevelType w:val="multilevel"/>
    <w:tmpl w:val="1B4CA564"/>
    <w:lvl w:ilvl="0">
      <w:start w:val="1"/>
      <w:numFmt w:val="bullet"/>
      <w:pStyle w:val="ListBullet"/>
      <w:lvlText w:val=""/>
      <w:lvlJc w:val="left"/>
      <w:pPr>
        <w:tabs>
          <w:tab w:val="num" w:pos="360"/>
        </w:tabs>
        <w:ind w:left="360" w:hanging="360"/>
      </w:pPr>
      <w:rPr>
        <w:rFonts w:ascii="Wingdings" w:hAnsi="Wingdings" w:hint="default"/>
        <w:sz w:val="16"/>
      </w:rPr>
    </w:lvl>
    <w:lvl w:ilvl="1">
      <w:start w:val="1"/>
      <w:numFmt w:val="bullet"/>
      <w:pStyle w:val="ListBullet2"/>
      <w:lvlText w:val=""/>
      <w:lvlJc w:val="left"/>
      <w:pPr>
        <w:tabs>
          <w:tab w:val="num" w:pos="720"/>
        </w:tabs>
        <w:ind w:left="720" w:hanging="360"/>
      </w:pPr>
      <w:rPr>
        <w:rFonts w:ascii="Wingdings" w:hAnsi="Wingdings" w:hint="default"/>
        <w:sz w:val="16"/>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4A597890"/>
    <w:multiLevelType w:val="hybridMultilevel"/>
    <w:tmpl w:val="DDDE2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3FE0A42"/>
    <w:multiLevelType w:val="hybridMultilevel"/>
    <w:tmpl w:val="F38CDFA2"/>
    <w:lvl w:ilvl="0" w:tplc="4A889078">
      <w:numFmt w:val="bullet"/>
      <w:lvlText w:val="-"/>
      <w:lvlJc w:val="left"/>
      <w:pPr>
        <w:ind w:left="720" w:hanging="360"/>
      </w:pPr>
      <w:rPr>
        <w:rFonts w:ascii="Verdana" w:eastAsiaTheme="majorEastAsia" w:hAnsi="Verdan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82638A"/>
    <w:multiLevelType w:val="hybridMultilevel"/>
    <w:tmpl w:val="C7361E3A"/>
    <w:lvl w:ilvl="0" w:tplc="07B4FDF2">
      <w:start w:val="1"/>
      <w:numFmt w:val="decimalZero"/>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0CF39A3"/>
    <w:multiLevelType w:val="hybridMultilevel"/>
    <w:tmpl w:val="7C649726"/>
    <w:lvl w:ilvl="0" w:tplc="565CA04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60E74B30"/>
    <w:multiLevelType w:val="multilevel"/>
    <w:tmpl w:val="04090025"/>
    <w:lvl w:ilvl="0">
      <w:start w:val="1"/>
      <w:numFmt w:val="decimal"/>
      <w:lvlText w:val="%1"/>
      <w:lvlJc w:val="left"/>
      <w:pPr>
        <w:ind w:left="1872" w:hanging="432"/>
      </w:pPr>
    </w:lvl>
    <w:lvl w:ilvl="1">
      <w:start w:val="1"/>
      <w:numFmt w:val="decimal"/>
      <w:lvlText w:val="%1.%2"/>
      <w:lvlJc w:val="left"/>
      <w:pPr>
        <w:ind w:left="2016" w:hanging="576"/>
      </w:pPr>
    </w:lvl>
    <w:lvl w:ilvl="2">
      <w:start w:val="1"/>
      <w:numFmt w:val="decimal"/>
      <w:lvlText w:val="%1.%2.%3"/>
      <w:lvlJc w:val="left"/>
      <w:pPr>
        <w:ind w:left="2160" w:hanging="720"/>
      </w:pPr>
    </w:lvl>
    <w:lvl w:ilvl="3">
      <w:start w:val="1"/>
      <w:numFmt w:val="decimal"/>
      <w:lvlText w:val="%1.%2.%3.%4"/>
      <w:lvlJc w:val="left"/>
      <w:pPr>
        <w:ind w:left="2304" w:hanging="864"/>
      </w:pPr>
    </w:lvl>
    <w:lvl w:ilvl="4">
      <w:start w:val="1"/>
      <w:numFmt w:val="decimal"/>
      <w:lvlText w:val="%1.%2.%3.%4.%5"/>
      <w:lvlJc w:val="left"/>
      <w:pPr>
        <w:ind w:left="2448" w:hanging="1008"/>
      </w:pPr>
    </w:lvl>
    <w:lvl w:ilvl="5">
      <w:start w:val="1"/>
      <w:numFmt w:val="decimal"/>
      <w:lvlText w:val="%1.%2.%3.%4.%5.%6"/>
      <w:lvlJc w:val="left"/>
      <w:pPr>
        <w:ind w:left="2592" w:hanging="1152"/>
      </w:pPr>
    </w:lvl>
    <w:lvl w:ilvl="6">
      <w:start w:val="1"/>
      <w:numFmt w:val="decimal"/>
      <w:lvlText w:val="%1.%2.%3.%4.%5.%6.%7"/>
      <w:lvlJc w:val="left"/>
      <w:pPr>
        <w:ind w:left="2736" w:hanging="1296"/>
      </w:pPr>
    </w:lvl>
    <w:lvl w:ilvl="7">
      <w:start w:val="1"/>
      <w:numFmt w:val="decimal"/>
      <w:lvlText w:val="%1.%2.%3.%4.%5.%6.%7.%8"/>
      <w:lvlJc w:val="left"/>
      <w:pPr>
        <w:ind w:left="2880" w:hanging="1440"/>
      </w:pPr>
    </w:lvl>
    <w:lvl w:ilvl="8">
      <w:start w:val="1"/>
      <w:numFmt w:val="decimal"/>
      <w:lvlText w:val="%1.%2.%3.%4.%5.%6.%7.%8.%9"/>
      <w:lvlJc w:val="left"/>
      <w:pPr>
        <w:ind w:left="3024" w:hanging="1584"/>
      </w:pPr>
    </w:lvl>
  </w:abstractNum>
  <w:abstractNum w:abstractNumId="16">
    <w:nsid w:val="610B2710"/>
    <w:multiLevelType w:val="multilevel"/>
    <w:tmpl w:val="1F185F4C"/>
    <w:lvl w:ilvl="0">
      <w:start w:val="1"/>
      <w:numFmt w:val="decimal"/>
      <w:pStyle w:val="ListNumber"/>
      <w:lvlText w:val="%1)"/>
      <w:lvlJc w:val="left"/>
      <w:pPr>
        <w:tabs>
          <w:tab w:val="num" w:pos="360"/>
        </w:tabs>
        <w:ind w:left="360" w:hanging="360"/>
      </w:pPr>
    </w:lvl>
    <w:lvl w:ilvl="1">
      <w:start w:val="1"/>
      <w:numFmt w:val="lowerLetter"/>
      <w:pStyle w:val="ListNumber20"/>
      <w:lvlText w:val="%2)"/>
      <w:lvlJc w:val="left"/>
      <w:pPr>
        <w:tabs>
          <w:tab w:val="num" w:pos="720"/>
        </w:tabs>
        <w:ind w:left="720" w:hanging="360"/>
      </w:pPr>
    </w:lvl>
    <w:lvl w:ilvl="2">
      <w:start w:val="1"/>
      <w:numFmt w:val="lowerRoman"/>
      <w:pStyle w:val="ListNumber3"/>
      <w:lvlText w:val="%3)"/>
      <w:lvlJc w:val="left"/>
      <w:pPr>
        <w:tabs>
          <w:tab w:val="num" w:pos="1440"/>
        </w:tabs>
        <w:ind w:left="1080" w:hanging="360"/>
      </w:pPr>
    </w:lvl>
    <w:lvl w:ilvl="3">
      <w:start w:val="1"/>
      <w:numFmt w:val="decimal"/>
      <w:lvlText w:val="(%4)"/>
      <w:lvlJc w:val="left"/>
      <w:pPr>
        <w:tabs>
          <w:tab w:val="num" w:pos="180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2465616"/>
    <w:multiLevelType w:val="hybridMultilevel"/>
    <w:tmpl w:val="9E826E9C"/>
    <w:lvl w:ilvl="0" w:tplc="7E446C7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6F7F39BD"/>
    <w:multiLevelType w:val="hybridMultilevel"/>
    <w:tmpl w:val="FA02E022"/>
    <w:lvl w:ilvl="0" w:tplc="561E51DC">
      <w:numFmt w:val="bullet"/>
      <w:lvlText w:val="-"/>
      <w:lvlJc w:val="left"/>
      <w:pPr>
        <w:ind w:left="720" w:hanging="360"/>
      </w:pPr>
      <w:rPr>
        <w:rFonts w:ascii="Verdana" w:eastAsiaTheme="majorEastAsia" w:hAnsi="Verdan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397E45"/>
    <w:multiLevelType w:val="multilevel"/>
    <w:tmpl w:val="B4826276"/>
    <w:lvl w:ilvl="0">
      <w:start w:val="1"/>
      <w:numFmt w:val="decimal"/>
      <w:lvlRestart w:val="0"/>
      <w:lvlText w:val="%1."/>
      <w:lvlJc w:val="left"/>
      <w:pPr>
        <w:tabs>
          <w:tab w:val="num" w:pos="720"/>
        </w:tabs>
        <w:ind w:left="720" w:hanging="360"/>
      </w:pPr>
      <w:rPr>
        <w:rFonts w:ascii="Times New Roman" w:hAnsi="Times New Roman" w:cs="Times New Roman" w:hint="default"/>
        <w:b w:val="0"/>
        <w:bCs w:val="0"/>
        <w:i w:val="0"/>
        <w:iCs w:val="0"/>
        <w:color w:val="000000"/>
        <w:sz w:val="24"/>
        <w:szCs w:val="24"/>
      </w:rPr>
    </w:lvl>
    <w:lvl w:ilvl="1">
      <w:start w:val="1"/>
      <w:numFmt w:val="lowerLetter"/>
      <w:lvlText w:val="%2."/>
      <w:lvlJc w:val="left"/>
      <w:pPr>
        <w:tabs>
          <w:tab w:val="num" w:pos="1080"/>
        </w:tabs>
        <w:ind w:left="1080" w:hanging="360"/>
      </w:pPr>
      <w:rPr>
        <w:rFonts w:ascii="Times New Roman" w:hAnsi="Times New Roman" w:cs="Times New Roman" w:hint="default"/>
        <w:b w:val="0"/>
        <w:bCs w:val="0"/>
        <w:i w:val="0"/>
        <w:iCs w:val="0"/>
        <w:color w:val="000000"/>
        <w:sz w:val="24"/>
        <w:szCs w:val="24"/>
      </w:rPr>
    </w:lvl>
    <w:lvl w:ilvl="2">
      <w:start w:val="1"/>
      <w:numFmt w:val="lowerRoman"/>
      <w:pStyle w:val="ListNumber30"/>
      <w:lvlText w:val="%3."/>
      <w:lvlJc w:val="left"/>
      <w:pPr>
        <w:tabs>
          <w:tab w:val="num" w:pos="1800"/>
        </w:tabs>
        <w:ind w:left="1800" w:hanging="720"/>
      </w:pPr>
      <w:rPr>
        <w:rFonts w:ascii="Times New Roman" w:hAnsi="Times New Roman" w:cs="Times New Roman" w:hint="default"/>
        <w:b w:val="0"/>
        <w:bCs w:val="0"/>
        <w:i w:val="0"/>
        <w:iCs w:val="0"/>
        <w:color w:val="000000"/>
        <w:sz w:val="24"/>
        <w:szCs w:val="24"/>
      </w:rPr>
    </w:lvl>
    <w:lvl w:ilvl="3">
      <w:start w:val="1"/>
      <w:numFmt w:val="bullet"/>
      <w:lvlText w:val=""/>
      <w:lvlJc w:val="left"/>
      <w:pPr>
        <w:tabs>
          <w:tab w:val="num" w:pos="1800"/>
        </w:tabs>
        <w:ind w:left="1800" w:hanging="360"/>
      </w:pPr>
      <w:rPr>
        <w:rFonts w:ascii="Symbol" w:hAnsi="Symbol" w:hint="default"/>
      </w:rPr>
    </w:lvl>
    <w:lvl w:ilvl="4">
      <w:start w:val="1"/>
      <w:numFmt w:val="bullet"/>
      <w:lvlText w:val="o"/>
      <w:lvlJc w:val="left"/>
      <w:pPr>
        <w:tabs>
          <w:tab w:val="num" w:pos="2520"/>
        </w:tabs>
        <w:ind w:left="2520" w:hanging="360"/>
      </w:pPr>
      <w:rPr>
        <w:rFonts w:ascii="Courier New" w:hAnsi="Courier New"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960"/>
        </w:tabs>
        <w:ind w:left="3960" w:hanging="360"/>
      </w:pPr>
      <w:rPr>
        <w:rFonts w:ascii="Symbol" w:hAnsi="Symbol" w:hint="default"/>
      </w:rPr>
    </w:lvl>
    <w:lvl w:ilvl="7">
      <w:start w:val="1"/>
      <w:numFmt w:val="bullet"/>
      <w:lvlText w:val="o"/>
      <w:lvlJc w:val="left"/>
      <w:pPr>
        <w:tabs>
          <w:tab w:val="num" w:pos="4680"/>
        </w:tabs>
        <w:ind w:left="4680" w:hanging="360"/>
      </w:pPr>
      <w:rPr>
        <w:rFonts w:ascii="Courier New" w:hAnsi="Courier New" w:hint="default"/>
      </w:rPr>
    </w:lvl>
    <w:lvl w:ilvl="8">
      <w:start w:val="1"/>
      <w:numFmt w:val="bullet"/>
      <w:lvlText w:val=""/>
      <w:lvlJc w:val="left"/>
      <w:pPr>
        <w:tabs>
          <w:tab w:val="num" w:pos="5400"/>
        </w:tabs>
        <w:ind w:left="5400" w:hanging="360"/>
      </w:pPr>
      <w:rPr>
        <w:rFonts w:ascii="Wingdings" w:hAnsi="Wingdings" w:hint="default"/>
      </w:rPr>
    </w:lvl>
  </w:abstractNum>
  <w:abstractNum w:abstractNumId="20">
    <w:nsid w:val="750055F7"/>
    <w:multiLevelType w:val="hybridMultilevel"/>
    <w:tmpl w:val="EC2A9924"/>
    <w:lvl w:ilvl="0" w:tplc="F698EB28">
      <w:numFmt w:val="bullet"/>
      <w:lvlText w:val="-"/>
      <w:lvlJc w:val="left"/>
      <w:pPr>
        <w:ind w:left="720" w:hanging="360"/>
      </w:pPr>
      <w:rPr>
        <w:rFonts w:ascii="Verdana" w:eastAsiaTheme="majorEastAsia" w:hAnsi="Verdan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F631DD"/>
    <w:multiLevelType w:val="hybridMultilevel"/>
    <w:tmpl w:val="CB122548"/>
    <w:lvl w:ilvl="0" w:tplc="9EBC3C18">
      <w:numFmt w:val="bullet"/>
      <w:lvlText w:val="-"/>
      <w:lvlJc w:val="left"/>
      <w:pPr>
        <w:ind w:left="720" w:hanging="360"/>
      </w:pPr>
      <w:rPr>
        <w:rFonts w:ascii="Verdana" w:eastAsiaTheme="majorEastAsia" w:hAnsi="Verdan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8F1FF4"/>
    <w:multiLevelType w:val="hybridMultilevel"/>
    <w:tmpl w:val="38849C60"/>
    <w:lvl w:ilvl="0" w:tplc="34BA345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7D90468C"/>
    <w:multiLevelType w:val="multilevel"/>
    <w:tmpl w:val="7834F922"/>
    <w:lvl w:ilvl="0">
      <w:start w:val="1"/>
      <w:numFmt w:val="decimal"/>
      <w:lvlRestart w:val="0"/>
      <w:lvlText w:val="%1."/>
      <w:lvlJc w:val="left"/>
      <w:pPr>
        <w:tabs>
          <w:tab w:val="num" w:pos="2880"/>
        </w:tabs>
        <w:ind w:left="2880" w:hanging="360"/>
      </w:pPr>
      <w:rPr>
        <w:rFonts w:ascii="Times New Roman" w:hAnsi="Times New Roman" w:cs="Times New Roman" w:hint="default"/>
        <w:b w:val="0"/>
        <w:bCs w:val="0"/>
        <w:i w:val="0"/>
        <w:iCs w:val="0"/>
        <w:color w:val="000000"/>
        <w:sz w:val="24"/>
        <w:szCs w:val="24"/>
      </w:rPr>
    </w:lvl>
    <w:lvl w:ilvl="1">
      <w:start w:val="1"/>
      <w:numFmt w:val="lowerLetter"/>
      <w:lvlText w:val="%2."/>
      <w:lvlJc w:val="left"/>
      <w:pPr>
        <w:tabs>
          <w:tab w:val="num" w:pos="3240"/>
        </w:tabs>
        <w:ind w:left="3240" w:hanging="360"/>
      </w:pPr>
      <w:rPr>
        <w:rFonts w:ascii="Times New Roman" w:hAnsi="Times New Roman" w:cs="Times New Roman" w:hint="default"/>
        <w:b w:val="0"/>
        <w:bCs w:val="0"/>
        <w:i w:val="0"/>
        <w:iCs w:val="0"/>
        <w:color w:val="000000"/>
        <w:sz w:val="24"/>
        <w:szCs w:val="24"/>
      </w:rPr>
    </w:lvl>
    <w:lvl w:ilvl="2">
      <w:start w:val="1"/>
      <w:numFmt w:val="lowerRoman"/>
      <w:pStyle w:val="List3roman"/>
      <w:lvlText w:val="%3."/>
      <w:lvlJc w:val="left"/>
      <w:pPr>
        <w:tabs>
          <w:tab w:val="num" w:pos="3960"/>
        </w:tabs>
        <w:ind w:left="3600" w:hanging="360"/>
      </w:pPr>
      <w:rPr>
        <w:rFonts w:ascii="Times New Roman" w:hAnsi="Times New Roman" w:cs="Times New Roman" w:hint="default"/>
        <w:sz w:val="22"/>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4">
    <w:nsid w:val="7ED5169C"/>
    <w:multiLevelType w:val="hybridMultilevel"/>
    <w:tmpl w:val="CB10CF12"/>
    <w:lvl w:ilvl="0" w:tplc="AFBAFDA2">
      <w:start w:val="2"/>
      <w:numFmt w:val="bullet"/>
      <w:lvlText w:val="-"/>
      <w:lvlJc w:val="left"/>
      <w:pPr>
        <w:ind w:left="720" w:hanging="360"/>
      </w:pPr>
      <w:rPr>
        <w:rFonts w:ascii="Arial" w:eastAsiaTheme="maj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1219D6"/>
    <w:multiLevelType w:val="hybridMultilevel"/>
    <w:tmpl w:val="D59E8AD4"/>
    <w:lvl w:ilvl="0" w:tplc="D8721FFE">
      <w:numFmt w:val="bullet"/>
      <w:lvlText w:val="-"/>
      <w:lvlJc w:val="left"/>
      <w:pPr>
        <w:ind w:left="720" w:hanging="360"/>
      </w:pPr>
      <w:rPr>
        <w:rFonts w:ascii="Verdana" w:eastAsiaTheme="majorEastAsia" w:hAnsi="Verdan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3"/>
  </w:num>
  <w:num w:numId="3">
    <w:abstractNumId w:val="6"/>
  </w:num>
  <w:num w:numId="4">
    <w:abstractNumId w:val="1"/>
  </w:num>
  <w:num w:numId="5">
    <w:abstractNumId w:val="2"/>
  </w:num>
  <w:num w:numId="6">
    <w:abstractNumId w:val="4"/>
  </w:num>
  <w:num w:numId="7">
    <w:abstractNumId w:val="9"/>
  </w:num>
  <w:num w:numId="8">
    <w:abstractNumId w:val="3"/>
  </w:num>
  <w:num w:numId="9">
    <w:abstractNumId w:val="19"/>
  </w:num>
  <w:num w:numId="10">
    <w:abstractNumId w:val="0"/>
  </w:num>
  <w:num w:numId="11">
    <w:abstractNumId w:val="10"/>
  </w:num>
  <w:num w:numId="12">
    <w:abstractNumId w:val="16"/>
  </w:num>
  <w:num w:numId="13">
    <w:abstractNumId w:val="18"/>
  </w:num>
  <w:num w:numId="14">
    <w:abstractNumId w:val="12"/>
  </w:num>
  <w:num w:numId="15">
    <w:abstractNumId w:val="21"/>
  </w:num>
  <w:num w:numId="16">
    <w:abstractNumId w:val="20"/>
  </w:num>
  <w:num w:numId="17">
    <w:abstractNumId w:val="25"/>
  </w:num>
  <w:num w:numId="18">
    <w:abstractNumId w:val="17"/>
  </w:num>
  <w:num w:numId="19">
    <w:abstractNumId w:val="13"/>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1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5"/>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trackRevisions/>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925528"/>
    <w:rsid w:val="00007A73"/>
    <w:rsid w:val="000114DE"/>
    <w:rsid w:val="00012DBE"/>
    <w:rsid w:val="0001322E"/>
    <w:rsid w:val="0001329D"/>
    <w:rsid w:val="000138C2"/>
    <w:rsid w:val="000148C9"/>
    <w:rsid w:val="0001621F"/>
    <w:rsid w:val="00017042"/>
    <w:rsid w:val="00020F9A"/>
    <w:rsid w:val="00021268"/>
    <w:rsid w:val="00021613"/>
    <w:rsid w:val="00023E00"/>
    <w:rsid w:val="00024D38"/>
    <w:rsid w:val="000316D2"/>
    <w:rsid w:val="0003456C"/>
    <w:rsid w:val="0003749C"/>
    <w:rsid w:val="00037C36"/>
    <w:rsid w:val="00041570"/>
    <w:rsid w:val="00042225"/>
    <w:rsid w:val="000422D1"/>
    <w:rsid w:val="00045266"/>
    <w:rsid w:val="00045C54"/>
    <w:rsid w:val="000500B9"/>
    <w:rsid w:val="000502B1"/>
    <w:rsid w:val="0005101C"/>
    <w:rsid w:val="0005431D"/>
    <w:rsid w:val="00055F52"/>
    <w:rsid w:val="00057A8B"/>
    <w:rsid w:val="00057B90"/>
    <w:rsid w:val="000603A7"/>
    <w:rsid w:val="0006137F"/>
    <w:rsid w:val="00062953"/>
    <w:rsid w:val="00064C76"/>
    <w:rsid w:val="000656B1"/>
    <w:rsid w:val="00066717"/>
    <w:rsid w:val="00066BA3"/>
    <w:rsid w:val="00071277"/>
    <w:rsid w:val="00072E9C"/>
    <w:rsid w:val="00073D10"/>
    <w:rsid w:val="000768F8"/>
    <w:rsid w:val="00076EE0"/>
    <w:rsid w:val="00080EB7"/>
    <w:rsid w:val="00085180"/>
    <w:rsid w:val="00086B09"/>
    <w:rsid w:val="00086B50"/>
    <w:rsid w:val="00087923"/>
    <w:rsid w:val="00090A43"/>
    <w:rsid w:val="00091EEB"/>
    <w:rsid w:val="00092B07"/>
    <w:rsid w:val="0009429D"/>
    <w:rsid w:val="000978C3"/>
    <w:rsid w:val="000A0E48"/>
    <w:rsid w:val="000A1519"/>
    <w:rsid w:val="000A21F3"/>
    <w:rsid w:val="000A2A80"/>
    <w:rsid w:val="000A54EF"/>
    <w:rsid w:val="000A650D"/>
    <w:rsid w:val="000A68CD"/>
    <w:rsid w:val="000A68EC"/>
    <w:rsid w:val="000A6F97"/>
    <w:rsid w:val="000B1643"/>
    <w:rsid w:val="000B5DD0"/>
    <w:rsid w:val="000B62F1"/>
    <w:rsid w:val="000B7292"/>
    <w:rsid w:val="000B75C5"/>
    <w:rsid w:val="000C29D6"/>
    <w:rsid w:val="000C4579"/>
    <w:rsid w:val="000D1EEE"/>
    <w:rsid w:val="000D497B"/>
    <w:rsid w:val="000D4CF0"/>
    <w:rsid w:val="000D516E"/>
    <w:rsid w:val="000E0851"/>
    <w:rsid w:val="000E090E"/>
    <w:rsid w:val="000E1B2B"/>
    <w:rsid w:val="000E460F"/>
    <w:rsid w:val="000E4B23"/>
    <w:rsid w:val="000E5F49"/>
    <w:rsid w:val="000E739E"/>
    <w:rsid w:val="000F294E"/>
    <w:rsid w:val="000F3540"/>
    <w:rsid w:val="000F4F6F"/>
    <w:rsid w:val="000F7920"/>
    <w:rsid w:val="00104FBA"/>
    <w:rsid w:val="00111D55"/>
    <w:rsid w:val="00112670"/>
    <w:rsid w:val="00113CAB"/>
    <w:rsid w:val="0011518B"/>
    <w:rsid w:val="001166DE"/>
    <w:rsid w:val="001208AF"/>
    <w:rsid w:val="001210BD"/>
    <w:rsid w:val="00121E41"/>
    <w:rsid w:val="00126B99"/>
    <w:rsid w:val="00130E6A"/>
    <w:rsid w:val="001377C2"/>
    <w:rsid w:val="00137FE9"/>
    <w:rsid w:val="0014003C"/>
    <w:rsid w:val="00143121"/>
    <w:rsid w:val="0014494F"/>
    <w:rsid w:val="0014554E"/>
    <w:rsid w:val="00145C32"/>
    <w:rsid w:val="00146769"/>
    <w:rsid w:val="00146E62"/>
    <w:rsid w:val="001531D3"/>
    <w:rsid w:val="001544E7"/>
    <w:rsid w:val="00157177"/>
    <w:rsid w:val="00160422"/>
    <w:rsid w:val="001637B9"/>
    <w:rsid w:val="0016468F"/>
    <w:rsid w:val="00167143"/>
    <w:rsid w:val="001710E5"/>
    <w:rsid w:val="0017292A"/>
    <w:rsid w:val="00172E1F"/>
    <w:rsid w:val="001734EB"/>
    <w:rsid w:val="001734FE"/>
    <w:rsid w:val="00174A13"/>
    <w:rsid w:val="00175082"/>
    <w:rsid w:val="00181FE0"/>
    <w:rsid w:val="00182A66"/>
    <w:rsid w:val="00183920"/>
    <w:rsid w:val="00187855"/>
    <w:rsid w:val="00190226"/>
    <w:rsid w:val="001907B5"/>
    <w:rsid w:val="0019290C"/>
    <w:rsid w:val="00192B0F"/>
    <w:rsid w:val="001930D2"/>
    <w:rsid w:val="001939BE"/>
    <w:rsid w:val="001948A5"/>
    <w:rsid w:val="00194B64"/>
    <w:rsid w:val="00196C69"/>
    <w:rsid w:val="001A12EF"/>
    <w:rsid w:val="001A13A3"/>
    <w:rsid w:val="001A1624"/>
    <w:rsid w:val="001A22B7"/>
    <w:rsid w:val="001A2B88"/>
    <w:rsid w:val="001A2F4B"/>
    <w:rsid w:val="001A4879"/>
    <w:rsid w:val="001A54B2"/>
    <w:rsid w:val="001A59FD"/>
    <w:rsid w:val="001A764F"/>
    <w:rsid w:val="001B02D3"/>
    <w:rsid w:val="001B21C2"/>
    <w:rsid w:val="001C0929"/>
    <w:rsid w:val="001C292B"/>
    <w:rsid w:val="001C3AF2"/>
    <w:rsid w:val="001C3E16"/>
    <w:rsid w:val="001C4171"/>
    <w:rsid w:val="001C48A0"/>
    <w:rsid w:val="001C581B"/>
    <w:rsid w:val="001D0E4C"/>
    <w:rsid w:val="001D2FC4"/>
    <w:rsid w:val="001D3109"/>
    <w:rsid w:val="001D45AA"/>
    <w:rsid w:val="001D4E6C"/>
    <w:rsid w:val="001D57A4"/>
    <w:rsid w:val="001E11AA"/>
    <w:rsid w:val="001E1DA9"/>
    <w:rsid w:val="001E37DF"/>
    <w:rsid w:val="001E47CB"/>
    <w:rsid w:val="001F29D3"/>
    <w:rsid w:val="001F4DA4"/>
    <w:rsid w:val="001F502E"/>
    <w:rsid w:val="00202792"/>
    <w:rsid w:val="00202C63"/>
    <w:rsid w:val="00203EFC"/>
    <w:rsid w:val="00205259"/>
    <w:rsid w:val="0020739D"/>
    <w:rsid w:val="002078CA"/>
    <w:rsid w:val="002125D0"/>
    <w:rsid w:val="00213F9E"/>
    <w:rsid w:val="0021477A"/>
    <w:rsid w:val="0022040A"/>
    <w:rsid w:val="00222022"/>
    <w:rsid w:val="002221E0"/>
    <w:rsid w:val="002223E1"/>
    <w:rsid w:val="00223B6E"/>
    <w:rsid w:val="0022492B"/>
    <w:rsid w:val="002255DD"/>
    <w:rsid w:val="00227FFE"/>
    <w:rsid w:val="00230DBF"/>
    <w:rsid w:val="00233296"/>
    <w:rsid w:val="00233461"/>
    <w:rsid w:val="002337EA"/>
    <w:rsid w:val="00234597"/>
    <w:rsid w:val="00240405"/>
    <w:rsid w:val="0024094F"/>
    <w:rsid w:val="00243129"/>
    <w:rsid w:val="002509F1"/>
    <w:rsid w:val="00253659"/>
    <w:rsid w:val="002553BB"/>
    <w:rsid w:val="00256438"/>
    <w:rsid w:val="00256508"/>
    <w:rsid w:val="002611F3"/>
    <w:rsid w:val="00261C6F"/>
    <w:rsid w:val="00262BF7"/>
    <w:rsid w:val="002631AE"/>
    <w:rsid w:val="002637EC"/>
    <w:rsid w:val="00264ABE"/>
    <w:rsid w:val="0026576A"/>
    <w:rsid w:val="00267565"/>
    <w:rsid w:val="00267C6A"/>
    <w:rsid w:val="0027033C"/>
    <w:rsid w:val="00271555"/>
    <w:rsid w:val="00272421"/>
    <w:rsid w:val="00272741"/>
    <w:rsid w:val="00273025"/>
    <w:rsid w:val="00273B6F"/>
    <w:rsid w:val="00277404"/>
    <w:rsid w:val="00277CEA"/>
    <w:rsid w:val="002812A5"/>
    <w:rsid w:val="002833F6"/>
    <w:rsid w:val="00284D94"/>
    <w:rsid w:val="00284DF0"/>
    <w:rsid w:val="00285345"/>
    <w:rsid w:val="0028549B"/>
    <w:rsid w:val="00285FC0"/>
    <w:rsid w:val="00286C86"/>
    <w:rsid w:val="002902F9"/>
    <w:rsid w:val="00293327"/>
    <w:rsid w:val="00293D64"/>
    <w:rsid w:val="00294C0B"/>
    <w:rsid w:val="00296BA4"/>
    <w:rsid w:val="002A383E"/>
    <w:rsid w:val="002A6B86"/>
    <w:rsid w:val="002B01AE"/>
    <w:rsid w:val="002B1D80"/>
    <w:rsid w:val="002B2028"/>
    <w:rsid w:val="002B2919"/>
    <w:rsid w:val="002B2AC8"/>
    <w:rsid w:val="002B5C8E"/>
    <w:rsid w:val="002C07EA"/>
    <w:rsid w:val="002C3C0D"/>
    <w:rsid w:val="002C4AF2"/>
    <w:rsid w:val="002C5DE9"/>
    <w:rsid w:val="002C6EB3"/>
    <w:rsid w:val="002C7A31"/>
    <w:rsid w:val="002D21B3"/>
    <w:rsid w:val="002D3F78"/>
    <w:rsid w:val="002D78AC"/>
    <w:rsid w:val="002E1C16"/>
    <w:rsid w:val="002E219B"/>
    <w:rsid w:val="002E4C2F"/>
    <w:rsid w:val="002F0327"/>
    <w:rsid w:val="002F0834"/>
    <w:rsid w:val="002F15F3"/>
    <w:rsid w:val="002F2175"/>
    <w:rsid w:val="002F2EE3"/>
    <w:rsid w:val="002F5039"/>
    <w:rsid w:val="002F6B8B"/>
    <w:rsid w:val="002F6E67"/>
    <w:rsid w:val="002F6F5F"/>
    <w:rsid w:val="002F6FA7"/>
    <w:rsid w:val="00301B21"/>
    <w:rsid w:val="003021B9"/>
    <w:rsid w:val="003046EF"/>
    <w:rsid w:val="0030781D"/>
    <w:rsid w:val="00310336"/>
    <w:rsid w:val="00310338"/>
    <w:rsid w:val="00310924"/>
    <w:rsid w:val="00315DF3"/>
    <w:rsid w:val="00323884"/>
    <w:rsid w:val="00323D6C"/>
    <w:rsid w:val="00330D44"/>
    <w:rsid w:val="003349A9"/>
    <w:rsid w:val="003439EC"/>
    <w:rsid w:val="00343F2C"/>
    <w:rsid w:val="003454E6"/>
    <w:rsid w:val="00346B1D"/>
    <w:rsid w:val="003503B7"/>
    <w:rsid w:val="00350A62"/>
    <w:rsid w:val="00350D53"/>
    <w:rsid w:val="00351AB2"/>
    <w:rsid w:val="003538C7"/>
    <w:rsid w:val="00360F63"/>
    <w:rsid w:val="00361B22"/>
    <w:rsid w:val="0036294E"/>
    <w:rsid w:val="00363419"/>
    <w:rsid w:val="003647C4"/>
    <w:rsid w:val="00364A8A"/>
    <w:rsid w:val="00364CFD"/>
    <w:rsid w:val="003653CD"/>
    <w:rsid w:val="0036589C"/>
    <w:rsid w:val="00366A65"/>
    <w:rsid w:val="00367B88"/>
    <w:rsid w:val="00367BD8"/>
    <w:rsid w:val="003703F7"/>
    <w:rsid w:val="00374A45"/>
    <w:rsid w:val="00376DDD"/>
    <w:rsid w:val="003773CD"/>
    <w:rsid w:val="00380D4C"/>
    <w:rsid w:val="00381870"/>
    <w:rsid w:val="00382106"/>
    <w:rsid w:val="00383594"/>
    <w:rsid w:val="00384C1E"/>
    <w:rsid w:val="00385556"/>
    <w:rsid w:val="003940A4"/>
    <w:rsid w:val="00394659"/>
    <w:rsid w:val="003A006D"/>
    <w:rsid w:val="003A3D0F"/>
    <w:rsid w:val="003A4B74"/>
    <w:rsid w:val="003A6C50"/>
    <w:rsid w:val="003A7AFB"/>
    <w:rsid w:val="003B054D"/>
    <w:rsid w:val="003B0B3A"/>
    <w:rsid w:val="003B33BD"/>
    <w:rsid w:val="003B4210"/>
    <w:rsid w:val="003B5EDC"/>
    <w:rsid w:val="003B64C6"/>
    <w:rsid w:val="003B64F2"/>
    <w:rsid w:val="003B688C"/>
    <w:rsid w:val="003B6969"/>
    <w:rsid w:val="003C2461"/>
    <w:rsid w:val="003C660A"/>
    <w:rsid w:val="003C6917"/>
    <w:rsid w:val="003C7497"/>
    <w:rsid w:val="003D1170"/>
    <w:rsid w:val="003D1443"/>
    <w:rsid w:val="003D1C57"/>
    <w:rsid w:val="003E3057"/>
    <w:rsid w:val="003E3835"/>
    <w:rsid w:val="003E4034"/>
    <w:rsid w:val="003E52A3"/>
    <w:rsid w:val="003F16E7"/>
    <w:rsid w:val="003F1887"/>
    <w:rsid w:val="003F2EEA"/>
    <w:rsid w:val="003F3C28"/>
    <w:rsid w:val="004000DA"/>
    <w:rsid w:val="00400A5C"/>
    <w:rsid w:val="004034B3"/>
    <w:rsid w:val="00403936"/>
    <w:rsid w:val="00403C82"/>
    <w:rsid w:val="004059E5"/>
    <w:rsid w:val="00406A0B"/>
    <w:rsid w:val="00406C41"/>
    <w:rsid w:val="004071DD"/>
    <w:rsid w:val="00411A3D"/>
    <w:rsid w:val="00413249"/>
    <w:rsid w:val="0041392D"/>
    <w:rsid w:val="004141DE"/>
    <w:rsid w:val="00414A5D"/>
    <w:rsid w:val="0041623E"/>
    <w:rsid w:val="004168A7"/>
    <w:rsid w:val="00417325"/>
    <w:rsid w:val="004227D2"/>
    <w:rsid w:val="00422918"/>
    <w:rsid w:val="00423251"/>
    <w:rsid w:val="00423B59"/>
    <w:rsid w:val="0042405A"/>
    <w:rsid w:val="00424E80"/>
    <w:rsid w:val="0042644B"/>
    <w:rsid w:val="004264D9"/>
    <w:rsid w:val="00427384"/>
    <w:rsid w:val="00430134"/>
    <w:rsid w:val="004315E2"/>
    <w:rsid w:val="004322BB"/>
    <w:rsid w:val="00432CCA"/>
    <w:rsid w:val="00434B5A"/>
    <w:rsid w:val="004354FD"/>
    <w:rsid w:val="00435E39"/>
    <w:rsid w:val="004370A9"/>
    <w:rsid w:val="0043730D"/>
    <w:rsid w:val="00442355"/>
    <w:rsid w:val="004430F3"/>
    <w:rsid w:val="00443C4A"/>
    <w:rsid w:val="00443FAA"/>
    <w:rsid w:val="00447523"/>
    <w:rsid w:val="0045126D"/>
    <w:rsid w:val="0045187F"/>
    <w:rsid w:val="00452F60"/>
    <w:rsid w:val="00455A3A"/>
    <w:rsid w:val="00456580"/>
    <w:rsid w:val="00456AD8"/>
    <w:rsid w:val="00456C8F"/>
    <w:rsid w:val="00456FC6"/>
    <w:rsid w:val="00461254"/>
    <w:rsid w:val="00465379"/>
    <w:rsid w:val="00465AE2"/>
    <w:rsid w:val="004664A7"/>
    <w:rsid w:val="00467830"/>
    <w:rsid w:val="0047153C"/>
    <w:rsid w:val="00472060"/>
    <w:rsid w:val="00473625"/>
    <w:rsid w:val="00473B3A"/>
    <w:rsid w:val="00473DE2"/>
    <w:rsid w:val="004764C0"/>
    <w:rsid w:val="00476E6A"/>
    <w:rsid w:val="004824CB"/>
    <w:rsid w:val="004851B1"/>
    <w:rsid w:val="00487B8B"/>
    <w:rsid w:val="00487CB1"/>
    <w:rsid w:val="004900C1"/>
    <w:rsid w:val="004901A0"/>
    <w:rsid w:val="004930B9"/>
    <w:rsid w:val="00493F71"/>
    <w:rsid w:val="00495C4A"/>
    <w:rsid w:val="004A363C"/>
    <w:rsid w:val="004A4244"/>
    <w:rsid w:val="004A4C1F"/>
    <w:rsid w:val="004B1F95"/>
    <w:rsid w:val="004B2232"/>
    <w:rsid w:val="004B2565"/>
    <w:rsid w:val="004B2C13"/>
    <w:rsid w:val="004B3FCA"/>
    <w:rsid w:val="004B56F2"/>
    <w:rsid w:val="004B7A81"/>
    <w:rsid w:val="004C06DD"/>
    <w:rsid w:val="004C1132"/>
    <w:rsid w:val="004C49F7"/>
    <w:rsid w:val="004C505E"/>
    <w:rsid w:val="004D0F50"/>
    <w:rsid w:val="004D1834"/>
    <w:rsid w:val="004D397F"/>
    <w:rsid w:val="004D7DD3"/>
    <w:rsid w:val="004E3239"/>
    <w:rsid w:val="004E34B2"/>
    <w:rsid w:val="004E47DF"/>
    <w:rsid w:val="004E4AEB"/>
    <w:rsid w:val="004E4C11"/>
    <w:rsid w:val="004E4DE4"/>
    <w:rsid w:val="004F0CBD"/>
    <w:rsid w:val="004F1734"/>
    <w:rsid w:val="004F2630"/>
    <w:rsid w:val="004F2A0E"/>
    <w:rsid w:val="004F4512"/>
    <w:rsid w:val="004F5827"/>
    <w:rsid w:val="004F7046"/>
    <w:rsid w:val="005045F3"/>
    <w:rsid w:val="00505B5B"/>
    <w:rsid w:val="00510F3E"/>
    <w:rsid w:val="0051281D"/>
    <w:rsid w:val="0052027C"/>
    <w:rsid w:val="00521812"/>
    <w:rsid w:val="00523A82"/>
    <w:rsid w:val="00523B61"/>
    <w:rsid w:val="00525B30"/>
    <w:rsid w:val="005276ED"/>
    <w:rsid w:val="00527D27"/>
    <w:rsid w:val="005324F8"/>
    <w:rsid w:val="0053415F"/>
    <w:rsid w:val="00536238"/>
    <w:rsid w:val="00536A63"/>
    <w:rsid w:val="00542CCE"/>
    <w:rsid w:val="00543A43"/>
    <w:rsid w:val="005445C1"/>
    <w:rsid w:val="00544C92"/>
    <w:rsid w:val="00554B4C"/>
    <w:rsid w:val="00554BA5"/>
    <w:rsid w:val="00557509"/>
    <w:rsid w:val="0056273B"/>
    <w:rsid w:val="00563794"/>
    <w:rsid w:val="005706A2"/>
    <w:rsid w:val="00571F7C"/>
    <w:rsid w:val="0057390D"/>
    <w:rsid w:val="00573BB3"/>
    <w:rsid w:val="00575FD5"/>
    <w:rsid w:val="00577715"/>
    <w:rsid w:val="005779D9"/>
    <w:rsid w:val="00577DD0"/>
    <w:rsid w:val="00580520"/>
    <w:rsid w:val="00581015"/>
    <w:rsid w:val="00581632"/>
    <w:rsid w:val="00583555"/>
    <w:rsid w:val="005837CB"/>
    <w:rsid w:val="00587AB2"/>
    <w:rsid w:val="00592C63"/>
    <w:rsid w:val="00592E6E"/>
    <w:rsid w:val="005934B8"/>
    <w:rsid w:val="005940E9"/>
    <w:rsid w:val="0059459C"/>
    <w:rsid w:val="0059668C"/>
    <w:rsid w:val="005A05F3"/>
    <w:rsid w:val="005A0ECA"/>
    <w:rsid w:val="005A1592"/>
    <w:rsid w:val="005A2548"/>
    <w:rsid w:val="005A41AD"/>
    <w:rsid w:val="005A710B"/>
    <w:rsid w:val="005A7515"/>
    <w:rsid w:val="005B0213"/>
    <w:rsid w:val="005B3697"/>
    <w:rsid w:val="005B40CD"/>
    <w:rsid w:val="005B5F6D"/>
    <w:rsid w:val="005B6A43"/>
    <w:rsid w:val="005B6A4C"/>
    <w:rsid w:val="005C16CF"/>
    <w:rsid w:val="005C443A"/>
    <w:rsid w:val="005C59A2"/>
    <w:rsid w:val="005C5E3C"/>
    <w:rsid w:val="005D096C"/>
    <w:rsid w:val="005D1A00"/>
    <w:rsid w:val="005D1FCC"/>
    <w:rsid w:val="005D474E"/>
    <w:rsid w:val="005D4B49"/>
    <w:rsid w:val="005D61C4"/>
    <w:rsid w:val="005E0332"/>
    <w:rsid w:val="005E0906"/>
    <w:rsid w:val="005E1A52"/>
    <w:rsid w:val="005E1D63"/>
    <w:rsid w:val="005E2807"/>
    <w:rsid w:val="005E44E5"/>
    <w:rsid w:val="005E5967"/>
    <w:rsid w:val="005E6396"/>
    <w:rsid w:val="005E72AF"/>
    <w:rsid w:val="005E78DB"/>
    <w:rsid w:val="005E7A87"/>
    <w:rsid w:val="005F0EC4"/>
    <w:rsid w:val="005F3293"/>
    <w:rsid w:val="005F36DF"/>
    <w:rsid w:val="005F6118"/>
    <w:rsid w:val="006029FA"/>
    <w:rsid w:val="00602A66"/>
    <w:rsid w:val="00603321"/>
    <w:rsid w:val="006039F6"/>
    <w:rsid w:val="00603F3B"/>
    <w:rsid w:val="00606CB5"/>
    <w:rsid w:val="006111C0"/>
    <w:rsid w:val="00612DC1"/>
    <w:rsid w:val="0061386E"/>
    <w:rsid w:val="00616DB0"/>
    <w:rsid w:val="0061741E"/>
    <w:rsid w:val="006238FA"/>
    <w:rsid w:val="00624974"/>
    <w:rsid w:val="00626009"/>
    <w:rsid w:val="006268BF"/>
    <w:rsid w:val="00630D43"/>
    <w:rsid w:val="006331CE"/>
    <w:rsid w:val="00633C1C"/>
    <w:rsid w:val="006348B2"/>
    <w:rsid w:val="00642608"/>
    <w:rsid w:val="00644934"/>
    <w:rsid w:val="0064631F"/>
    <w:rsid w:val="006466C0"/>
    <w:rsid w:val="00647627"/>
    <w:rsid w:val="00652A97"/>
    <w:rsid w:val="00652F19"/>
    <w:rsid w:val="00654441"/>
    <w:rsid w:val="006549DF"/>
    <w:rsid w:val="0065584D"/>
    <w:rsid w:val="00656843"/>
    <w:rsid w:val="0066136A"/>
    <w:rsid w:val="00663A68"/>
    <w:rsid w:val="006646D4"/>
    <w:rsid w:val="006665FB"/>
    <w:rsid w:val="006671D8"/>
    <w:rsid w:val="00667219"/>
    <w:rsid w:val="00674DEF"/>
    <w:rsid w:val="006760F3"/>
    <w:rsid w:val="00676AC8"/>
    <w:rsid w:val="00676AF1"/>
    <w:rsid w:val="0068073F"/>
    <w:rsid w:val="00683813"/>
    <w:rsid w:val="00685E38"/>
    <w:rsid w:val="00690E0C"/>
    <w:rsid w:val="00692A8A"/>
    <w:rsid w:val="00696914"/>
    <w:rsid w:val="006B0F49"/>
    <w:rsid w:val="006B2A9E"/>
    <w:rsid w:val="006B3B66"/>
    <w:rsid w:val="006B4ACB"/>
    <w:rsid w:val="006B5E83"/>
    <w:rsid w:val="006B753B"/>
    <w:rsid w:val="006C46A5"/>
    <w:rsid w:val="006C5969"/>
    <w:rsid w:val="006C6355"/>
    <w:rsid w:val="006C6A0B"/>
    <w:rsid w:val="006D009B"/>
    <w:rsid w:val="006D17D1"/>
    <w:rsid w:val="006D2E00"/>
    <w:rsid w:val="006D3313"/>
    <w:rsid w:val="006E0CBB"/>
    <w:rsid w:val="006E294F"/>
    <w:rsid w:val="006E4491"/>
    <w:rsid w:val="006E5846"/>
    <w:rsid w:val="006E6867"/>
    <w:rsid w:val="006E7725"/>
    <w:rsid w:val="006F0936"/>
    <w:rsid w:val="006F14A2"/>
    <w:rsid w:val="006F3824"/>
    <w:rsid w:val="006F7C05"/>
    <w:rsid w:val="00706144"/>
    <w:rsid w:val="007101FB"/>
    <w:rsid w:val="00713758"/>
    <w:rsid w:val="00715883"/>
    <w:rsid w:val="00716122"/>
    <w:rsid w:val="00716CD0"/>
    <w:rsid w:val="007210FE"/>
    <w:rsid w:val="007217E2"/>
    <w:rsid w:val="007230C4"/>
    <w:rsid w:val="00723837"/>
    <w:rsid w:val="0072498E"/>
    <w:rsid w:val="0072510D"/>
    <w:rsid w:val="00726359"/>
    <w:rsid w:val="00727894"/>
    <w:rsid w:val="00730D61"/>
    <w:rsid w:val="00733A35"/>
    <w:rsid w:val="00733AB3"/>
    <w:rsid w:val="0073580F"/>
    <w:rsid w:val="00737857"/>
    <w:rsid w:val="00741BEA"/>
    <w:rsid w:val="00741FC9"/>
    <w:rsid w:val="00744AB3"/>
    <w:rsid w:val="00745760"/>
    <w:rsid w:val="00746BC6"/>
    <w:rsid w:val="00747872"/>
    <w:rsid w:val="00747A97"/>
    <w:rsid w:val="00750204"/>
    <w:rsid w:val="00751D95"/>
    <w:rsid w:val="0075284C"/>
    <w:rsid w:val="00753176"/>
    <w:rsid w:val="00754DCE"/>
    <w:rsid w:val="00756CE0"/>
    <w:rsid w:val="00757292"/>
    <w:rsid w:val="00757C61"/>
    <w:rsid w:val="00757FE1"/>
    <w:rsid w:val="00760065"/>
    <w:rsid w:val="007645FE"/>
    <w:rsid w:val="0076472E"/>
    <w:rsid w:val="00766680"/>
    <w:rsid w:val="00771587"/>
    <w:rsid w:val="007717F3"/>
    <w:rsid w:val="00775E71"/>
    <w:rsid w:val="0077706A"/>
    <w:rsid w:val="00790087"/>
    <w:rsid w:val="007901F8"/>
    <w:rsid w:val="007909AF"/>
    <w:rsid w:val="00791CD8"/>
    <w:rsid w:val="007935ED"/>
    <w:rsid w:val="00793A03"/>
    <w:rsid w:val="00793A67"/>
    <w:rsid w:val="00794B84"/>
    <w:rsid w:val="007950F5"/>
    <w:rsid w:val="007976B8"/>
    <w:rsid w:val="007A0BE2"/>
    <w:rsid w:val="007A0DC1"/>
    <w:rsid w:val="007A2240"/>
    <w:rsid w:val="007A30C9"/>
    <w:rsid w:val="007A4DA2"/>
    <w:rsid w:val="007A59FF"/>
    <w:rsid w:val="007A6B5A"/>
    <w:rsid w:val="007A70B4"/>
    <w:rsid w:val="007B2F1D"/>
    <w:rsid w:val="007B47F2"/>
    <w:rsid w:val="007B4BD3"/>
    <w:rsid w:val="007B60C4"/>
    <w:rsid w:val="007B7779"/>
    <w:rsid w:val="007B7B99"/>
    <w:rsid w:val="007B7CD8"/>
    <w:rsid w:val="007C0257"/>
    <w:rsid w:val="007C2F32"/>
    <w:rsid w:val="007D2B3B"/>
    <w:rsid w:val="007D3270"/>
    <w:rsid w:val="007D4E55"/>
    <w:rsid w:val="007D6D20"/>
    <w:rsid w:val="007E0D31"/>
    <w:rsid w:val="007E13A6"/>
    <w:rsid w:val="007E2F56"/>
    <w:rsid w:val="007E3609"/>
    <w:rsid w:val="007E4C1D"/>
    <w:rsid w:val="007E4C39"/>
    <w:rsid w:val="007E4F43"/>
    <w:rsid w:val="007E5F63"/>
    <w:rsid w:val="007E6A7C"/>
    <w:rsid w:val="007F10E5"/>
    <w:rsid w:val="007F3839"/>
    <w:rsid w:val="007F5B37"/>
    <w:rsid w:val="008033B2"/>
    <w:rsid w:val="00804C65"/>
    <w:rsid w:val="00804DB6"/>
    <w:rsid w:val="00804FB8"/>
    <w:rsid w:val="00811461"/>
    <w:rsid w:val="00812398"/>
    <w:rsid w:val="008126F0"/>
    <w:rsid w:val="00813914"/>
    <w:rsid w:val="00815E3C"/>
    <w:rsid w:val="00817C73"/>
    <w:rsid w:val="008264BC"/>
    <w:rsid w:val="00831C72"/>
    <w:rsid w:val="008347D0"/>
    <w:rsid w:val="00836C69"/>
    <w:rsid w:val="00840859"/>
    <w:rsid w:val="00841255"/>
    <w:rsid w:val="00841E7E"/>
    <w:rsid w:val="00843DCC"/>
    <w:rsid w:val="00844CED"/>
    <w:rsid w:val="00846F7B"/>
    <w:rsid w:val="00847B5B"/>
    <w:rsid w:val="00847CDF"/>
    <w:rsid w:val="0085119D"/>
    <w:rsid w:val="00854718"/>
    <w:rsid w:val="008650A8"/>
    <w:rsid w:val="0086536A"/>
    <w:rsid w:val="00865A8C"/>
    <w:rsid w:val="008668F8"/>
    <w:rsid w:val="00867CBB"/>
    <w:rsid w:val="00873C9D"/>
    <w:rsid w:val="0087610A"/>
    <w:rsid w:val="00877095"/>
    <w:rsid w:val="008800CB"/>
    <w:rsid w:val="00880C38"/>
    <w:rsid w:val="00882029"/>
    <w:rsid w:val="008824B4"/>
    <w:rsid w:val="00883F18"/>
    <w:rsid w:val="008841D4"/>
    <w:rsid w:val="00884D5E"/>
    <w:rsid w:val="0088562F"/>
    <w:rsid w:val="00885BDD"/>
    <w:rsid w:val="00890161"/>
    <w:rsid w:val="0089166F"/>
    <w:rsid w:val="0089313A"/>
    <w:rsid w:val="00894B90"/>
    <w:rsid w:val="00894FD7"/>
    <w:rsid w:val="008A391C"/>
    <w:rsid w:val="008A3A1B"/>
    <w:rsid w:val="008A5CE0"/>
    <w:rsid w:val="008A76AD"/>
    <w:rsid w:val="008B0031"/>
    <w:rsid w:val="008B2800"/>
    <w:rsid w:val="008B2BA5"/>
    <w:rsid w:val="008B309B"/>
    <w:rsid w:val="008B3322"/>
    <w:rsid w:val="008B5FCC"/>
    <w:rsid w:val="008B6B8F"/>
    <w:rsid w:val="008C1C2E"/>
    <w:rsid w:val="008C231C"/>
    <w:rsid w:val="008C318A"/>
    <w:rsid w:val="008C5437"/>
    <w:rsid w:val="008D0655"/>
    <w:rsid w:val="008D31AA"/>
    <w:rsid w:val="008D376A"/>
    <w:rsid w:val="008D5A87"/>
    <w:rsid w:val="008D6A14"/>
    <w:rsid w:val="008D7E64"/>
    <w:rsid w:val="008E1046"/>
    <w:rsid w:val="008E1B44"/>
    <w:rsid w:val="008E2285"/>
    <w:rsid w:val="008E49C9"/>
    <w:rsid w:val="008E4AD5"/>
    <w:rsid w:val="008F1C4C"/>
    <w:rsid w:val="008F3500"/>
    <w:rsid w:val="008F39C9"/>
    <w:rsid w:val="008F6EAF"/>
    <w:rsid w:val="00900D2B"/>
    <w:rsid w:val="00900EA6"/>
    <w:rsid w:val="00901E9B"/>
    <w:rsid w:val="00903DE0"/>
    <w:rsid w:val="0090441E"/>
    <w:rsid w:val="009050A3"/>
    <w:rsid w:val="00906AE1"/>
    <w:rsid w:val="009070D0"/>
    <w:rsid w:val="0090761F"/>
    <w:rsid w:val="00910319"/>
    <w:rsid w:val="00916555"/>
    <w:rsid w:val="00920C01"/>
    <w:rsid w:val="00922740"/>
    <w:rsid w:val="00922B8D"/>
    <w:rsid w:val="00923C39"/>
    <w:rsid w:val="00923D31"/>
    <w:rsid w:val="00924B2A"/>
    <w:rsid w:val="00925203"/>
    <w:rsid w:val="00925528"/>
    <w:rsid w:val="009258DB"/>
    <w:rsid w:val="00925C56"/>
    <w:rsid w:val="00927A34"/>
    <w:rsid w:val="00930417"/>
    <w:rsid w:val="0093304E"/>
    <w:rsid w:val="00934A96"/>
    <w:rsid w:val="00935AAD"/>
    <w:rsid w:val="009371E0"/>
    <w:rsid w:val="00937C8B"/>
    <w:rsid w:val="0094157E"/>
    <w:rsid w:val="00943097"/>
    <w:rsid w:val="009438A9"/>
    <w:rsid w:val="00943A19"/>
    <w:rsid w:val="00944A05"/>
    <w:rsid w:val="0094606F"/>
    <w:rsid w:val="00952A89"/>
    <w:rsid w:val="00954BA2"/>
    <w:rsid w:val="00957199"/>
    <w:rsid w:val="00957831"/>
    <w:rsid w:val="00957C33"/>
    <w:rsid w:val="00957F02"/>
    <w:rsid w:val="009614E7"/>
    <w:rsid w:val="00963109"/>
    <w:rsid w:val="009642FA"/>
    <w:rsid w:val="00964DDB"/>
    <w:rsid w:val="00970E7C"/>
    <w:rsid w:val="0097122A"/>
    <w:rsid w:val="0097153E"/>
    <w:rsid w:val="0097481A"/>
    <w:rsid w:val="00976785"/>
    <w:rsid w:val="0097710E"/>
    <w:rsid w:val="00977B35"/>
    <w:rsid w:val="009837E4"/>
    <w:rsid w:val="0099065F"/>
    <w:rsid w:val="00992405"/>
    <w:rsid w:val="009927F5"/>
    <w:rsid w:val="00993554"/>
    <w:rsid w:val="00993A4C"/>
    <w:rsid w:val="009940BF"/>
    <w:rsid w:val="0099472D"/>
    <w:rsid w:val="0099724C"/>
    <w:rsid w:val="009A0F80"/>
    <w:rsid w:val="009A1C33"/>
    <w:rsid w:val="009A1E10"/>
    <w:rsid w:val="009A35EE"/>
    <w:rsid w:val="009A40E9"/>
    <w:rsid w:val="009A60FC"/>
    <w:rsid w:val="009B4F37"/>
    <w:rsid w:val="009B5929"/>
    <w:rsid w:val="009B6A8D"/>
    <w:rsid w:val="009B6D25"/>
    <w:rsid w:val="009C0119"/>
    <w:rsid w:val="009C413F"/>
    <w:rsid w:val="009C765E"/>
    <w:rsid w:val="009C77D2"/>
    <w:rsid w:val="009D0061"/>
    <w:rsid w:val="009D07F3"/>
    <w:rsid w:val="009D14FC"/>
    <w:rsid w:val="009D1849"/>
    <w:rsid w:val="009D34A3"/>
    <w:rsid w:val="009D35E0"/>
    <w:rsid w:val="009D4E51"/>
    <w:rsid w:val="009D6631"/>
    <w:rsid w:val="009E6618"/>
    <w:rsid w:val="009E6D99"/>
    <w:rsid w:val="009F4E7E"/>
    <w:rsid w:val="009F5964"/>
    <w:rsid w:val="009F5EA8"/>
    <w:rsid w:val="00A0022D"/>
    <w:rsid w:val="00A03183"/>
    <w:rsid w:val="00A071BB"/>
    <w:rsid w:val="00A10CD2"/>
    <w:rsid w:val="00A110A0"/>
    <w:rsid w:val="00A117BD"/>
    <w:rsid w:val="00A217F5"/>
    <w:rsid w:val="00A23EFC"/>
    <w:rsid w:val="00A272A2"/>
    <w:rsid w:val="00A4127D"/>
    <w:rsid w:val="00A41D66"/>
    <w:rsid w:val="00A50209"/>
    <w:rsid w:val="00A50E65"/>
    <w:rsid w:val="00A55883"/>
    <w:rsid w:val="00A572C1"/>
    <w:rsid w:val="00A66223"/>
    <w:rsid w:val="00A70148"/>
    <w:rsid w:val="00A724AB"/>
    <w:rsid w:val="00A7303C"/>
    <w:rsid w:val="00A763D2"/>
    <w:rsid w:val="00A766A8"/>
    <w:rsid w:val="00A77DD0"/>
    <w:rsid w:val="00A80457"/>
    <w:rsid w:val="00A80FFC"/>
    <w:rsid w:val="00A81AB4"/>
    <w:rsid w:val="00A81DFB"/>
    <w:rsid w:val="00A8260B"/>
    <w:rsid w:val="00A8649E"/>
    <w:rsid w:val="00A9023F"/>
    <w:rsid w:val="00A902FF"/>
    <w:rsid w:val="00A9108D"/>
    <w:rsid w:val="00A922AF"/>
    <w:rsid w:val="00A92802"/>
    <w:rsid w:val="00A933F8"/>
    <w:rsid w:val="00A95922"/>
    <w:rsid w:val="00AA0C9E"/>
    <w:rsid w:val="00AA2C88"/>
    <w:rsid w:val="00AA4947"/>
    <w:rsid w:val="00AA72FE"/>
    <w:rsid w:val="00AB107E"/>
    <w:rsid w:val="00AB1BC9"/>
    <w:rsid w:val="00AC3270"/>
    <w:rsid w:val="00AC481F"/>
    <w:rsid w:val="00AC5290"/>
    <w:rsid w:val="00AC56D0"/>
    <w:rsid w:val="00AC66B9"/>
    <w:rsid w:val="00AD16E6"/>
    <w:rsid w:val="00AD2BC7"/>
    <w:rsid w:val="00AD4F7E"/>
    <w:rsid w:val="00AD74D4"/>
    <w:rsid w:val="00AE0E27"/>
    <w:rsid w:val="00AE25AA"/>
    <w:rsid w:val="00AE2F7D"/>
    <w:rsid w:val="00AE3252"/>
    <w:rsid w:val="00AE4335"/>
    <w:rsid w:val="00AE5C57"/>
    <w:rsid w:val="00AE6C07"/>
    <w:rsid w:val="00AE7411"/>
    <w:rsid w:val="00AE74FE"/>
    <w:rsid w:val="00AF0CC7"/>
    <w:rsid w:val="00AF1388"/>
    <w:rsid w:val="00AF141D"/>
    <w:rsid w:val="00AF1D4F"/>
    <w:rsid w:val="00AF2066"/>
    <w:rsid w:val="00AF224A"/>
    <w:rsid w:val="00AF2B79"/>
    <w:rsid w:val="00AF4A12"/>
    <w:rsid w:val="00AF5E83"/>
    <w:rsid w:val="00AF77CD"/>
    <w:rsid w:val="00B02D01"/>
    <w:rsid w:val="00B05485"/>
    <w:rsid w:val="00B06D57"/>
    <w:rsid w:val="00B10C7A"/>
    <w:rsid w:val="00B135D4"/>
    <w:rsid w:val="00B160C7"/>
    <w:rsid w:val="00B22701"/>
    <w:rsid w:val="00B22D77"/>
    <w:rsid w:val="00B24025"/>
    <w:rsid w:val="00B25215"/>
    <w:rsid w:val="00B27B65"/>
    <w:rsid w:val="00B312D9"/>
    <w:rsid w:val="00B33661"/>
    <w:rsid w:val="00B36EAE"/>
    <w:rsid w:val="00B36FC3"/>
    <w:rsid w:val="00B4112A"/>
    <w:rsid w:val="00B42AF6"/>
    <w:rsid w:val="00B45B4C"/>
    <w:rsid w:val="00B47308"/>
    <w:rsid w:val="00B50B81"/>
    <w:rsid w:val="00B51724"/>
    <w:rsid w:val="00B51FA9"/>
    <w:rsid w:val="00B524E4"/>
    <w:rsid w:val="00B52A5C"/>
    <w:rsid w:val="00B538AC"/>
    <w:rsid w:val="00B64681"/>
    <w:rsid w:val="00B65C4A"/>
    <w:rsid w:val="00B67335"/>
    <w:rsid w:val="00B70889"/>
    <w:rsid w:val="00B76118"/>
    <w:rsid w:val="00B83CEE"/>
    <w:rsid w:val="00B854FB"/>
    <w:rsid w:val="00B85C7C"/>
    <w:rsid w:val="00B90A1B"/>
    <w:rsid w:val="00B92E1B"/>
    <w:rsid w:val="00BA0FCF"/>
    <w:rsid w:val="00BA2B10"/>
    <w:rsid w:val="00BA403A"/>
    <w:rsid w:val="00BA5258"/>
    <w:rsid w:val="00BB13FF"/>
    <w:rsid w:val="00BB775B"/>
    <w:rsid w:val="00BB7942"/>
    <w:rsid w:val="00BC29A8"/>
    <w:rsid w:val="00BC4EEF"/>
    <w:rsid w:val="00BD027A"/>
    <w:rsid w:val="00BD242E"/>
    <w:rsid w:val="00BD276E"/>
    <w:rsid w:val="00BD2C74"/>
    <w:rsid w:val="00BD2D69"/>
    <w:rsid w:val="00BD31A3"/>
    <w:rsid w:val="00BD4DC8"/>
    <w:rsid w:val="00BD512B"/>
    <w:rsid w:val="00BD56D0"/>
    <w:rsid w:val="00BD60A6"/>
    <w:rsid w:val="00BD752D"/>
    <w:rsid w:val="00BE0ECB"/>
    <w:rsid w:val="00BE1DFB"/>
    <w:rsid w:val="00BE35D8"/>
    <w:rsid w:val="00BE61CC"/>
    <w:rsid w:val="00BE79F9"/>
    <w:rsid w:val="00BE7D12"/>
    <w:rsid w:val="00BF0A94"/>
    <w:rsid w:val="00BF62F6"/>
    <w:rsid w:val="00BF7E0E"/>
    <w:rsid w:val="00C01F45"/>
    <w:rsid w:val="00C02096"/>
    <w:rsid w:val="00C027E0"/>
    <w:rsid w:val="00C054A6"/>
    <w:rsid w:val="00C06236"/>
    <w:rsid w:val="00C07631"/>
    <w:rsid w:val="00C107F9"/>
    <w:rsid w:val="00C11B5B"/>
    <w:rsid w:val="00C174B4"/>
    <w:rsid w:val="00C1773A"/>
    <w:rsid w:val="00C22358"/>
    <w:rsid w:val="00C2400E"/>
    <w:rsid w:val="00C26E24"/>
    <w:rsid w:val="00C27CBF"/>
    <w:rsid w:val="00C32060"/>
    <w:rsid w:val="00C32CE7"/>
    <w:rsid w:val="00C334ED"/>
    <w:rsid w:val="00C33972"/>
    <w:rsid w:val="00C34E30"/>
    <w:rsid w:val="00C37C96"/>
    <w:rsid w:val="00C41CAA"/>
    <w:rsid w:val="00C432C7"/>
    <w:rsid w:val="00C436C9"/>
    <w:rsid w:val="00C46DE5"/>
    <w:rsid w:val="00C535C4"/>
    <w:rsid w:val="00C6285F"/>
    <w:rsid w:val="00C63D8B"/>
    <w:rsid w:val="00C64018"/>
    <w:rsid w:val="00C67324"/>
    <w:rsid w:val="00C67A11"/>
    <w:rsid w:val="00C70587"/>
    <w:rsid w:val="00C70697"/>
    <w:rsid w:val="00C71800"/>
    <w:rsid w:val="00C803DD"/>
    <w:rsid w:val="00C80AB4"/>
    <w:rsid w:val="00C81047"/>
    <w:rsid w:val="00C812C4"/>
    <w:rsid w:val="00C81BCE"/>
    <w:rsid w:val="00C83834"/>
    <w:rsid w:val="00C90E14"/>
    <w:rsid w:val="00C9387D"/>
    <w:rsid w:val="00C97375"/>
    <w:rsid w:val="00C975C1"/>
    <w:rsid w:val="00C97B64"/>
    <w:rsid w:val="00CA0D60"/>
    <w:rsid w:val="00CA14D5"/>
    <w:rsid w:val="00CA2CEB"/>
    <w:rsid w:val="00CA3ED6"/>
    <w:rsid w:val="00CA51BD"/>
    <w:rsid w:val="00CB1FC1"/>
    <w:rsid w:val="00CB4C44"/>
    <w:rsid w:val="00CB63E4"/>
    <w:rsid w:val="00CB672A"/>
    <w:rsid w:val="00CB6745"/>
    <w:rsid w:val="00CC2748"/>
    <w:rsid w:val="00CC640F"/>
    <w:rsid w:val="00CC6754"/>
    <w:rsid w:val="00CC6ED5"/>
    <w:rsid w:val="00CC750D"/>
    <w:rsid w:val="00CD2345"/>
    <w:rsid w:val="00CD2948"/>
    <w:rsid w:val="00CD5C6C"/>
    <w:rsid w:val="00CD5DF4"/>
    <w:rsid w:val="00CD64F6"/>
    <w:rsid w:val="00CD6D63"/>
    <w:rsid w:val="00CD6E53"/>
    <w:rsid w:val="00CE1FA6"/>
    <w:rsid w:val="00CE72E2"/>
    <w:rsid w:val="00CF0534"/>
    <w:rsid w:val="00CF1C5C"/>
    <w:rsid w:val="00CF1CA3"/>
    <w:rsid w:val="00CF24BE"/>
    <w:rsid w:val="00CF5841"/>
    <w:rsid w:val="00CF59AC"/>
    <w:rsid w:val="00CF70FC"/>
    <w:rsid w:val="00D00EC1"/>
    <w:rsid w:val="00D0288C"/>
    <w:rsid w:val="00D037F0"/>
    <w:rsid w:val="00D11083"/>
    <w:rsid w:val="00D112EB"/>
    <w:rsid w:val="00D1303E"/>
    <w:rsid w:val="00D13496"/>
    <w:rsid w:val="00D13C5E"/>
    <w:rsid w:val="00D14908"/>
    <w:rsid w:val="00D152FB"/>
    <w:rsid w:val="00D153A8"/>
    <w:rsid w:val="00D16076"/>
    <w:rsid w:val="00D24AFF"/>
    <w:rsid w:val="00D253A9"/>
    <w:rsid w:val="00D2644B"/>
    <w:rsid w:val="00D358F2"/>
    <w:rsid w:val="00D441A0"/>
    <w:rsid w:val="00D45209"/>
    <w:rsid w:val="00D47173"/>
    <w:rsid w:val="00D51294"/>
    <w:rsid w:val="00D521A9"/>
    <w:rsid w:val="00D54EE3"/>
    <w:rsid w:val="00D5575E"/>
    <w:rsid w:val="00D565F8"/>
    <w:rsid w:val="00D56669"/>
    <w:rsid w:val="00D61864"/>
    <w:rsid w:val="00D62430"/>
    <w:rsid w:val="00D6383B"/>
    <w:rsid w:val="00D644AD"/>
    <w:rsid w:val="00D64FB8"/>
    <w:rsid w:val="00D65C92"/>
    <w:rsid w:val="00D6706D"/>
    <w:rsid w:val="00D72BA1"/>
    <w:rsid w:val="00D7421F"/>
    <w:rsid w:val="00D747A6"/>
    <w:rsid w:val="00D774A5"/>
    <w:rsid w:val="00D82F00"/>
    <w:rsid w:val="00D83300"/>
    <w:rsid w:val="00D84206"/>
    <w:rsid w:val="00D852C6"/>
    <w:rsid w:val="00D86DD4"/>
    <w:rsid w:val="00D91528"/>
    <w:rsid w:val="00D930CD"/>
    <w:rsid w:val="00D930FD"/>
    <w:rsid w:val="00D9361D"/>
    <w:rsid w:val="00D93965"/>
    <w:rsid w:val="00D94CD8"/>
    <w:rsid w:val="00D964C4"/>
    <w:rsid w:val="00DA2D09"/>
    <w:rsid w:val="00DA5580"/>
    <w:rsid w:val="00DB2157"/>
    <w:rsid w:val="00DB3DC3"/>
    <w:rsid w:val="00DB67CD"/>
    <w:rsid w:val="00DC40B9"/>
    <w:rsid w:val="00DC59B9"/>
    <w:rsid w:val="00DC7C13"/>
    <w:rsid w:val="00DD15AF"/>
    <w:rsid w:val="00DD2F61"/>
    <w:rsid w:val="00DD377E"/>
    <w:rsid w:val="00DD3DB0"/>
    <w:rsid w:val="00DD6AF2"/>
    <w:rsid w:val="00DE35CF"/>
    <w:rsid w:val="00DE463C"/>
    <w:rsid w:val="00DE565A"/>
    <w:rsid w:val="00DF0CF6"/>
    <w:rsid w:val="00DF2B64"/>
    <w:rsid w:val="00DF59C4"/>
    <w:rsid w:val="00DF7696"/>
    <w:rsid w:val="00E008E6"/>
    <w:rsid w:val="00E031B3"/>
    <w:rsid w:val="00E03763"/>
    <w:rsid w:val="00E116F0"/>
    <w:rsid w:val="00E11BD1"/>
    <w:rsid w:val="00E12F45"/>
    <w:rsid w:val="00E14184"/>
    <w:rsid w:val="00E143E9"/>
    <w:rsid w:val="00E2012D"/>
    <w:rsid w:val="00E209A8"/>
    <w:rsid w:val="00E228EA"/>
    <w:rsid w:val="00E257C4"/>
    <w:rsid w:val="00E258A2"/>
    <w:rsid w:val="00E31BF7"/>
    <w:rsid w:val="00E3313F"/>
    <w:rsid w:val="00E37EF7"/>
    <w:rsid w:val="00E40AD2"/>
    <w:rsid w:val="00E4180B"/>
    <w:rsid w:val="00E42E0C"/>
    <w:rsid w:val="00E450ED"/>
    <w:rsid w:val="00E4713E"/>
    <w:rsid w:val="00E474FB"/>
    <w:rsid w:val="00E47700"/>
    <w:rsid w:val="00E479F8"/>
    <w:rsid w:val="00E508BC"/>
    <w:rsid w:val="00E52018"/>
    <w:rsid w:val="00E54015"/>
    <w:rsid w:val="00E544AF"/>
    <w:rsid w:val="00E5576C"/>
    <w:rsid w:val="00E57BA4"/>
    <w:rsid w:val="00E60993"/>
    <w:rsid w:val="00E63929"/>
    <w:rsid w:val="00E66020"/>
    <w:rsid w:val="00E72AF4"/>
    <w:rsid w:val="00E7383B"/>
    <w:rsid w:val="00E74D0D"/>
    <w:rsid w:val="00E83AAC"/>
    <w:rsid w:val="00E90ECE"/>
    <w:rsid w:val="00E92420"/>
    <w:rsid w:val="00E92D86"/>
    <w:rsid w:val="00E95144"/>
    <w:rsid w:val="00E9555E"/>
    <w:rsid w:val="00E97226"/>
    <w:rsid w:val="00E97A7C"/>
    <w:rsid w:val="00EA0010"/>
    <w:rsid w:val="00EA054F"/>
    <w:rsid w:val="00EA0CF0"/>
    <w:rsid w:val="00EA4CB4"/>
    <w:rsid w:val="00EA7A93"/>
    <w:rsid w:val="00EB0588"/>
    <w:rsid w:val="00EB158B"/>
    <w:rsid w:val="00EB1C21"/>
    <w:rsid w:val="00EB2C19"/>
    <w:rsid w:val="00EB5BBB"/>
    <w:rsid w:val="00EB6BF7"/>
    <w:rsid w:val="00EC09F5"/>
    <w:rsid w:val="00EC2591"/>
    <w:rsid w:val="00EC443C"/>
    <w:rsid w:val="00EC5686"/>
    <w:rsid w:val="00EC60E0"/>
    <w:rsid w:val="00EC756A"/>
    <w:rsid w:val="00ED07A8"/>
    <w:rsid w:val="00ED093E"/>
    <w:rsid w:val="00ED09DD"/>
    <w:rsid w:val="00ED1F3A"/>
    <w:rsid w:val="00ED2B3C"/>
    <w:rsid w:val="00ED4682"/>
    <w:rsid w:val="00ED5896"/>
    <w:rsid w:val="00ED7C34"/>
    <w:rsid w:val="00EE0F8C"/>
    <w:rsid w:val="00EE245D"/>
    <w:rsid w:val="00EE496F"/>
    <w:rsid w:val="00EE51F7"/>
    <w:rsid w:val="00EE754E"/>
    <w:rsid w:val="00EF06AC"/>
    <w:rsid w:val="00EF0D8C"/>
    <w:rsid w:val="00EF3C92"/>
    <w:rsid w:val="00EF3E4A"/>
    <w:rsid w:val="00EF4074"/>
    <w:rsid w:val="00EF5D75"/>
    <w:rsid w:val="00EF6B2C"/>
    <w:rsid w:val="00EF7CEA"/>
    <w:rsid w:val="00F01E8E"/>
    <w:rsid w:val="00F03097"/>
    <w:rsid w:val="00F040CF"/>
    <w:rsid w:val="00F04487"/>
    <w:rsid w:val="00F104E7"/>
    <w:rsid w:val="00F125C7"/>
    <w:rsid w:val="00F12B0D"/>
    <w:rsid w:val="00F13E84"/>
    <w:rsid w:val="00F15695"/>
    <w:rsid w:val="00F20C15"/>
    <w:rsid w:val="00F21614"/>
    <w:rsid w:val="00F2245A"/>
    <w:rsid w:val="00F235C1"/>
    <w:rsid w:val="00F23701"/>
    <w:rsid w:val="00F2433B"/>
    <w:rsid w:val="00F24FC8"/>
    <w:rsid w:val="00F27D24"/>
    <w:rsid w:val="00F30A68"/>
    <w:rsid w:val="00F31DFE"/>
    <w:rsid w:val="00F337A5"/>
    <w:rsid w:val="00F341E8"/>
    <w:rsid w:val="00F350C2"/>
    <w:rsid w:val="00F36A0F"/>
    <w:rsid w:val="00F40641"/>
    <w:rsid w:val="00F4249F"/>
    <w:rsid w:val="00F4365A"/>
    <w:rsid w:val="00F47D4D"/>
    <w:rsid w:val="00F501FB"/>
    <w:rsid w:val="00F51F48"/>
    <w:rsid w:val="00F5329D"/>
    <w:rsid w:val="00F53C5E"/>
    <w:rsid w:val="00F54EDB"/>
    <w:rsid w:val="00F61AC4"/>
    <w:rsid w:val="00F61E0A"/>
    <w:rsid w:val="00F62E51"/>
    <w:rsid w:val="00F6662E"/>
    <w:rsid w:val="00F67496"/>
    <w:rsid w:val="00F717EB"/>
    <w:rsid w:val="00F72EE9"/>
    <w:rsid w:val="00F73425"/>
    <w:rsid w:val="00F74A6C"/>
    <w:rsid w:val="00F759F4"/>
    <w:rsid w:val="00F812B3"/>
    <w:rsid w:val="00F831AD"/>
    <w:rsid w:val="00F840A2"/>
    <w:rsid w:val="00F84277"/>
    <w:rsid w:val="00F84FD7"/>
    <w:rsid w:val="00F90230"/>
    <w:rsid w:val="00F908A8"/>
    <w:rsid w:val="00F90C0F"/>
    <w:rsid w:val="00F91BA3"/>
    <w:rsid w:val="00F91CF9"/>
    <w:rsid w:val="00F93478"/>
    <w:rsid w:val="00F94DA1"/>
    <w:rsid w:val="00F9558C"/>
    <w:rsid w:val="00F9795D"/>
    <w:rsid w:val="00FA43AA"/>
    <w:rsid w:val="00FA482C"/>
    <w:rsid w:val="00FB1AA2"/>
    <w:rsid w:val="00FB4590"/>
    <w:rsid w:val="00FB6C2D"/>
    <w:rsid w:val="00FC2DCE"/>
    <w:rsid w:val="00FC43B2"/>
    <w:rsid w:val="00FC48A4"/>
    <w:rsid w:val="00FC5740"/>
    <w:rsid w:val="00FC753C"/>
    <w:rsid w:val="00FD1040"/>
    <w:rsid w:val="00FD11BC"/>
    <w:rsid w:val="00FD43FB"/>
    <w:rsid w:val="00FD7B78"/>
    <w:rsid w:val="00FE0504"/>
    <w:rsid w:val="00FE1D57"/>
    <w:rsid w:val="00FE330E"/>
    <w:rsid w:val="00FE40A1"/>
    <w:rsid w:val="00FE4743"/>
    <w:rsid w:val="00FE54E2"/>
    <w:rsid w:val="00FE5ACB"/>
    <w:rsid w:val="00FE6433"/>
    <w:rsid w:val="00FE646D"/>
    <w:rsid w:val="00FF1654"/>
    <w:rsid w:val="00FF1817"/>
    <w:rsid w:val="00FF19B9"/>
    <w:rsid w:val="00FF3AA8"/>
    <w:rsid w:val="00FF3F26"/>
    <w:rsid w:val="00FF4BC1"/>
    <w:rsid w:val="00FF58C6"/>
    <w:rsid w:val="00FF62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uiPriority="0"/>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footer" w:uiPriority="0"/>
    <w:lsdException w:name="index heading" w:uiPriority="0"/>
    <w:lsdException w:name="caption" w:locked="1" w:semiHidden="0" w:uiPriority="0" w:unhideWhenUsed="0" w:qFormat="1"/>
    <w:lsdException w:name="List Bullet" w:uiPriority="0"/>
    <w:lsdException w:name="List Number" w:uiPriority="0"/>
    <w:lsdException w:name="List Bullet 2" w:uiPriority="0"/>
    <w:lsdException w:name="List Number 2" w:uiPriority="0"/>
    <w:lsdException w:name="List Number 3"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Balloon Text" w:uiPriority="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7EA"/>
    <w:rPr>
      <w:sz w:val="24"/>
      <w:szCs w:val="24"/>
      <w:lang w:val="en-US" w:eastAsia="en-US" w:bidi="he-IL"/>
    </w:rPr>
  </w:style>
  <w:style w:type="paragraph" w:styleId="Heading1">
    <w:name w:val="heading 1"/>
    <w:aliases w:val="Heading 1 Char1,Heading 1 Char Char,1 Char Char,h1 Char Char,Header 1 Char Char,II+ Char Char,I Char Char,Heading1 Char Char,H1-Heading 1 Char Char,Legal Line 1 Char Char,head 1 Char Char,H1 Char Char,l1 Char Char,Heading No. L1 Char Char,1,h"/>
    <w:basedOn w:val="Normal"/>
    <w:next w:val="BodyText"/>
    <w:link w:val="Heading1Char2"/>
    <w:uiPriority w:val="9"/>
    <w:qFormat/>
    <w:rsid w:val="006D3313"/>
    <w:pPr>
      <w:keepNext/>
      <w:pageBreakBefore/>
      <w:numPr>
        <w:numId w:val="10"/>
      </w:numPr>
      <w:spacing w:before="240" w:after="800"/>
      <w:outlineLvl w:val="0"/>
    </w:pPr>
    <w:rPr>
      <w:rFonts w:ascii="Arial" w:hAnsi="Arial" w:cs="Arial"/>
      <w:caps/>
      <w:color w:val="0092DD"/>
      <w:kern w:val="32"/>
      <w:sz w:val="34"/>
      <w:szCs w:val="34"/>
      <w:lang w:val="en-GB"/>
    </w:rPr>
  </w:style>
  <w:style w:type="paragraph" w:styleId="Heading2">
    <w:name w:val="heading 2"/>
    <w:aliases w:val="h2,H2,2nd level,I2,Section Title,l2,2,level 2 Head,level 2 no toc,1st level heading,A,Titre2,A.B.C.,TitreProp,Header 2,Head 2,ITT t2,PA Major Section,1.1,Chapter Title,head2,h21,21,UNDERRUBRIK 1-2,Heading 2 Hidden,Heading2,Header2,orderpara1"/>
    <w:basedOn w:val="Normal"/>
    <w:next w:val="BodyText"/>
    <w:link w:val="Heading2Char"/>
    <w:uiPriority w:val="9"/>
    <w:qFormat/>
    <w:rsid w:val="006E5846"/>
    <w:pPr>
      <w:keepNext/>
      <w:numPr>
        <w:ilvl w:val="1"/>
        <w:numId w:val="10"/>
      </w:numPr>
      <w:tabs>
        <w:tab w:val="left" w:pos="864"/>
      </w:tabs>
      <w:spacing w:before="240" w:after="60"/>
      <w:outlineLvl w:val="1"/>
    </w:pPr>
    <w:rPr>
      <w:rFonts w:ascii="Arial" w:hAnsi="Arial" w:cs="Arial"/>
      <w:b/>
      <w:bCs/>
      <w:color w:val="0092DD"/>
      <w:sz w:val="32"/>
      <w:szCs w:val="32"/>
    </w:rPr>
  </w:style>
  <w:style w:type="paragraph" w:styleId="Heading3">
    <w:name w:val="heading 3"/>
    <w:aliases w:val="Heading 3 Char1,Heading 3 Char Char,H3 Char Char,subhead Char Char,h3 Char Char,1. Char Char,HHHeading Char Char,head3 Char Char,Kop 3V Char Char,L3 Char Char,3 Char Char,3m Char Char,TextProp Char Char,Level 1 - 1 Char Char,Section Char Char"/>
    <w:basedOn w:val="Normal"/>
    <w:next w:val="BodyText"/>
    <w:link w:val="Heading3Char"/>
    <w:uiPriority w:val="9"/>
    <w:qFormat/>
    <w:rsid w:val="006E5846"/>
    <w:pPr>
      <w:keepNext/>
      <w:numPr>
        <w:ilvl w:val="2"/>
        <w:numId w:val="10"/>
      </w:numPr>
      <w:tabs>
        <w:tab w:val="left" w:pos="1008"/>
      </w:tabs>
      <w:spacing w:before="240" w:after="60"/>
      <w:outlineLvl w:val="2"/>
    </w:pPr>
    <w:rPr>
      <w:rFonts w:ascii="Arial" w:hAnsi="Arial" w:cs="Arial"/>
      <w:color w:val="000000"/>
      <w:sz w:val="30"/>
      <w:szCs w:val="30"/>
    </w:rPr>
  </w:style>
  <w:style w:type="paragraph" w:styleId="Heading4">
    <w:name w:val="heading 4"/>
    <w:aliases w:val="h4 Char,a. Char,Map Title Char,Sub sub heading Char,Alt+4 Char,Alt+41 Char,Alt+42 Char,Alt+43 Char,Alt+411 Char,Alt+421 Char,Alt+44 Char,Alt+412 Char,Alt+422 Char,Alt+45 Char,Alt+413 Char,Alt+423 Char,Alt+431 Char,Alt+4111 Char,h4,a.,h41,4,H4"/>
    <w:basedOn w:val="Normal"/>
    <w:next w:val="BodyText"/>
    <w:link w:val="Heading4Char"/>
    <w:uiPriority w:val="9"/>
    <w:qFormat/>
    <w:rsid w:val="006E5846"/>
    <w:pPr>
      <w:keepNext/>
      <w:numPr>
        <w:ilvl w:val="3"/>
        <w:numId w:val="10"/>
      </w:numPr>
      <w:tabs>
        <w:tab w:val="left" w:pos="1152"/>
      </w:tabs>
      <w:spacing w:before="240" w:after="60"/>
      <w:outlineLvl w:val="3"/>
    </w:pPr>
    <w:rPr>
      <w:rFonts w:ascii="Arial" w:hAnsi="Arial" w:cs="Arial"/>
      <w:color w:val="6D6E71"/>
      <w:sz w:val="28"/>
      <w:szCs w:val="28"/>
    </w:rPr>
  </w:style>
  <w:style w:type="paragraph" w:styleId="Heading5">
    <w:name w:val="heading 5"/>
    <w:basedOn w:val="Normal"/>
    <w:next w:val="BodyText"/>
    <w:link w:val="Heading5Char"/>
    <w:uiPriority w:val="9"/>
    <w:qFormat/>
    <w:rsid w:val="006E5846"/>
    <w:pPr>
      <w:keepNext/>
      <w:numPr>
        <w:ilvl w:val="4"/>
        <w:numId w:val="10"/>
      </w:numPr>
      <w:spacing w:before="240" w:after="60"/>
      <w:outlineLvl w:val="4"/>
    </w:pPr>
    <w:rPr>
      <w:rFonts w:ascii="Arial" w:hAnsi="Arial" w:cs="Arial"/>
      <w:i/>
      <w:iCs/>
      <w:color w:val="0092DD"/>
      <w:sz w:val="28"/>
      <w:szCs w:val="28"/>
    </w:rPr>
  </w:style>
  <w:style w:type="paragraph" w:styleId="Heading6">
    <w:name w:val="heading 6"/>
    <w:basedOn w:val="Normal"/>
    <w:next w:val="BodyText"/>
    <w:link w:val="Heading6Char"/>
    <w:uiPriority w:val="9"/>
    <w:qFormat/>
    <w:locked/>
    <w:rsid w:val="00284DF0"/>
    <w:pPr>
      <w:numPr>
        <w:ilvl w:val="5"/>
        <w:numId w:val="10"/>
      </w:numPr>
      <w:outlineLvl w:val="5"/>
    </w:pPr>
    <w:rPr>
      <w:lang w:val="en-CA" w:eastAsia="zh-CN"/>
    </w:rPr>
  </w:style>
  <w:style w:type="paragraph" w:styleId="Heading7">
    <w:name w:val="heading 7"/>
    <w:basedOn w:val="Normal"/>
    <w:next w:val="BodyText"/>
    <w:link w:val="Heading7Char"/>
    <w:uiPriority w:val="9"/>
    <w:qFormat/>
    <w:locked/>
    <w:rsid w:val="00284DF0"/>
    <w:pPr>
      <w:numPr>
        <w:ilvl w:val="6"/>
        <w:numId w:val="10"/>
      </w:numPr>
      <w:outlineLvl w:val="6"/>
    </w:pPr>
    <w:rPr>
      <w:lang w:val="en-CA" w:eastAsia="zh-CN"/>
    </w:rPr>
  </w:style>
  <w:style w:type="paragraph" w:styleId="Heading8">
    <w:name w:val="heading 8"/>
    <w:basedOn w:val="Normal"/>
    <w:next w:val="BodyText"/>
    <w:link w:val="Heading8Char"/>
    <w:uiPriority w:val="9"/>
    <w:qFormat/>
    <w:locked/>
    <w:rsid w:val="00284DF0"/>
    <w:pPr>
      <w:numPr>
        <w:ilvl w:val="7"/>
        <w:numId w:val="10"/>
      </w:numPr>
      <w:spacing w:before="240" w:after="60"/>
      <w:outlineLvl w:val="7"/>
    </w:pPr>
    <w:rPr>
      <w:rFonts w:ascii="Arial" w:hAnsi="Arial" w:cs="Arial"/>
      <w:i/>
      <w:iCs/>
      <w:lang w:val="en-CA" w:eastAsia="zh-CN"/>
    </w:rPr>
  </w:style>
  <w:style w:type="paragraph" w:styleId="Heading9">
    <w:name w:val="heading 9"/>
    <w:basedOn w:val="Normal"/>
    <w:next w:val="BodyText"/>
    <w:link w:val="Heading9Char"/>
    <w:uiPriority w:val="9"/>
    <w:qFormat/>
    <w:locked/>
    <w:rsid w:val="00284DF0"/>
    <w:pPr>
      <w:numPr>
        <w:ilvl w:val="8"/>
        <w:numId w:val="10"/>
      </w:numPr>
      <w:spacing w:before="240" w:after="60"/>
      <w:outlineLvl w:val="8"/>
    </w:pPr>
    <w:rPr>
      <w:rFonts w:ascii="Arial" w:hAnsi="Arial" w:cs="Arial"/>
      <w:i/>
      <w:iCs/>
      <w:sz w:val="18"/>
      <w:szCs w:val="18"/>
      <w:lang w:val="en-CA"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1 Char,Heading 1 Char Char Char,1 Char Char Char,h1 Char Char Char,Header 1 Char Char Char,II+ Char Char Char,I Char Char Char,Heading1 Char Char Char,H1-Heading 1 Char Char Char,Legal Line 1 Char Char Char,H1 Char Char Char"/>
    <w:basedOn w:val="DefaultParagraphFont"/>
    <w:uiPriority w:val="9"/>
    <w:rsid w:val="00FC4A08"/>
    <w:rPr>
      <w:rFonts w:ascii="Cambria" w:eastAsia="Times New Roman" w:hAnsi="Cambria" w:cs="Times New Roman"/>
      <w:b/>
      <w:bCs/>
      <w:kern w:val="32"/>
      <w:sz w:val="32"/>
      <w:szCs w:val="32"/>
      <w:lang w:val="en-US" w:eastAsia="en-US" w:bidi="he-IL"/>
    </w:rPr>
  </w:style>
  <w:style w:type="character" w:customStyle="1" w:styleId="Heading2Char">
    <w:name w:val="Heading 2 Char"/>
    <w:aliases w:val="h2 Char,H2 Char,2nd level Char,I2 Char,Section Title Char,l2 Char,2 Char,level 2 Head Char,level 2 no toc Char,1st level heading Char,A Char,Titre2 Char,A.B.C. Char,TitreProp Char,Header 2 Char,Head 2 Char,ITT t2 Char,1.1 Char,head2 Char"/>
    <w:basedOn w:val="DefaultParagraphFont"/>
    <w:link w:val="Heading2"/>
    <w:uiPriority w:val="9"/>
    <w:locked/>
    <w:rsid w:val="0042405A"/>
    <w:rPr>
      <w:rFonts w:ascii="Arial" w:hAnsi="Arial" w:cs="Arial"/>
      <w:b/>
      <w:bCs/>
      <w:color w:val="0092DD"/>
      <w:sz w:val="32"/>
      <w:szCs w:val="32"/>
      <w:lang w:val="en-US" w:eastAsia="en-US" w:bidi="he-IL"/>
    </w:rPr>
  </w:style>
  <w:style w:type="character" w:customStyle="1" w:styleId="Heading3Char">
    <w:name w:val="Heading 3 Char"/>
    <w:aliases w:val="Heading 3 Char1 Char,Heading 3 Char Char Char,H3 Char Char Char,subhead Char Char Char,h3 Char Char Char,1. Char Char Char,HHHeading Char Char Char,head3 Char Char Char,Kop 3V Char Char Char,L3 Char Char Char,3 Char Char Char"/>
    <w:basedOn w:val="DefaultParagraphFont"/>
    <w:link w:val="Heading3"/>
    <w:uiPriority w:val="9"/>
    <w:locked/>
    <w:rsid w:val="0042405A"/>
    <w:rPr>
      <w:rFonts w:ascii="Arial" w:hAnsi="Arial" w:cs="Arial"/>
      <w:color w:val="000000"/>
      <w:sz w:val="30"/>
      <w:szCs w:val="30"/>
      <w:lang w:val="en-US" w:eastAsia="en-US" w:bidi="he-IL"/>
    </w:rPr>
  </w:style>
  <w:style w:type="character" w:customStyle="1" w:styleId="Heading4Char">
    <w:name w:val="Heading 4 Char"/>
    <w:aliases w:val="h4 Char Char,a. Char Char,Map Title Char Char,Sub sub heading Char Char,Alt+4 Char Char,Alt+41 Char Char,Alt+42 Char Char,Alt+43 Char Char,Alt+411 Char Char,Alt+421 Char Char,Alt+44 Char Char,Alt+412 Char Char,Alt+422 Char Char,h4 Char1"/>
    <w:basedOn w:val="DefaultParagraphFont"/>
    <w:link w:val="Heading4"/>
    <w:uiPriority w:val="9"/>
    <w:locked/>
    <w:rsid w:val="0042405A"/>
    <w:rPr>
      <w:rFonts w:ascii="Arial" w:hAnsi="Arial" w:cs="Arial"/>
      <w:color w:val="6D6E71"/>
      <w:sz w:val="28"/>
      <w:szCs w:val="28"/>
      <w:lang w:val="en-US" w:eastAsia="en-US" w:bidi="he-IL"/>
    </w:rPr>
  </w:style>
  <w:style w:type="character" w:customStyle="1" w:styleId="Heading5Char">
    <w:name w:val="Heading 5 Char"/>
    <w:basedOn w:val="DefaultParagraphFont"/>
    <w:link w:val="Heading5"/>
    <w:uiPriority w:val="9"/>
    <w:locked/>
    <w:rsid w:val="0042405A"/>
    <w:rPr>
      <w:rFonts w:ascii="Arial" w:hAnsi="Arial" w:cs="Arial"/>
      <w:i/>
      <w:iCs/>
      <w:color w:val="0092DD"/>
      <w:sz w:val="28"/>
      <w:szCs w:val="28"/>
      <w:lang w:val="en-US" w:eastAsia="en-US" w:bidi="he-IL"/>
    </w:rPr>
  </w:style>
  <w:style w:type="character" w:customStyle="1" w:styleId="Heading1Char3">
    <w:name w:val="Heading 1 Char3"/>
    <w:aliases w:val="Heading 1 Char1 Char2,Heading 1 Char Char Char2,1 Char Char Char2,h1 Char Char Char2,Header 1 Char Char Char2,II+ Char Char Char2,I Char Char Char2,Heading1 Char Char Char2,H1-Heading 1 Char Char Char2,Legal Line 1 Char Char Char2"/>
    <w:basedOn w:val="DefaultParagraphFont"/>
    <w:uiPriority w:val="99"/>
    <w:locked/>
    <w:rsid w:val="0042405A"/>
    <w:rPr>
      <w:rFonts w:ascii="Cambria" w:hAnsi="Cambria" w:cs="Times New Roman"/>
      <w:b/>
      <w:bCs/>
      <w:kern w:val="32"/>
      <w:sz w:val="32"/>
      <w:szCs w:val="32"/>
      <w:lang w:val="en-US" w:eastAsia="en-US" w:bidi="he-IL"/>
    </w:rPr>
  </w:style>
  <w:style w:type="paragraph" w:styleId="Header">
    <w:name w:val="header"/>
    <w:basedOn w:val="Normal"/>
    <w:link w:val="HeaderChar"/>
    <w:rsid w:val="006E5846"/>
    <w:pPr>
      <w:tabs>
        <w:tab w:val="center" w:pos="4320"/>
        <w:tab w:val="right" w:pos="8640"/>
      </w:tabs>
    </w:pPr>
    <w:rPr>
      <w:rFonts w:ascii="Arial" w:hAnsi="Arial" w:cs="Arial"/>
      <w:color w:val="6D6E71"/>
      <w:sz w:val="17"/>
      <w:szCs w:val="17"/>
    </w:rPr>
  </w:style>
  <w:style w:type="character" w:customStyle="1" w:styleId="HeaderChar">
    <w:name w:val="Header Char"/>
    <w:basedOn w:val="DefaultParagraphFont"/>
    <w:link w:val="Header"/>
    <w:uiPriority w:val="99"/>
    <w:semiHidden/>
    <w:locked/>
    <w:rsid w:val="0042405A"/>
    <w:rPr>
      <w:rFonts w:cs="Times New Roman"/>
      <w:sz w:val="24"/>
      <w:szCs w:val="24"/>
      <w:lang w:val="en-US" w:eastAsia="en-US" w:bidi="he-IL"/>
    </w:rPr>
  </w:style>
  <w:style w:type="paragraph" w:styleId="Footer">
    <w:name w:val="footer"/>
    <w:basedOn w:val="Normal"/>
    <w:link w:val="FooterChar"/>
    <w:rsid w:val="006E5846"/>
    <w:pPr>
      <w:pBdr>
        <w:top w:val="single" w:sz="4" w:space="7" w:color="0092DD"/>
      </w:pBdr>
      <w:tabs>
        <w:tab w:val="right" w:pos="8640"/>
      </w:tabs>
      <w:spacing w:before="1200"/>
    </w:pPr>
    <w:rPr>
      <w:rFonts w:ascii="Arial" w:hAnsi="Arial" w:cs="Arial"/>
      <w:color w:val="000000"/>
      <w:sz w:val="18"/>
      <w:szCs w:val="18"/>
    </w:rPr>
  </w:style>
  <w:style w:type="character" w:customStyle="1" w:styleId="FooterChar">
    <w:name w:val="Footer Char"/>
    <w:basedOn w:val="DefaultParagraphFont"/>
    <w:link w:val="Footer"/>
    <w:uiPriority w:val="99"/>
    <w:semiHidden/>
    <w:locked/>
    <w:rsid w:val="0042405A"/>
    <w:rPr>
      <w:rFonts w:cs="Times New Roman"/>
      <w:sz w:val="24"/>
      <w:szCs w:val="24"/>
      <w:lang w:val="en-US" w:eastAsia="en-US" w:bidi="he-IL"/>
    </w:rPr>
  </w:style>
  <w:style w:type="paragraph" w:styleId="TOC4">
    <w:name w:val="toc 4"/>
    <w:basedOn w:val="Normal"/>
    <w:uiPriority w:val="39"/>
    <w:rsid w:val="006E5846"/>
    <w:pPr>
      <w:tabs>
        <w:tab w:val="left" w:pos="547"/>
        <w:tab w:val="left" w:pos="1440"/>
        <w:tab w:val="right" w:pos="8640"/>
      </w:tabs>
      <w:spacing w:before="240" w:after="20"/>
      <w:ind w:left="1440" w:right="864" w:hanging="1440"/>
      <w:jc w:val="both"/>
    </w:pPr>
    <w:rPr>
      <w:rFonts w:ascii="Arial" w:hAnsi="Arial" w:cs="Arial"/>
      <w:caps/>
      <w:color w:val="0092DD"/>
      <w:sz w:val="20"/>
      <w:szCs w:val="20"/>
    </w:rPr>
  </w:style>
  <w:style w:type="paragraph" w:customStyle="1" w:styleId="DocumentName">
    <w:name w:val="Document Name"/>
    <w:uiPriority w:val="99"/>
    <w:rsid w:val="006E5846"/>
    <w:pPr>
      <w:spacing w:before="480" w:after="440" w:line="560" w:lineRule="exact"/>
    </w:pPr>
    <w:rPr>
      <w:rFonts w:ascii="Arial" w:hAnsi="Arial" w:cs="Arial"/>
      <w:caps/>
      <w:color w:val="0092DD"/>
      <w:sz w:val="40"/>
      <w:szCs w:val="40"/>
      <w:lang w:val="en-US" w:eastAsia="en-US" w:bidi="he-IL"/>
    </w:rPr>
  </w:style>
  <w:style w:type="paragraph" w:customStyle="1" w:styleId="ProposalTitle">
    <w:name w:val="Proposal Title"/>
    <w:uiPriority w:val="99"/>
    <w:rsid w:val="006E5846"/>
    <w:pPr>
      <w:spacing w:before="240" w:after="280" w:line="440" w:lineRule="exact"/>
    </w:pPr>
    <w:rPr>
      <w:color w:val="000000"/>
      <w:sz w:val="36"/>
      <w:szCs w:val="36"/>
      <w:lang w:val="en-US" w:eastAsia="en-US" w:bidi="he-IL"/>
    </w:rPr>
  </w:style>
  <w:style w:type="paragraph" w:customStyle="1" w:styleId="ProposalDate">
    <w:name w:val="Proposal Date"/>
    <w:uiPriority w:val="99"/>
    <w:rsid w:val="006E5846"/>
    <w:pPr>
      <w:spacing w:before="240" w:after="720" w:line="280" w:lineRule="exact"/>
    </w:pPr>
    <w:rPr>
      <w:rFonts w:ascii="Arial" w:hAnsi="Arial" w:cs="Arial"/>
      <w:color w:val="6D6E71"/>
      <w:sz w:val="24"/>
      <w:szCs w:val="24"/>
      <w:lang w:val="en-US" w:eastAsia="en-US" w:bidi="he-IL"/>
    </w:rPr>
  </w:style>
  <w:style w:type="paragraph" w:customStyle="1" w:styleId="ContactList">
    <w:name w:val="Contact List"/>
    <w:rsid w:val="006E5846"/>
    <w:pPr>
      <w:spacing w:after="60" w:line="280" w:lineRule="exact"/>
    </w:pPr>
    <w:rPr>
      <w:color w:val="000000"/>
      <w:lang w:val="en-US" w:eastAsia="en-US" w:bidi="he-IL"/>
    </w:rPr>
  </w:style>
  <w:style w:type="paragraph" w:customStyle="1" w:styleId="Contents">
    <w:name w:val="Contents"/>
    <w:uiPriority w:val="99"/>
    <w:rsid w:val="006E5846"/>
    <w:pPr>
      <w:spacing w:after="600"/>
      <w:ind w:left="547" w:hanging="547"/>
    </w:pPr>
    <w:rPr>
      <w:rFonts w:ascii="Arial" w:hAnsi="Arial" w:cs="Arial"/>
      <w:caps/>
      <w:color w:val="0092DD"/>
      <w:sz w:val="34"/>
      <w:szCs w:val="34"/>
      <w:lang w:val="en-US" w:eastAsia="en-US" w:bidi="he-IL"/>
    </w:rPr>
  </w:style>
  <w:style w:type="paragraph" w:styleId="BodyText">
    <w:name w:val="Body Text"/>
    <w:aliases w:val="bt,ändrad,body text,body text1,bt1,body text2,bt2,body text11,bt11,body text3,bt3,paragraph 2,paragraph 21,EHPT,Body Text2,b,body text4,body text5,body text6,body text7,body text8,body text9,body text21,body text31,body text41,Bodytex"/>
    <w:basedOn w:val="Normal"/>
    <w:link w:val="BodyTextChar"/>
    <w:rsid w:val="00CA2CEB"/>
    <w:pPr>
      <w:spacing w:after="440" w:line="300" w:lineRule="exact"/>
      <w:jc w:val="both"/>
    </w:pPr>
    <w:rPr>
      <w:color w:val="000000"/>
    </w:rPr>
  </w:style>
  <w:style w:type="character" w:customStyle="1" w:styleId="BodyTextChar">
    <w:name w:val="Body Text Char"/>
    <w:aliases w:val="bt Char,ändrad Char,body text Char,body text1 Char,bt1 Char,body text2 Char,bt2 Char,body text11 Char,bt11 Char,body text3 Char,bt3 Char,paragraph 2 Char,paragraph 21 Char,EHPT Char,Body Text2 Char,b Char,body text4 Char,body text5 Char"/>
    <w:basedOn w:val="DefaultParagraphFont"/>
    <w:link w:val="BodyText"/>
    <w:locked/>
    <w:rsid w:val="004354FD"/>
    <w:rPr>
      <w:rFonts w:cs="Times New Roman"/>
      <w:color w:val="000000"/>
      <w:sz w:val="24"/>
      <w:szCs w:val="24"/>
      <w:lang w:val="en-US" w:eastAsia="en-US" w:bidi="he-IL"/>
    </w:rPr>
  </w:style>
  <w:style w:type="paragraph" w:styleId="TOC1">
    <w:name w:val="toc 1"/>
    <w:basedOn w:val="Normal"/>
    <w:uiPriority w:val="39"/>
    <w:rsid w:val="006E5846"/>
    <w:pPr>
      <w:tabs>
        <w:tab w:val="left" w:pos="547"/>
        <w:tab w:val="left" w:pos="1440"/>
        <w:tab w:val="right" w:pos="8640"/>
      </w:tabs>
      <w:spacing w:before="240" w:after="20"/>
      <w:ind w:left="547" w:right="864" w:hanging="547"/>
      <w:jc w:val="both"/>
    </w:pPr>
    <w:rPr>
      <w:rFonts w:ascii="Arial" w:hAnsi="Arial" w:cs="Arial"/>
      <w:caps/>
      <w:color w:val="0092DD"/>
      <w:sz w:val="20"/>
      <w:szCs w:val="20"/>
    </w:rPr>
  </w:style>
  <w:style w:type="paragraph" w:styleId="TOC2">
    <w:name w:val="toc 2"/>
    <w:basedOn w:val="Normal"/>
    <w:uiPriority w:val="39"/>
    <w:rsid w:val="006E5846"/>
    <w:pPr>
      <w:tabs>
        <w:tab w:val="right" w:pos="8640"/>
      </w:tabs>
      <w:spacing w:after="20" w:line="260" w:lineRule="exact"/>
      <w:ind w:left="547" w:right="864" w:hanging="547"/>
      <w:jc w:val="both"/>
    </w:pPr>
    <w:rPr>
      <w:rFonts w:ascii="Arial" w:hAnsi="Arial" w:cs="Arial"/>
      <w:color w:val="000000"/>
      <w:sz w:val="20"/>
      <w:szCs w:val="20"/>
    </w:rPr>
  </w:style>
  <w:style w:type="paragraph" w:styleId="TOC3">
    <w:name w:val="toc 3"/>
    <w:basedOn w:val="Normal"/>
    <w:uiPriority w:val="39"/>
    <w:rsid w:val="006E5846"/>
    <w:pPr>
      <w:tabs>
        <w:tab w:val="right" w:pos="8640"/>
      </w:tabs>
      <w:spacing w:after="20" w:line="260" w:lineRule="exact"/>
      <w:ind w:left="1267" w:right="864" w:hanging="720"/>
      <w:jc w:val="both"/>
    </w:pPr>
    <w:rPr>
      <w:rFonts w:ascii="Arial" w:hAnsi="Arial" w:cs="Arial"/>
      <w:color w:val="000000"/>
      <w:sz w:val="20"/>
      <w:szCs w:val="20"/>
    </w:rPr>
  </w:style>
  <w:style w:type="paragraph" w:customStyle="1" w:styleId="TOCConfidentiality">
    <w:name w:val="TOC Confidentiality"/>
    <w:uiPriority w:val="99"/>
    <w:rsid w:val="006E5846"/>
    <w:pPr>
      <w:tabs>
        <w:tab w:val="right" w:pos="8640"/>
      </w:tabs>
      <w:spacing w:after="120"/>
      <w:jc w:val="both"/>
    </w:pPr>
    <w:rPr>
      <w:rFonts w:ascii="Arial" w:hAnsi="Arial" w:cs="Arial"/>
      <w:color w:val="000000"/>
      <w:sz w:val="16"/>
      <w:szCs w:val="16"/>
      <w:lang w:val="en-US" w:eastAsia="en-US" w:bidi="he-IL"/>
    </w:rPr>
  </w:style>
  <w:style w:type="paragraph" w:styleId="TOC5">
    <w:name w:val="toc 5"/>
    <w:basedOn w:val="Normal"/>
    <w:next w:val="Normal"/>
    <w:autoRedefine/>
    <w:uiPriority w:val="99"/>
    <w:semiHidden/>
    <w:rsid w:val="006E5846"/>
    <w:pPr>
      <w:ind w:left="960"/>
    </w:pPr>
  </w:style>
  <w:style w:type="paragraph" w:styleId="TOC6">
    <w:name w:val="toc 6"/>
    <w:basedOn w:val="Normal"/>
    <w:next w:val="Normal"/>
    <w:autoRedefine/>
    <w:uiPriority w:val="99"/>
    <w:semiHidden/>
    <w:rsid w:val="006E5846"/>
    <w:pPr>
      <w:ind w:left="1200"/>
    </w:pPr>
  </w:style>
  <w:style w:type="paragraph" w:styleId="TOC7">
    <w:name w:val="toc 7"/>
    <w:basedOn w:val="Normal"/>
    <w:next w:val="Normal"/>
    <w:autoRedefine/>
    <w:uiPriority w:val="99"/>
    <w:semiHidden/>
    <w:rsid w:val="006E5846"/>
    <w:pPr>
      <w:ind w:left="1440"/>
    </w:pPr>
  </w:style>
  <w:style w:type="paragraph" w:styleId="TOC8">
    <w:name w:val="toc 8"/>
    <w:basedOn w:val="Normal"/>
    <w:next w:val="Normal"/>
    <w:autoRedefine/>
    <w:uiPriority w:val="99"/>
    <w:semiHidden/>
    <w:rsid w:val="006E5846"/>
    <w:pPr>
      <w:ind w:left="1680"/>
    </w:pPr>
  </w:style>
  <w:style w:type="paragraph" w:styleId="TOC9">
    <w:name w:val="toc 9"/>
    <w:basedOn w:val="Normal"/>
    <w:next w:val="Normal"/>
    <w:autoRedefine/>
    <w:uiPriority w:val="99"/>
    <w:semiHidden/>
    <w:rsid w:val="006E5846"/>
    <w:pPr>
      <w:ind w:left="1920"/>
    </w:pPr>
  </w:style>
  <w:style w:type="character" w:styleId="PageNumber">
    <w:name w:val="page number"/>
    <w:basedOn w:val="DefaultParagraphFont"/>
    <w:uiPriority w:val="99"/>
    <w:rsid w:val="006E5846"/>
    <w:rPr>
      <w:rFonts w:cs="Times New Roman"/>
    </w:rPr>
  </w:style>
  <w:style w:type="paragraph" w:styleId="DocumentMap">
    <w:name w:val="Document Map"/>
    <w:basedOn w:val="Normal"/>
    <w:link w:val="DocumentMapChar"/>
    <w:uiPriority w:val="99"/>
    <w:semiHidden/>
    <w:rsid w:val="006E5846"/>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locked/>
    <w:rsid w:val="0042405A"/>
    <w:rPr>
      <w:rFonts w:cs="Times New Roman"/>
      <w:sz w:val="2"/>
      <w:lang w:val="en-US" w:eastAsia="en-US" w:bidi="he-IL"/>
    </w:rPr>
  </w:style>
  <w:style w:type="paragraph" w:customStyle="1" w:styleId="TableHeaderCopy">
    <w:name w:val="Table Header Copy"/>
    <w:basedOn w:val="Normal"/>
    <w:uiPriority w:val="99"/>
    <w:rsid w:val="006E5846"/>
    <w:rPr>
      <w:rFonts w:ascii="Arial" w:hAnsi="Arial" w:cs="Arial"/>
      <w:caps/>
      <w:sz w:val="20"/>
      <w:lang w:bidi="ar-SA"/>
    </w:rPr>
  </w:style>
  <w:style w:type="character" w:styleId="Hyperlink">
    <w:name w:val="Hyperlink"/>
    <w:basedOn w:val="DefaultParagraphFont"/>
    <w:uiPriority w:val="99"/>
    <w:rsid w:val="006E5846"/>
    <w:rPr>
      <w:rFonts w:cs="Times New Roman"/>
      <w:color w:val="0000FF"/>
      <w:u w:val="single"/>
    </w:rPr>
  </w:style>
  <w:style w:type="paragraph" w:customStyle="1" w:styleId="AppendixHeading1">
    <w:name w:val="Appendix Heading1"/>
    <w:next w:val="BodyText"/>
    <w:uiPriority w:val="99"/>
    <w:rsid w:val="00B36FC3"/>
    <w:pPr>
      <w:numPr>
        <w:numId w:val="7"/>
      </w:numPr>
      <w:spacing w:before="240" w:after="800"/>
    </w:pPr>
    <w:rPr>
      <w:rFonts w:ascii="Arial" w:hAnsi="Arial" w:cs="Arial"/>
      <w:caps/>
      <w:color w:val="0092DD"/>
      <w:sz w:val="34"/>
      <w:szCs w:val="34"/>
      <w:lang w:val="en-US" w:eastAsia="en-US" w:bidi="he-IL"/>
    </w:rPr>
  </w:style>
  <w:style w:type="paragraph" w:customStyle="1" w:styleId="AppendixHeading2">
    <w:name w:val="Appendix Heading2"/>
    <w:next w:val="BodyText"/>
    <w:uiPriority w:val="99"/>
    <w:rsid w:val="00B36FC3"/>
    <w:pPr>
      <w:keepNext/>
      <w:keepLines/>
      <w:numPr>
        <w:ilvl w:val="1"/>
        <w:numId w:val="7"/>
      </w:numPr>
      <w:spacing w:before="240" w:after="60"/>
    </w:pPr>
    <w:rPr>
      <w:rFonts w:ascii="Arial" w:hAnsi="Arial" w:cs="Arial"/>
      <w:color w:val="0092DD"/>
      <w:sz w:val="30"/>
      <w:szCs w:val="30"/>
      <w:lang w:val="en-US" w:eastAsia="en-US" w:bidi="he-IL"/>
    </w:rPr>
  </w:style>
  <w:style w:type="paragraph" w:customStyle="1" w:styleId="AppendixHeading3">
    <w:name w:val="Appendix Heading3"/>
    <w:next w:val="BodyText"/>
    <w:uiPriority w:val="99"/>
    <w:rsid w:val="00B36FC3"/>
    <w:pPr>
      <w:keepNext/>
      <w:keepLines/>
      <w:numPr>
        <w:ilvl w:val="2"/>
        <w:numId w:val="7"/>
      </w:numPr>
      <w:tabs>
        <w:tab w:val="left" w:pos="1008"/>
      </w:tabs>
      <w:spacing w:before="240" w:after="60"/>
    </w:pPr>
    <w:rPr>
      <w:rFonts w:ascii="Arial" w:hAnsi="Arial" w:cs="Arial"/>
      <w:color w:val="000000"/>
      <w:sz w:val="28"/>
      <w:szCs w:val="28"/>
      <w:lang w:val="en-US" w:eastAsia="en-US" w:bidi="he-IL"/>
    </w:rPr>
  </w:style>
  <w:style w:type="paragraph" w:customStyle="1" w:styleId="AppendixHeading4">
    <w:name w:val="Appendix Heading4"/>
    <w:next w:val="BodyText"/>
    <w:uiPriority w:val="99"/>
    <w:rsid w:val="00B36FC3"/>
    <w:pPr>
      <w:keepNext/>
      <w:numPr>
        <w:ilvl w:val="3"/>
        <w:numId w:val="7"/>
      </w:numPr>
      <w:tabs>
        <w:tab w:val="left" w:pos="1152"/>
      </w:tabs>
      <w:spacing w:before="240" w:after="60"/>
    </w:pPr>
    <w:rPr>
      <w:rFonts w:ascii="Arial" w:hAnsi="Arial" w:cs="Arial"/>
      <w:color w:val="6D6E71"/>
      <w:sz w:val="28"/>
      <w:szCs w:val="28"/>
      <w:lang w:val="en-US" w:eastAsia="en-US" w:bidi="he-IL"/>
    </w:rPr>
  </w:style>
  <w:style w:type="paragraph" w:customStyle="1" w:styleId="AppendixHeading5">
    <w:name w:val="Appendix Heading5"/>
    <w:next w:val="BodyText"/>
    <w:uiPriority w:val="99"/>
    <w:rsid w:val="00B36FC3"/>
    <w:pPr>
      <w:keepNext/>
      <w:numPr>
        <w:ilvl w:val="4"/>
        <w:numId w:val="7"/>
      </w:numPr>
      <w:spacing w:before="240" w:after="60"/>
    </w:pPr>
    <w:rPr>
      <w:rFonts w:ascii="Arial" w:hAnsi="Arial" w:cs="Arial"/>
      <w:color w:val="6D6E71"/>
      <w:sz w:val="28"/>
      <w:szCs w:val="28"/>
      <w:lang w:val="en-US" w:eastAsia="en-US" w:bidi="he-IL"/>
    </w:rPr>
  </w:style>
  <w:style w:type="paragraph" w:customStyle="1" w:styleId="TableHeader">
    <w:name w:val="Table Header"/>
    <w:uiPriority w:val="99"/>
    <w:rsid w:val="006E5846"/>
    <w:pPr>
      <w:spacing w:before="80" w:after="80"/>
    </w:pPr>
    <w:rPr>
      <w:rFonts w:ascii="Arial" w:hAnsi="Arial" w:cs="Arial"/>
      <w:b/>
      <w:bCs/>
      <w:caps/>
      <w:color w:val="FFFFFF"/>
      <w:lang w:val="en-US" w:eastAsia="en-US" w:bidi="he-IL"/>
    </w:rPr>
  </w:style>
  <w:style w:type="paragraph" w:customStyle="1" w:styleId="TableBodyCopy">
    <w:name w:val="Table Body Copy"/>
    <w:basedOn w:val="TableHeaderCopy"/>
    <w:uiPriority w:val="99"/>
    <w:rsid w:val="006E5846"/>
    <w:pPr>
      <w:framePr w:hSpace="187" w:wrap="auto" w:vAnchor="text" w:hAnchor="text" w:y="1"/>
      <w:spacing w:after="60" w:line="300" w:lineRule="exact"/>
      <w:suppressOverlap/>
    </w:pPr>
    <w:rPr>
      <w:rFonts w:ascii="Times" w:hAnsi="Times"/>
      <w:caps w:val="0"/>
    </w:rPr>
  </w:style>
  <w:style w:type="paragraph" w:customStyle="1" w:styleId="TableBodyCopyARIAL">
    <w:name w:val="Table Body Copy ARIAL"/>
    <w:basedOn w:val="TableBodyCopy"/>
    <w:uiPriority w:val="99"/>
    <w:rsid w:val="006E5846"/>
    <w:pPr>
      <w:framePr w:wrap="auto"/>
      <w:spacing w:after="240"/>
    </w:pPr>
    <w:rPr>
      <w:rFonts w:ascii="Arial" w:hAnsi="Arial"/>
      <w:sz w:val="21"/>
    </w:rPr>
  </w:style>
  <w:style w:type="paragraph" w:customStyle="1" w:styleId="TOCFooter">
    <w:name w:val="TOC Footer"/>
    <w:uiPriority w:val="99"/>
    <w:rsid w:val="006E5846"/>
    <w:pPr>
      <w:pBdr>
        <w:top w:val="single" w:sz="4" w:space="7" w:color="0092DD"/>
      </w:pBdr>
      <w:spacing w:before="360"/>
    </w:pPr>
    <w:rPr>
      <w:rFonts w:ascii="Arial" w:hAnsi="Arial" w:cs="Arial"/>
      <w:sz w:val="16"/>
      <w:szCs w:val="16"/>
      <w:lang w:val="en-US" w:eastAsia="en-US" w:bidi="he-IL"/>
    </w:rPr>
  </w:style>
  <w:style w:type="paragraph" w:customStyle="1" w:styleId="TableText">
    <w:name w:val="Table Text"/>
    <w:uiPriority w:val="99"/>
    <w:rsid w:val="006E5846"/>
    <w:pPr>
      <w:spacing w:before="80" w:after="80"/>
    </w:pPr>
    <w:rPr>
      <w:color w:val="000000"/>
      <w:lang w:val="en-US" w:eastAsia="en-US" w:bidi="he-IL"/>
    </w:rPr>
  </w:style>
  <w:style w:type="paragraph" w:customStyle="1" w:styleId="TableCurrency">
    <w:name w:val="Table Currency"/>
    <w:uiPriority w:val="99"/>
    <w:rsid w:val="006E5846"/>
    <w:pPr>
      <w:spacing w:before="80" w:after="80"/>
      <w:ind w:right="288"/>
      <w:jc w:val="right"/>
    </w:pPr>
    <w:rPr>
      <w:rFonts w:ascii="Arial" w:hAnsi="Arial" w:cs="Arial"/>
      <w:color w:val="000000"/>
      <w:lang w:val="en-US" w:eastAsia="en-US" w:bidi="he-IL"/>
    </w:rPr>
  </w:style>
  <w:style w:type="paragraph" w:customStyle="1" w:styleId="TableNumber">
    <w:name w:val="Table Number"/>
    <w:uiPriority w:val="99"/>
    <w:rsid w:val="006E5846"/>
    <w:pPr>
      <w:spacing w:before="80" w:after="80"/>
      <w:jc w:val="center"/>
    </w:pPr>
    <w:rPr>
      <w:rFonts w:ascii="Arial" w:hAnsi="Arial" w:cs="Arial"/>
      <w:color w:val="000000"/>
      <w:lang w:val="en-US" w:eastAsia="en-US" w:bidi="he-IL"/>
    </w:rPr>
  </w:style>
  <w:style w:type="paragraph" w:customStyle="1" w:styleId="NotesTitle">
    <w:name w:val="Notes Title"/>
    <w:next w:val="NotesNumbering"/>
    <w:uiPriority w:val="99"/>
    <w:rsid w:val="006E5846"/>
    <w:pPr>
      <w:spacing w:before="120" w:after="180"/>
    </w:pPr>
    <w:rPr>
      <w:rFonts w:ascii="Arial" w:hAnsi="Arial" w:cs="Arial"/>
      <w:caps/>
      <w:color w:val="000000"/>
      <w:lang w:val="en-US" w:eastAsia="en-US" w:bidi="he-IL"/>
    </w:rPr>
  </w:style>
  <w:style w:type="paragraph" w:customStyle="1" w:styleId="NotesNumbering">
    <w:name w:val="Notes Numbering"/>
    <w:uiPriority w:val="99"/>
    <w:rsid w:val="006E5846"/>
    <w:pPr>
      <w:numPr>
        <w:numId w:val="1"/>
      </w:numPr>
      <w:spacing w:before="20" w:after="220"/>
      <w:jc w:val="both"/>
    </w:pPr>
    <w:rPr>
      <w:rFonts w:ascii="Arial" w:hAnsi="Arial" w:cs="Arial"/>
      <w:color w:val="000000"/>
      <w:lang w:val="en-US" w:eastAsia="en-US" w:bidi="he-IL"/>
    </w:rPr>
  </w:style>
  <w:style w:type="paragraph" w:customStyle="1" w:styleId="FigureTitle">
    <w:name w:val="Figure Title"/>
    <w:next w:val="BodyTextFigure"/>
    <w:uiPriority w:val="99"/>
    <w:rsid w:val="006E5846"/>
    <w:pPr>
      <w:keepNext/>
      <w:spacing w:before="120" w:after="360"/>
    </w:pPr>
    <w:rPr>
      <w:rFonts w:ascii="Arial" w:hAnsi="Arial" w:cs="Arial"/>
      <w:color w:val="000000"/>
      <w:sz w:val="24"/>
      <w:szCs w:val="24"/>
      <w:lang w:val="en-US" w:eastAsia="en-US" w:bidi="he-IL"/>
    </w:rPr>
  </w:style>
  <w:style w:type="paragraph" w:customStyle="1" w:styleId="FigureCaption">
    <w:name w:val="Figure Caption"/>
    <w:uiPriority w:val="99"/>
    <w:rsid w:val="006E5846"/>
    <w:pPr>
      <w:spacing w:after="660" w:line="240" w:lineRule="exact"/>
      <w:jc w:val="both"/>
    </w:pPr>
    <w:rPr>
      <w:rFonts w:ascii="Arial" w:hAnsi="Arial" w:cs="Arial"/>
      <w:color w:val="000000"/>
      <w:sz w:val="18"/>
      <w:szCs w:val="18"/>
      <w:lang w:val="en-US" w:eastAsia="en-US" w:bidi="he-IL"/>
    </w:rPr>
  </w:style>
  <w:style w:type="paragraph" w:styleId="Caption">
    <w:name w:val="caption"/>
    <w:basedOn w:val="Normal"/>
    <w:next w:val="Normal"/>
    <w:uiPriority w:val="99"/>
    <w:qFormat/>
    <w:rsid w:val="006E5846"/>
    <w:pPr>
      <w:spacing w:before="120" w:after="120"/>
    </w:pPr>
    <w:rPr>
      <w:b/>
      <w:bCs/>
      <w:sz w:val="20"/>
      <w:szCs w:val="20"/>
    </w:rPr>
  </w:style>
  <w:style w:type="paragraph" w:customStyle="1" w:styleId="BulletLevel1">
    <w:name w:val="Bullet Level1"/>
    <w:link w:val="BulletLevel1Char"/>
    <w:uiPriority w:val="99"/>
    <w:rsid w:val="006E5846"/>
    <w:pPr>
      <w:numPr>
        <w:numId w:val="4"/>
      </w:numPr>
      <w:spacing w:after="120" w:line="300" w:lineRule="exact"/>
      <w:jc w:val="both"/>
    </w:pPr>
    <w:rPr>
      <w:color w:val="000000"/>
      <w:sz w:val="24"/>
      <w:szCs w:val="24"/>
      <w:lang w:val="en-US" w:eastAsia="en-US" w:bidi="he-IL"/>
    </w:rPr>
  </w:style>
  <w:style w:type="paragraph" w:customStyle="1" w:styleId="BulletLevel2">
    <w:name w:val="Bullet Level2"/>
    <w:uiPriority w:val="99"/>
    <w:rsid w:val="006E5846"/>
    <w:pPr>
      <w:numPr>
        <w:ilvl w:val="1"/>
        <w:numId w:val="4"/>
      </w:numPr>
      <w:spacing w:after="120" w:line="300" w:lineRule="exact"/>
      <w:jc w:val="both"/>
    </w:pPr>
    <w:rPr>
      <w:color w:val="000000"/>
      <w:sz w:val="24"/>
      <w:szCs w:val="24"/>
      <w:lang w:val="en-US" w:eastAsia="en-US" w:bidi="he-IL"/>
    </w:rPr>
  </w:style>
  <w:style w:type="paragraph" w:customStyle="1" w:styleId="BulletLevel3">
    <w:name w:val="Bullet Level3"/>
    <w:uiPriority w:val="99"/>
    <w:rsid w:val="006E5846"/>
    <w:pPr>
      <w:numPr>
        <w:ilvl w:val="2"/>
        <w:numId w:val="4"/>
      </w:numPr>
      <w:spacing w:after="120" w:line="300" w:lineRule="exact"/>
      <w:jc w:val="both"/>
    </w:pPr>
    <w:rPr>
      <w:color w:val="000000"/>
      <w:sz w:val="24"/>
      <w:szCs w:val="24"/>
      <w:lang w:val="en-US" w:eastAsia="en-US" w:bidi="he-IL"/>
    </w:rPr>
  </w:style>
  <w:style w:type="paragraph" w:customStyle="1" w:styleId="ListNumber1">
    <w:name w:val="List Number1"/>
    <w:uiPriority w:val="99"/>
    <w:rsid w:val="00CA2CEB"/>
    <w:pPr>
      <w:numPr>
        <w:numId w:val="8"/>
      </w:numPr>
      <w:spacing w:after="120" w:line="300" w:lineRule="exact"/>
      <w:jc w:val="both"/>
    </w:pPr>
    <w:rPr>
      <w:color w:val="000000"/>
      <w:sz w:val="24"/>
      <w:szCs w:val="24"/>
      <w:lang w:val="en-US" w:eastAsia="en-US" w:bidi="he-IL"/>
    </w:rPr>
  </w:style>
  <w:style w:type="paragraph" w:customStyle="1" w:styleId="List2alpha">
    <w:name w:val="List 2 (alpha)"/>
    <w:basedOn w:val="Normal"/>
    <w:uiPriority w:val="99"/>
    <w:rsid w:val="006E5846"/>
  </w:style>
  <w:style w:type="paragraph" w:customStyle="1" w:styleId="List3roman">
    <w:name w:val="List 3 (roman)"/>
    <w:basedOn w:val="Normal"/>
    <w:uiPriority w:val="99"/>
    <w:rsid w:val="006E5846"/>
    <w:pPr>
      <w:numPr>
        <w:ilvl w:val="2"/>
        <w:numId w:val="2"/>
      </w:numPr>
    </w:pPr>
  </w:style>
  <w:style w:type="paragraph" w:customStyle="1" w:styleId="ListNumber2">
    <w:name w:val="List Number2"/>
    <w:uiPriority w:val="99"/>
    <w:rsid w:val="00CA2CEB"/>
    <w:pPr>
      <w:numPr>
        <w:ilvl w:val="1"/>
        <w:numId w:val="8"/>
      </w:numPr>
      <w:spacing w:after="120" w:line="300" w:lineRule="exact"/>
      <w:jc w:val="both"/>
    </w:pPr>
    <w:rPr>
      <w:color w:val="000000"/>
      <w:sz w:val="24"/>
      <w:szCs w:val="24"/>
      <w:lang w:val="en-US" w:eastAsia="en-US" w:bidi="he-IL"/>
    </w:rPr>
  </w:style>
  <w:style w:type="paragraph" w:customStyle="1" w:styleId="ListNumber30">
    <w:name w:val="List Number3"/>
    <w:uiPriority w:val="99"/>
    <w:rsid w:val="00CA2CEB"/>
    <w:pPr>
      <w:numPr>
        <w:ilvl w:val="2"/>
        <w:numId w:val="9"/>
      </w:numPr>
      <w:spacing w:after="120" w:line="300" w:lineRule="exact"/>
      <w:jc w:val="both"/>
    </w:pPr>
    <w:rPr>
      <w:color w:val="000000"/>
      <w:sz w:val="24"/>
      <w:szCs w:val="24"/>
      <w:lang w:val="en-US" w:eastAsia="en-US" w:bidi="he-IL"/>
    </w:rPr>
  </w:style>
  <w:style w:type="paragraph" w:customStyle="1" w:styleId="ListNumber4">
    <w:name w:val="List Number4"/>
    <w:uiPriority w:val="99"/>
    <w:rsid w:val="006E5846"/>
    <w:pPr>
      <w:numPr>
        <w:numId w:val="3"/>
      </w:numPr>
      <w:spacing w:line="300" w:lineRule="exact"/>
      <w:jc w:val="both"/>
    </w:pPr>
    <w:rPr>
      <w:color w:val="000000"/>
      <w:sz w:val="24"/>
      <w:szCs w:val="24"/>
      <w:lang w:val="en-US" w:eastAsia="en-US" w:bidi="he-IL"/>
    </w:rPr>
  </w:style>
  <w:style w:type="paragraph" w:customStyle="1" w:styleId="ListNumber5">
    <w:name w:val="List Number5"/>
    <w:uiPriority w:val="99"/>
    <w:rsid w:val="006E5846"/>
    <w:pPr>
      <w:numPr>
        <w:ilvl w:val="1"/>
        <w:numId w:val="3"/>
      </w:numPr>
      <w:tabs>
        <w:tab w:val="clear" w:pos="1440"/>
        <w:tab w:val="left" w:pos="1080"/>
      </w:tabs>
      <w:spacing w:line="300" w:lineRule="exact"/>
      <w:jc w:val="both"/>
    </w:pPr>
    <w:rPr>
      <w:color w:val="000000"/>
      <w:sz w:val="24"/>
      <w:szCs w:val="24"/>
      <w:lang w:val="en-US" w:eastAsia="en-US" w:bidi="he-IL"/>
    </w:rPr>
  </w:style>
  <w:style w:type="paragraph" w:customStyle="1" w:styleId="ListNumber6">
    <w:name w:val="List Number6"/>
    <w:uiPriority w:val="99"/>
    <w:rsid w:val="006E5846"/>
    <w:pPr>
      <w:numPr>
        <w:ilvl w:val="2"/>
        <w:numId w:val="3"/>
      </w:numPr>
      <w:spacing w:line="300" w:lineRule="exact"/>
      <w:jc w:val="both"/>
    </w:pPr>
    <w:rPr>
      <w:color w:val="000000"/>
      <w:sz w:val="24"/>
      <w:szCs w:val="24"/>
      <w:lang w:val="en-US" w:eastAsia="en-US" w:bidi="he-IL"/>
    </w:rPr>
  </w:style>
  <w:style w:type="paragraph" w:customStyle="1" w:styleId="BodyTextIndent1">
    <w:name w:val="Body Text Indent1"/>
    <w:uiPriority w:val="99"/>
    <w:rsid w:val="006E5846"/>
    <w:pPr>
      <w:spacing w:line="300" w:lineRule="exact"/>
      <w:ind w:left="720"/>
      <w:jc w:val="both"/>
    </w:pPr>
    <w:rPr>
      <w:color w:val="000000"/>
      <w:sz w:val="24"/>
      <w:szCs w:val="24"/>
      <w:lang w:val="en-US" w:eastAsia="en-US" w:bidi="he-IL"/>
    </w:rPr>
  </w:style>
  <w:style w:type="paragraph" w:customStyle="1" w:styleId="BodyTextIndent2">
    <w:name w:val="Body Text Indent2"/>
    <w:uiPriority w:val="99"/>
    <w:rsid w:val="006E5846"/>
    <w:pPr>
      <w:tabs>
        <w:tab w:val="left" w:pos="1080"/>
      </w:tabs>
      <w:spacing w:line="300" w:lineRule="exact"/>
      <w:ind w:left="1080"/>
      <w:jc w:val="both"/>
    </w:pPr>
    <w:rPr>
      <w:color w:val="000000"/>
      <w:sz w:val="24"/>
      <w:szCs w:val="24"/>
      <w:lang w:val="en-US" w:eastAsia="en-US" w:bidi="he-IL"/>
    </w:rPr>
  </w:style>
  <w:style w:type="paragraph" w:customStyle="1" w:styleId="BodyTextIndent3">
    <w:name w:val="Body Text Indent3"/>
    <w:uiPriority w:val="99"/>
    <w:rsid w:val="006E5846"/>
    <w:pPr>
      <w:tabs>
        <w:tab w:val="left" w:pos="1800"/>
      </w:tabs>
      <w:spacing w:line="300" w:lineRule="exact"/>
      <w:ind w:left="1800"/>
      <w:jc w:val="both"/>
    </w:pPr>
    <w:rPr>
      <w:color w:val="000000"/>
      <w:sz w:val="24"/>
      <w:szCs w:val="24"/>
      <w:lang w:val="en-US" w:eastAsia="en-US" w:bidi="he-IL"/>
    </w:rPr>
  </w:style>
  <w:style w:type="paragraph" w:customStyle="1" w:styleId="BodyTextBeforeList">
    <w:name w:val="Body Text Before List"/>
    <w:uiPriority w:val="99"/>
    <w:rsid w:val="006E5846"/>
    <w:pPr>
      <w:keepNext/>
      <w:spacing w:after="220" w:line="300" w:lineRule="exact"/>
      <w:jc w:val="both"/>
    </w:pPr>
    <w:rPr>
      <w:color w:val="000000"/>
      <w:sz w:val="24"/>
      <w:szCs w:val="24"/>
      <w:lang w:val="en-US" w:eastAsia="en-US" w:bidi="he-IL"/>
    </w:rPr>
  </w:style>
  <w:style w:type="paragraph" w:customStyle="1" w:styleId="BodyTextFigure">
    <w:name w:val="Body Text Figure"/>
    <w:uiPriority w:val="99"/>
    <w:rsid w:val="006E5846"/>
    <w:pPr>
      <w:spacing w:after="440"/>
      <w:jc w:val="both"/>
    </w:pPr>
    <w:rPr>
      <w:sz w:val="24"/>
      <w:szCs w:val="24"/>
      <w:lang w:val="en-US" w:eastAsia="en-US" w:bidi="he-IL"/>
    </w:rPr>
  </w:style>
  <w:style w:type="paragraph" w:customStyle="1" w:styleId="CallOutText">
    <w:name w:val="Call Out Text"/>
    <w:uiPriority w:val="99"/>
    <w:rsid w:val="006E5846"/>
    <w:pPr>
      <w:spacing w:line="300" w:lineRule="exact"/>
    </w:pPr>
    <w:rPr>
      <w:rFonts w:ascii="Arial" w:hAnsi="Arial" w:cs="Arial"/>
      <w:color w:val="FFFFFF"/>
      <w:sz w:val="24"/>
      <w:szCs w:val="24"/>
      <w:lang w:val="en-US" w:eastAsia="en-US" w:bidi="he-IL"/>
    </w:rPr>
  </w:style>
  <w:style w:type="paragraph" w:customStyle="1" w:styleId="SidebarText">
    <w:name w:val="Sidebar Text"/>
    <w:uiPriority w:val="99"/>
    <w:rsid w:val="006E5846"/>
    <w:pPr>
      <w:jc w:val="both"/>
    </w:pPr>
    <w:rPr>
      <w:rFonts w:ascii="Arial" w:hAnsi="Arial" w:cs="Arial"/>
      <w:color w:val="000000"/>
      <w:sz w:val="19"/>
      <w:szCs w:val="19"/>
      <w:lang w:val="en-US" w:eastAsia="en-US" w:bidi="he-IL"/>
    </w:rPr>
  </w:style>
  <w:style w:type="paragraph" w:customStyle="1" w:styleId="HighlightText">
    <w:name w:val="Highlight Text"/>
    <w:uiPriority w:val="99"/>
    <w:rsid w:val="006E5846"/>
    <w:pPr>
      <w:spacing w:after="60" w:line="300" w:lineRule="exact"/>
      <w:jc w:val="both"/>
    </w:pPr>
    <w:rPr>
      <w:b/>
      <w:bCs/>
      <w:color w:val="000000"/>
      <w:sz w:val="24"/>
      <w:szCs w:val="24"/>
      <w:lang w:val="en-US" w:eastAsia="en-US" w:bidi="he-IL"/>
    </w:rPr>
  </w:style>
  <w:style w:type="paragraph" w:customStyle="1" w:styleId="BodyTextIndent4">
    <w:name w:val="Body Text Indent4"/>
    <w:uiPriority w:val="99"/>
    <w:rsid w:val="006E5846"/>
    <w:pPr>
      <w:spacing w:line="300" w:lineRule="exact"/>
      <w:ind w:left="1440"/>
      <w:jc w:val="both"/>
    </w:pPr>
    <w:rPr>
      <w:color w:val="000000"/>
      <w:sz w:val="24"/>
      <w:szCs w:val="24"/>
      <w:lang w:val="en-US" w:eastAsia="en-US" w:bidi="he-IL"/>
    </w:rPr>
  </w:style>
  <w:style w:type="character" w:customStyle="1" w:styleId="Heading1Char2">
    <w:name w:val="Heading 1 Char2"/>
    <w:aliases w:val="Heading 1 Char1 Char1,Heading 1 Char Char Char1,1 Char Char Char1,h1 Char Char Char1,Header 1 Char Char Char1,II+ Char Char Char1,I Char Char Char1,Heading1 Char Char Char1,H1-Heading 1 Char Char Char1,Legal Line 1 Char Char Char1,1 Char"/>
    <w:basedOn w:val="DefaultParagraphFont"/>
    <w:link w:val="Heading1"/>
    <w:uiPriority w:val="9"/>
    <w:locked/>
    <w:rsid w:val="006D3313"/>
    <w:rPr>
      <w:rFonts w:ascii="Arial" w:hAnsi="Arial" w:cs="Arial"/>
      <w:caps/>
      <w:color w:val="0092DD"/>
      <w:kern w:val="32"/>
      <w:sz w:val="34"/>
      <w:szCs w:val="34"/>
      <w:lang w:eastAsia="en-US" w:bidi="he-IL"/>
    </w:rPr>
  </w:style>
  <w:style w:type="paragraph" w:customStyle="1" w:styleId="ResponseTitle">
    <w:name w:val="ResponseTitle"/>
    <w:next w:val="ResponseBody"/>
    <w:uiPriority w:val="99"/>
    <w:rsid w:val="006E5846"/>
    <w:pPr>
      <w:keepNext/>
      <w:keepLines/>
      <w:spacing w:before="220" w:after="220" w:line="300" w:lineRule="exact"/>
      <w:jc w:val="both"/>
    </w:pPr>
    <w:rPr>
      <w:b/>
      <w:bCs/>
      <w:color w:val="0092DD"/>
      <w:sz w:val="24"/>
      <w:szCs w:val="24"/>
      <w:lang w:val="en-US" w:eastAsia="en-US" w:bidi="he-IL"/>
    </w:rPr>
  </w:style>
  <w:style w:type="paragraph" w:customStyle="1" w:styleId="ResponseBody">
    <w:name w:val="ResponseBody"/>
    <w:uiPriority w:val="99"/>
    <w:rsid w:val="006E5846"/>
    <w:pPr>
      <w:spacing w:after="220" w:line="300" w:lineRule="exact"/>
      <w:jc w:val="both"/>
    </w:pPr>
    <w:rPr>
      <w:color w:val="000000"/>
      <w:sz w:val="24"/>
      <w:szCs w:val="24"/>
      <w:lang w:val="en-US" w:eastAsia="en-US" w:bidi="he-IL"/>
    </w:rPr>
  </w:style>
  <w:style w:type="paragraph" w:customStyle="1" w:styleId="Query">
    <w:name w:val="Query"/>
    <w:next w:val="BodyText"/>
    <w:uiPriority w:val="99"/>
    <w:rsid w:val="006E5846"/>
    <w:pPr>
      <w:spacing w:after="440" w:line="300" w:lineRule="exact"/>
      <w:jc w:val="both"/>
    </w:pPr>
    <w:rPr>
      <w:rFonts w:ascii="Courier New" w:hAnsi="Courier New" w:cs="Courier New"/>
      <w:b/>
      <w:bCs/>
      <w:color w:val="FF0000"/>
      <w:lang w:val="en-US" w:eastAsia="en-US" w:bidi="he-IL"/>
    </w:rPr>
  </w:style>
  <w:style w:type="paragraph" w:customStyle="1" w:styleId="BulletTable">
    <w:name w:val="Bullet Table"/>
    <w:uiPriority w:val="99"/>
    <w:rsid w:val="006E5846"/>
    <w:pPr>
      <w:numPr>
        <w:numId w:val="5"/>
      </w:numPr>
      <w:tabs>
        <w:tab w:val="clear" w:pos="720"/>
        <w:tab w:val="left" w:pos="360"/>
      </w:tabs>
      <w:spacing w:after="80" w:line="300" w:lineRule="exact"/>
      <w:ind w:left="360"/>
      <w:jc w:val="both"/>
    </w:pPr>
    <w:rPr>
      <w:lang w:val="en-US" w:eastAsia="en-US" w:bidi="he-IL"/>
    </w:rPr>
  </w:style>
  <w:style w:type="paragraph" w:customStyle="1" w:styleId="ListTable">
    <w:name w:val="List Table"/>
    <w:uiPriority w:val="99"/>
    <w:rsid w:val="006E5846"/>
    <w:pPr>
      <w:numPr>
        <w:numId w:val="6"/>
      </w:numPr>
      <w:spacing w:after="80" w:line="300" w:lineRule="exact"/>
      <w:jc w:val="both"/>
    </w:pPr>
    <w:rPr>
      <w:lang w:val="en-US" w:eastAsia="en-US" w:bidi="he-IL"/>
    </w:rPr>
  </w:style>
  <w:style w:type="character" w:customStyle="1" w:styleId="BulletLevel1Char">
    <w:name w:val="Bullet Level1 Char"/>
    <w:basedOn w:val="DefaultParagraphFont"/>
    <w:link w:val="BulletLevel1"/>
    <w:uiPriority w:val="99"/>
    <w:locked/>
    <w:rsid w:val="00DC59B9"/>
    <w:rPr>
      <w:color w:val="000000"/>
      <w:sz w:val="24"/>
      <w:szCs w:val="24"/>
      <w:lang w:val="en-US" w:eastAsia="en-US" w:bidi="he-IL"/>
    </w:rPr>
  </w:style>
  <w:style w:type="paragraph" w:styleId="BalloonText">
    <w:name w:val="Balloon Text"/>
    <w:basedOn w:val="Normal"/>
    <w:link w:val="BalloonTextChar"/>
    <w:rsid w:val="00FF623D"/>
    <w:rPr>
      <w:rFonts w:ascii="Tahoma" w:hAnsi="Tahoma" w:cs="Tahoma"/>
      <w:sz w:val="16"/>
      <w:szCs w:val="16"/>
    </w:rPr>
  </w:style>
  <w:style w:type="character" w:customStyle="1" w:styleId="BalloonTextChar">
    <w:name w:val="Balloon Text Char"/>
    <w:basedOn w:val="DefaultParagraphFont"/>
    <w:link w:val="BalloonText"/>
    <w:locked/>
    <w:rsid w:val="00FF623D"/>
    <w:rPr>
      <w:rFonts w:ascii="Tahoma" w:hAnsi="Tahoma" w:cs="Tahoma"/>
      <w:sz w:val="16"/>
      <w:szCs w:val="16"/>
      <w:lang w:val="en-US" w:eastAsia="en-US" w:bidi="he-IL"/>
    </w:rPr>
  </w:style>
  <w:style w:type="paragraph" w:customStyle="1" w:styleId="tabletext0">
    <w:name w:val="tabletext"/>
    <w:basedOn w:val="Normal"/>
    <w:rsid w:val="004354FD"/>
    <w:pPr>
      <w:spacing w:before="80" w:after="80"/>
    </w:pPr>
    <w:rPr>
      <w:color w:val="000000"/>
      <w:sz w:val="20"/>
      <w:szCs w:val="20"/>
    </w:rPr>
  </w:style>
  <w:style w:type="paragraph" w:customStyle="1" w:styleId="tablecurrency0">
    <w:name w:val="tablecurrency"/>
    <w:basedOn w:val="Normal"/>
    <w:rsid w:val="004354FD"/>
    <w:pPr>
      <w:spacing w:before="80" w:after="80"/>
      <w:ind w:right="288"/>
      <w:jc w:val="right"/>
    </w:pPr>
    <w:rPr>
      <w:rFonts w:ascii="Arial" w:hAnsi="Arial" w:cs="Arial"/>
      <w:color w:val="000000"/>
      <w:sz w:val="20"/>
      <w:szCs w:val="20"/>
    </w:rPr>
  </w:style>
  <w:style w:type="paragraph" w:styleId="ListParagraph">
    <w:name w:val="List Paragraph"/>
    <w:basedOn w:val="Normal"/>
    <w:uiPriority w:val="34"/>
    <w:qFormat/>
    <w:rsid w:val="00284D94"/>
    <w:pPr>
      <w:ind w:left="720"/>
      <w:contextualSpacing/>
    </w:pPr>
  </w:style>
  <w:style w:type="paragraph" w:styleId="Revision">
    <w:name w:val="Revision"/>
    <w:hidden/>
    <w:uiPriority w:val="99"/>
    <w:semiHidden/>
    <w:rsid w:val="005F6118"/>
    <w:rPr>
      <w:sz w:val="24"/>
      <w:szCs w:val="24"/>
      <w:lang w:val="en-US" w:eastAsia="en-US" w:bidi="he-IL"/>
    </w:rPr>
  </w:style>
  <w:style w:type="paragraph" w:customStyle="1" w:styleId="BodyTextH1H2">
    <w:name w:val="Body Text H1 H2"/>
    <w:basedOn w:val="Normal"/>
    <w:link w:val="BodyTextH1H2Char"/>
    <w:rsid w:val="00055F52"/>
    <w:pPr>
      <w:spacing w:before="80" w:after="80"/>
      <w:ind w:left="1440"/>
    </w:pPr>
    <w:rPr>
      <w:sz w:val="22"/>
      <w:szCs w:val="22"/>
    </w:rPr>
  </w:style>
  <w:style w:type="paragraph" w:customStyle="1" w:styleId="ProfileField">
    <w:name w:val="Profile Field"/>
    <w:rsid w:val="00055F52"/>
    <w:pPr>
      <w:spacing w:before="80"/>
    </w:pPr>
    <w:rPr>
      <w:b/>
      <w:bCs/>
      <w:lang w:val="en-US" w:eastAsia="en-US" w:bidi="he-IL"/>
    </w:rPr>
  </w:style>
  <w:style w:type="character" w:customStyle="1" w:styleId="BodyTextH1H2Char">
    <w:name w:val="Body Text H1 H2 Char"/>
    <w:basedOn w:val="DefaultParagraphFont"/>
    <w:link w:val="BodyTextH1H2"/>
    <w:rsid w:val="00055F52"/>
    <w:rPr>
      <w:sz w:val="22"/>
      <w:szCs w:val="22"/>
      <w:lang w:val="en-US" w:eastAsia="en-US" w:bidi="he-IL"/>
    </w:rPr>
  </w:style>
  <w:style w:type="character" w:customStyle="1" w:styleId="Heading6Char">
    <w:name w:val="Heading 6 Char"/>
    <w:basedOn w:val="DefaultParagraphFont"/>
    <w:link w:val="Heading6"/>
    <w:uiPriority w:val="9"/>
    <w:rsid w:val="00284DF0"/>
    <w:rPr>
      <w:sz w:val="24"/>
      <w:szCs w:val="24"/>
      <w:lang w:val="en-CA" w:eastAsia="zh-CN" w:bidi="he-IL"/>
    </w:rPr>
  </w:style>
  <w:style w:type="character" w:customStyle="1" w:styleId="Heading7Char">
    <w:name w:val="Heading 7 Char"/>
    <w:basedOn w:val="DefaultParagraphFont"/>
    <w:link w:val="Heading7"/>
    <w:uiPriority w:val="9"/>
    <w:rsid w:val="00284DF0"/>
    <w:rPr>
      <w:sz w:val="24"/>
      <w:szCs w:val="24"/>
      <w:lang w:val="en-CA" w:eastAsia="zh-CN" w:bidi="he-IL"/>
    </w:rPr>
  </w:style>
  <w:style w:type="character" w:customStyle="1" w:styleId="Heading8Char">
    <w:name w:val="Heading 8 Char"/>
    <w:basedOn w:val="DefaultParagraphFont"/>
    <w:link w:val="Heading8"/>
    <w:uiPriority w:val="9"/>
    <w:rsid w:val="00284DF0"/>
    <w:rPr>
      <w:rFonts w:ascii="Arial" w:hAnsi="Arial" w:cs="Arial"/>
      <w:i/>
      <w:iCs/>
      <w:sz w:val="24"/>
      <w:szCs w:val="24"/>
      <w:lang w:val="en-CA" w:eastAsia="zh-CN" w:bidi="he-IL"/>
    </w:rPr>
  </w:style>
  <w:style w:type="character" w:customStyle="1" w:styleId="Heading9Char">
    <w:name w:val="Heading 9 Char"/>
    <w:basedOn w:val="DefaultParagraphFont"/>
    <w:link w:val="Heading9"/>
    <w:uiPriority w:val="9"/>
    <w:rsid w:val="00284DF0"/>
    <w:rPr>
      <w:rFonts w:ascii="Arial" w:hAnsi="Arial" w:cs="Arial"/>
      <w:i/>
      <w:iCs/>
      <w:sz w:val="18"/>
      <w:szCs w:val="18"/>
      <w:lang w:val="en-CA" w:eastAsia="zh-CN" w:bidi="he-IL"/>
    </w:rPr>
  </w:style>
  <w:style w:type="paragraph" w:customStyle="1" w:styleId="DocumentName0">
    <w:name w:val="DocumentName"/>
    <w:basedOn w:val="Normal"/>
    <w:rsid w:val="00284DF0"/>
    <w:pPr>
      <w:spacing w:before="3200" w:after="4800"/>
      <w:jc w:val="center"/>
    </w:pPr>
    <w:rPr>
      <w:rFonts w:ascii="Arial" w:hAnsi="Arial" w:cs="Arial"/>
      <w:b/>
      <w:bCs/>
      <w:sz w:val="32"/>
      <w:szCs w:val="32"/>
      <w:lang w:val="en-CA" w:eastAsia="zh-CN"/>
    </w:rPr>
  </w:style>
  <w:style w:type="paragraph" w:customStyle="1" w:styleId="InternalHeading">
    <w:name w:val="Internal Heading"/>
    <w:basedOn w:val="Normal"/>
    <w:next w:val="BodyText"/>
    <w:rsid w:val="00284DF0"/>
    <w:pPr>
      <w:keepNext/>
      <w:spacing w:before="160"/>
    </w:pPr>
    <w:rPr>
      <w:rFonts w:ascii="Arial" w:hAnsi="Arial" w:cs="Arial"/>
      <w:b/>
      <w:bCs/>
      <w:u w:val="single"/>
      <w:lang w:val="en-CA" w:eastAsia="zh-CN"/>
    </w:rPr>
  </w:style>
  <w:style w:type="paragraph" w:customStyle="1" w:styleId="logo">
    <w:name w:val="logo"/>
    <w:basedOn w:val="Normal"/>
    <w:rsid w:val="00284DF0"/>
    <w:pPr>
      <w:spacing w:before="160"/>
      <w:ind w:left="3024"/>
    </w:pPr>
    <w:rPr>
      <w:rFonts w:ascii="Arial" w:hAnsi="Arial" w:cs="Arial"/>
      <w:b/>
      <w:bCs/>
      <w:i/>
      <w:iCs/>
      <w:sz w:val="40"/>
      <w:szCs w:val="40"/>
      <w:lang w:val="en-CA" w:eastAsia="zh-CN"/>
    </w:rPr>
  </w:style>
  <w:style w:type="paragraph" w:styleId="ListBullet2">
    <w:name w:val="List Bullet 2"/>
    <w:aliases w:val="Square Bullet"/>
    <w:basedOn w:val="Normal"/>
    <w:rsid w:val="00284DF0"/>
    <w:pPr>
      <w:numPr>
        <w:ilvl w:val="1"/>
        <w:numId w:val="11"/>
      </w:numPr>
      <w:spacing w:before="120"/>
    </w:pPr>
    <w:rPr>
      <w:lang w:val="en-CA" w:eastAsia="zh-CN"/>
    </w:rPr>
  </w:style>
  <w:style w:type="paragraph" w:styleId="ListBullet">
    <w:name w:val="List Bullet"/>
    <w:aliases w:val="Round Bullet"/>
    <w:basedOn w:val="Normal"/>
    <w:rsid w:val="00284DF0"/>
    <w:pPr>
      <w:numPr>
        <w:numId w:val="11"/>
      </w:numPr>
      <w:spacing w:before="120"/>
    </w:pPr>
    <w:rPr>
      <w:lang w:val="en-CA" w:eastAsia="zh-CN"/>
    </w:rPr>
  </w:style>
  <w:style w:type="paragraph" w:customStyle="1" w:styleId="Profile">
    <w:name w:val="Profile"/>
    <w:basedOn w:val="Normal"/>
    <w:rsid w:val="00284DF0"/>
    <w:rPr>
      <w:lang w:val="en-CA" w:eastAsia="zh-CN"/>
    </w:rPr>
  </w:style>
  <w:style w:type="paragraph" w:styleId="ListNumber">
    <w:name w:val="List Number"/>
    <w:basedOn w:val="Normal"/>
    <w:rsid w:val="00284DF0"/>
    <w:pPr>
      <w:numPr>
        <w:numId w:val="12"/>
      </w:numPr>
      <w:spacing w:before="120"/>
    </w:pPr>
    <w:rPr>
      <w:lang w:val="en-CA" w:eastAsia="zh-CN"/>
    </w:rPr>
  </w:style>
  <w:style w:type="paragraph" w:customStyle="1" w:styleId="ReleaseNotes">
    <w:name w:val="ReleaseNotes"/>
    <w:basedOn w:val="Normal"/>
    <w:rsid w:val="00284DF0"/>
    <w:rPr>
      <w:sz w:val="22"/>
      <w:szCs w:val="22"/>
      <w:lang w:val="en-CA" w:eastAsia="zh-CN"/>
    </w:rPr>
  </w:style>
  <w:style w:type="paragraph" w:customStyle="1" w:styleId="ReleaseNotesTitle">
    <w:name w:val="ReleaseNotes Title"/>
    <w:basedOn w:val="ReleaseNotes"/>
    <w:rsid w:val="00284DF0"/>
    <w:pPr>
      <w:spacing w:before="1200" w:after="480"/>
      <w:jc w:val="center"/>
    </w:pPr>
    <w:rPr>
      <w:rFonts w:ascii="Arial" w:hAnsi="Arial" w:cs="Arial"/>
      <w:b/>
      <w:bCs/>
      <w:sz w:val="28"/>
      <w:szCs w:val="28"/>
    </w:rPr>
  </w:style>
  <w:style w:type="paragraph" w:customStyle="1" w:styleId="contents0">
    <w:name w:val="contents"/>
    <w:basedOn w:val="Normal"/>
    <w:rsid w:val="00284DF0"/>
    <w:pPr>
      <w:spacing w:before="1200" w:after="480"/>
      <w:jc w:val="center"/>
    </w:pPr>
    <w:rPr>
      <w:rFonts w:ascii="Arial" w:hAnsi="Arial" w:cs="Arial"/>
      <w:b/>
      <w:bCs/>
      <w:sz w:val="28"/>
      <w:szCs w:val="28"/>
      <w:lang w:val="en-CA" w:eastAsia="zh-CN"/>
    </w:rPr>
  </w:style>
  <w:style w:type="paragraph" w:customStyle="1" w:styleId="program">
    <w:name w:val="program"/>
    <w:basedOn w:val="Normal"/>
    <w:rsid w:val="00284DF0"/>
    <w:pPr>
      <w:ind w:left="1800"/>
    </w:pPr>
    <w:rPr>
      <w:rFonts w:ascii="Courier New" w:hAnsi="Courier New" w:cs="Courier New"/>
      <w:sz w:val="17"/>
      <w:szCs w:val="17"/>
      <w:lang w:val="en-CA" w:eastAsia="zh-CN"/>
    </w:rPr>
  </w:style>
  <w:style w:type="paragraph" w:styleId="ListNumber20">
    <w:name w:val="List Number 2"/>
    <w:basedOn w:val="Normal"/>
    <w:rsid w:val="00284DF0"/>
    <w:pPr>
      <w:numPr>
        <w:ilvl w:val="1"/>
        <w:numId w:val="12"/>
      </w:numPr>
      <w:spacing w:before="120"/>
    </w:pPr>
    <w:rPr>
      <w:lang w:val="en-CA" w:eastAsia="zh-CN"/>
    </w:rPr>
  </w:style>
  <w:style w:type="paragraph" w:styleId="ListNumber3">
    <w:name w:val="List Number 3"/>
    <w:basedOn w:val="Normal"/>
    <w:rsid w:val="00284DF0"/>
    <w:pPr>
      <w:numPr>
        <w:ilvl w:val="2"/>
        <w:numId w:val="12"/>
      </w:numPr>
      <w:tabs>
        <w:tab w:val="left" w:pos="1080"/>
      </w:tabs>
      <w:spacing w:before="120"/>
    </w:pPr>
    <w:rPr>
      <w:lang w:val="en-CA" w:eastAsia="zh-CN"/>
    </w:rPr>
  </w:style>
  <w:style w:type="paragraph" w:customStyle="1" w:styleId="CrazyName">
    <w:name w:val="CrazyName"/>
    <w:basedOn w:val="Normal"/>
    <w:rsid w:val="00284DF0"/>
    <w:rPr>
      <w:sz w:val="22"/>
      <w:szCs w:val="22"/>
      <w:lang w:val="en-CA" w:eastAsia="zh-CN"/>
    </w:rPr>
  </w:style>
  <w:style w:type="paragraph" w:customStyle="1" w:styleId="UniqueID">
    <w:name w:val="UniqueID"/>
    <w:basedOn w:val="Profile"/>
    <w:rsid w:val="00284DF0"/>
  </w:style>
  <w:style w:type="paragraph" w:styleId="Index1">
    <w:name w:val="index 1"/>
    <w:basedOn w:val="Normal"/>
    <w:next w:val="Normal"/>
    <w:autoRedefine/>
    <w:semiHidden/>
    <w:rsid w:val="00284DF0"/>
    <w:pPr>
      <w:ind w:left="240" w:hanging="240"/>
    </w:pPr>
    <w:rPr>
      <w:lang w:eastAsia="zh-CN"/>
    </w:rPr>
  </w:style>
  <w:style w:type="paragraph" w:styleId="IndexHeading">
    <w:name w:val="index heading"/>
    <w:basedOn w:val="Normal"/>
    <w:next w:val="Index1"/>
    <w:semiHidden/>
    <w:rsid w:val="00284DF0"/>
    <w:rPr>
      <w:rFonts w:ascii="Arial" w:hAnsi="Arial" w:cs="Arial"/>
      <w:b/>
      <w:bCs/>
      <w:lang w:val="en-CA" w:eastAsia="zh-CN"/>
    </w:rPr>
  </w:style>
  <w:style w:type="paragraph" w:customStyle="1" w:styleId="BWSBodyText">
    <w:name w:val="BWS Body Text"/>
    <w:basedOn w:val="Normal"/>
    <w:link w:val="BWSBodyTextChar"/>
    <w:qFormat/>
    <w:rsid w:val="00B36EAE"/>
    <w:pPr>
      <w:spacing w:before="60" w:after="60"/>
    </w:pPr>
    <w:rPr>
      <w:rFonts w:ascii="Verdana" w:eastAsiaTheme="majorEastAsia" w:hAnsi="Verdana" w:cstheme="majorBidi"/>
      <w:bCs/>
      <w:sz w:val="18"/>
      <w:lang w:bidi="ar-SA"/>
    </w:rPr>
  </w:style>
  <w:style w:type="character" w:customStyle="1" w:styleId="BWSBodyTextChar">
    <w:name w:val="BWS Body Text Char"/>
    <w:basedOn w:val="DefaultParagraphFont"/>
    <w:link w:val="BWSBodyText"/>
    <w:rsid w:val="00B36EAE"/>
    <w:rPr>
      <w:rFonts w:ascii="Verdana" w:eastAsiaTheme="majorEastAsia" w:hAnsi="Verdana" w:cstheme="majorBidi"/>
      <w:bCs/>
      <w:sz w:val="18"/>
      <w:szCs w:val="24"/>
      <w:lang w:val="en-US" w:eastAsia="en-US"/>
    </w:rPr>
  </w:style>
  <w:style w:type="table" w:styleId="TableGrid">
    <w:name w:val="Table Grid"/>
    <w:basedOn w:val="TableNormal"/>
    <w:uiPriority w:val="59"/>
    <w:locked/>
    <w:rsid w:val="00B36EAE"/>
    <w:pPr>
      <w:jc w:val="both"/>
    </w:pPr>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JBstyle1">
    <w:name w:val="BJBstyle1"/>
    <w:basedOn w:val="Heading1"/>
    <w:link w:val="BJBstyle1Char"/>
    <w:qFormat/>
    <w:rsid w:val="0022040A"/>
    <w:pPr>
      <w:spacing w:before="0" w:after="0" w:line="480" w:lineRule="auto"/>
    </w:pPr>
    <w:rPr>
      <w:b/>
      <w:sz w:val="32"/>
      <w:szCs w:val="32"/>
    </w:rPr>
  </w:style>
  <w:style w:type="character" w:customStyle="1" w:styleId="BJBstyle1Char">
    <w:name w:val="BJBstyle1 Char"/>
    <w:basedOn w:val="Heading1Char2"/>
    <w:link w:val="BJBstyle1"/>
    <w:rsid w:val="0022040A"/>
    <w:rPr>
      <w:rFonts w:ascii="Arial" w:hAnsi="Arial" w:cs="Arial"/>
      <w:b/>
      <w:caps/>
      <w:color w:val="0092DD"/>
      <w:kern w:val="32"/>
      <w:sz w:val="32"/>
      <w:szCs w:val="32"/>
      <w:lang w:eastAsia="en-US" w:bidi="he-IL"/>
    </w:rPr>
  </w:style>
  <w:style w:type="paragraph" w:customStyle="1" w:styleId="output">
    <w:name w:val="output"/>
    <w:basedOn w:val="Normal"/>
    <w:link w:val="outputChar"/>
    <w:qFormat/>
    <w:rsid w:val="007C0257"/>
    <w:rPr>
      <w:rFonts w:ascii="Lucida Console" w:hAnsi="Lucida Console"/>
      <w:bCs/>
      <w:color w:val="0000FF"/>
      <w:sz w:val="16"/>
      <w:szCs w:val="20"/>
      <w:lang w:bidi="ar-SA"/>
    </w:rPr>
  </w:style>
  <w:style w:type="character" w:customStyle="1" w:styleId="outputChar">
    <w:name w:val="output Char"/>
    <w:basedOn w:val="DefaultParagraphFont"/>
    <w:link w:val="output"/>
    <w:rsid w:val="007C0257"/>
    <w:rPr>
      <w:rFonts w:ascii="Lucida Console" w:hAnsi="Lucida Console"/>
      <w:bCs/>
      <w:color w:val="0000FF"/>
      <w:sz w:val="16"/>
      <w:lang w:val="en-US" w:eastAsia="en-US"/>
    </w:rPr>
  </w:style>
  <w:style w:type="paragraph" w:customStyle="1" w:styleId="command">
    <w:name w:val="command"/>
    <w:basedOn w:val="Normal"/>
    <w:link w:val="commandChar"/>
    <w:qFormat/>
    <w:rsid w:val="00E508BC"/>
    <w:pPr>
      <w:jc w:val="both"/>
      <w:pPrChange w:id="0" w:author="ssciriha" w:date="2012-03-17T15:17:00Z">
        <w:pPr>
          <w:jc w:val="both"/>
        </w:pPr>
      </w:pPrChange>
    </w:pPr>
    <w:rPr>
      <w:rFonts w:ascii="Courier New" w:hAnsi="Courier New" w:cs="Courier New"/>
      <w:b/>
      <w:sz w:val="18"/>
      <w:szCs w:val="18"/>
      <w:lang w:eastAsia="en-GB" w:bidi="ar-SA"/>
      <w:rPrChange w:id="0" w:author="ssciriha" w:date="2012-03-17T15:17:00Z">
        <w:rPr>
          <w:rFonts w:ascii="Courier New" w:hAnsi="Courier New" w:cs="Courier New"/>
          <w:b/>
          <w:sz w:val="18"/>
          <w:szCs w:val="18"/>
          <w:lang w:val="en-US" w:eastAsia="en-GB" w:bidi="ar-SA"/>
        </w:rPr>
      </w:rPrChange>
    </w:rPr>
  </w:style>
  <w:style w:type="character" w:customStyle="1" w:styleId="commandChar">
    <w:name w:val="command Char"/>
    <w:basedOn w:val="DefaultParagraphFont"/>
    <w:link w:val="command"/>
    <w:rsid w:val="00E508BC"/>
    <w:rPr>
      <w:rFonts w:ascii="Courier New" w:hAnsi="Courier New" w:cs="Courier New"/>
      <w:b/>
      <w:sz w:val="18"/>
      <w:szCs w:val="18"/>
      <w:lang w:val="en-US"/>
    </w:rPr>
  </w:style>
  <w:style w:type="paragraph" w:styleId="NormalWeb">
    <w:name w:val="Normal (Web)"/>
    <w:basedOn w:val="Normal"/>
    <w:uiPriority w:val="99"/>
    <w:semiHidden/>
    <w:unhideWhenUsed/>
    <w:rsid w:val="006665FB"/>
    <w:pPr>
      <w:spacing w:before="100" w:beforeAutospacing="1" w:after="100" w:afterAutospacing="1"/>
    </w:pPr>
    <w:rPr>
      <w:rFonts w:eastAsiaTheme="minorEastAsia"/>
      <w:lang w:bidi="ar-SA"/>
    </w:rPr>
  </w:style>
  <w:style w:type="paragraph" w:styleId="HTMLPreformatted">
    <w:name w:val="HTML Preformatted"/>
    <w:basedOn w:val="Normal"/>
    <w:link w:val="HTMLPreformattedChar"/>
    <w:uiPriority w:val="99"/>
    <w:semiHidden/>
    <w:unhideWhenUsed/>
    <w:rsid w:val="002F6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F6B8B"/>
    <w:rPr>
      <w:rFonts w:ascii="Courier New" w:hAnsi="Courier New" w:cs="Courier New"/>
      <w:lang w:val="en-US" w:eastAsia="en-US"/>
    </w:rPr>
  </w:style>
  <w:style w:type="character" w:styleId="FollowedHyperlink">
    <w:name w:val="FollowedHyperlink"/>
    <w:basedOn w:val="DefaultParagraphFont"/>
    <w:uiPriority w:val="99"/>
    <w:semiHidden/>
    <w:unhideWhenUsed/>
    <w:rsid w:val="003349A9"/>
    <w:rPr>
      <w:color w:val="800080" w:themeColor="followedHyperlink"/>
      <w:u w:val="single"/>
    </w:rPr>
  </w:style>
  <w:style w:type="character" w:styleId="PlaceholderText">
    <w:name w:val="Placeholder Text"/>
    <w:basedOn w:val="DefaultParagraphFont"/>
    <w:uiPriority w:val="99"/>
    <w:semiHidden/>
    <w:rsid w:val="003703F7"/>
    <w:rPr>
      <w:color w:val="808080"/>
    </w:rPr>
  </w:style>
  <w:style w:type="table" w:styleId="LightShading">
    <w:name w:val="Light Shading"/>
    <w:basedOn w:val="TableNormal"/>
    <w:uiPriority w:val="60"/>
    <w:rsid w:val="00952A8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F04487"/>
    <w:pPr>
      <w:autoSpaceDE w:val="0"/>
      <w:autoSpaceDN w:val="0"/>
      <w:adjustRightInd w:val="0"/>
    </w:pPr>
    <w:rPr>
      <w:rFonts w:ascii="Courier New" w:hAnsi="Courier New" w:cs="Courier New"/>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uiPriority="0"/>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footer" w:uiPriority="0"/>
    <w:lsdException w:name="index heading" w:uiPriority="0"/>
    <w:lsdException w:name="caption" w:locked="1" w:semiHidden="0" w:uiPriority="0" w:unhideWhenUsed="0" w:qFormat="1"/>
    <w:lsdException w:name="List Bullet" w:uiPriority="0"/>
    <w:lsdException w:name="List Number" w:uiPriority="0"/>
    <w:lsdException w:name="List Bullet 2" w:uiPriority="0"/>
    <w:lsdException w:name="List Number 2" w:uiPriority="0"/>
    <w:lsdException w:name="List Number 3"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Balloon Text" w:uiPriority="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7EA"/>
    <w:rPr>
      <w:sz w:val="24"/>
      <w:szCs w:val="24"/>
      <w:lang w:val="en-US" w:eastAsia="en-US" w:bidi="he-IL"/>
    </w:rPr>
  </w:style>
  <w:style w:type="paragraph" w:styleId="Heading1">
    <w:name w:val="heading 1"/>
    <w:aliases w:val="Heading 1 Char1,Heading 1 Char Char,1 Char Char,h1 Char Char,Header 1 Char Char,II+ Char Char,I Char Char,Heading1 Char Char,H1-Heading 1 Char Char,Legal Line 1 Char Char,head 1 Char Char,H1 Char Char,l1 Char Char,Heading No. L1 Char Char,1,h"/>
    <w:basedOn w:val="Normal"/>
    <w:next w:val="BodyText"/>
    <w:link w:val="Heading1Char2"/>
    <w:uiPriority w:val="9"/>
    <w:qFormat/>
    <w:rsid w:val="006D3313"/>
    <w:pPr>
      <w:keepNext/>
      <w:pageBreakBefore/>
      <w:numPr>
        <w:numId w:val="10"/>
      </w:numPr>
      <w:spacing w:before="240" w:after="800"/>
      <w:outlineLvl w:val="0"/>
    </w:pPr>
    <w:rPr>
      <w:rFonts w:ascii="Arial" w:hAnsi="Arial" w:cs="Arial"/>
      <w:caps/>
      <w:color w:val="0092DD"/>
      <w:kern w:val="32"/>
      <w:sz w:val="34"/>
      <w:szCs w:val="34"/>
      <w:lang w:val="en-GB"/>
    </w:rPr>
  </w:style>
  <w:style w:type="paragraph" w:styleId="Heading2">
    <w:name w:val="heading 2"/>
    <w:aliases w:val="h2,H2,2nd level,I2,Section Title,l2,2,level 2 Head,level 2 no toc,1st level heading,A,Titre2,A.B.C.,TitreProp,Header 2,Head 2,ITT t2,PA Major Section,1.1,Chapter Title,head2,h21,21,UNDERRUBRIK 1-2,Heading 2 Hidden,Heading2,Header2,orderpara1"/>
    <w:basedOn w:val="Normal"/>
    <w:next w:val="BodyText"/>
    <w:link w:val="Heading2Char"/>
    <w:uiPriority w:val="9"/>
    <w:qFormat/>
    <w:rsid w:val="006E5846"/>
    <w:pPr>
      <w:keepNext/>
      <w:numPr>
        <w:ilvl w:val="1"/>
        <w:numId w:val="10"/>
      </w:numPr>
      <w:tabs>
        <w:tab w:val="left" w:pos="864"/>
      </w:tabs>
      <w:spacing w:before="240" w:after="60"/>
      <w:outlineLvl w:val="1"/>
    </w:pPr>
    <w:rPr>
      <w:rFonts w:ascii="Arial" w:hAnsi="Arial" w:cs="Arial"/>
      <w:b/>
      <w:bCs/>
      <w:color w:val="0092DD"/>
      <w:sz w:val="32"/>
      <w:szCs w:val="32"/>
    </w:rPr>
  </w:style>
  <w:style w:type="paragraph" w:styleId="Heading3">
    <w:name w:val="heading 3"/>
    <w:aliases w:val="Heading 3 Char1,Heading 3 Char Char,H3 Char Char,subhead Char Char,h3 Char Char,1. Char Char,HHHeading Char Char,head3 Char Char,Kop 3V Char Char,L3 Char Char,3 Char Char,3m Char Char,TextProp Char Char,Level 1 - 1 Char Char,Section Char Char"/>
    <w:basedOn w:val="Normal"/>
    <w:next w:val="BodyText"/>
    <w:link w:val="Heading3Char"/>
    <w:uiPriority w:val="9"/>
    <w:qFormat/>
    <w:rsid w:val="006E5846"/>
    <w:pPr>
      <w:keepNext/>
      <w:numPr>
        <w:ilvl w:val="2"/>
        <w:numId w:val="10"/>
      </w:numPr>
      <w:tabs>
        <w:tab w:val="left" w:pos="1008"/>
      </w:tabs>
      <w:spacing w:before="240" w:after="60"/>
      <w:outlineLvl w:val="2"/>
    </w:pPr>
    <w:rPr>
      <w:rFonts w:ascii="Arial" w:hAnsi="Arial" w:cs="Arial"/>
      <w:color w:val="000000"/>
      <w:sz w:val="30"/>
      <w:szCs w:val="30"/>
    </w:rPr>
  </w:style>
  <w:style w:type="paragraph" w:styleId="Heading4">
    <w:name w:val="heading 4"/>
    <w:aliases w:val="h4 Char,a. Char,Map Title Char,Sub sub heading Char,Alt+4 Char,Alt+41 Char,Alt+42 Char,Alt+43 Char,Alt+411 Char,Alt+421 Char,Alt+44 Char,Alt+412 Char,Alt+422 Char,Alt+45 Char,Alt+413 Char,Alt+423 Char,Alt+431 Char,Alt+4111 Char,h4,a.,h41,4,H4"/>
    <w:basedOn w:val="Normal"/>
    <w:next w:val="BodyText"/>
    <w:link w:val="Heading4Char"/>
    <w:uiPriority w:val="9"/>
    <w:qFormat/>
    <w:rsid w:val="006E5846"/>
    <w:pPr>
      <w:keepNext/>
      <w:numPr>
        <w:ilvl w:val="3"/>
        <w:numId w:val="10"/>
      </w:numPr>
      <w:tabs>
        <w:tab w:val="left" w:pos="1152"/>
      </w:tabs>
      <w:spacing w:before="240" w:after="60"/>
      <w:outlineLvl w:val="3"/>
    </w:pPr>
    <w:rPr>
      <w:rFonts w:ascii="Arial" w:hAnsi="Arial" w:cs="Arial"/>
      <w:color w:val="6D6E71"/>
      <w:sz w:val="28"/>
      <w:szCs w:val="28"/>
    </w:rPr>
  </w:style>
  <w:style w:type="paragraph" w:styleId="Heading5">
    <w:name w:val="heading 5"/>
    <w:basedOn w:val="Normal"/>
    <w:next w:val="BodyText"/>
    <w:link w:val="Heading5Char"/>
    <w:uiPriority w:val="9"/>
    <w:qFormat/>
    <w:rsid w:val="006E5846"/>
    <w:pPr>
      <w:keepNext/>
      <w:numPr>
        <w:ilvl w:val="4"/>
        <w:numId w:val="10"/>
      </w:numPr>
      <w:spacing w:before="240" w:after="60"/>
      <w:outlineLvl w:val="4"/>
    </w:pPr>
    <w:rPr>
      <w:rFonts w:ascii="Arial" w:hAnsi="Arial" w:cs="Arial"/>
      <w:i/>
      <w:iCs/>
      <w:color w:val="0092DD"/>
      <w:sz w:val="28"/>
      <w:szCs w:val="28"/>
    </w:rPr>
  </w:style>
  <w:style w:type="paragraph" w:styleId="Heading6">
    <w:name w:val="heading 6"/>
    <w:basedOn w:val="Normal"/>
    <w:next w:val="BodyText"/>
    <w:link w:val="Heading6Char"/>
    <w:uiPriority w:val="9"/>
    <w:qFormat/>
    <w:locked/>
    <w:rsid w:val="00284DF0"/>
    <w:pPr>
      <w:numPr>
        <w:ilvl w:val="5"/>
        <w:numId w:val="10"/>
      </w:numPr>
      <w:outlineLvl w:val="5"/>
    </w:pPr>
    <w:rPr>
      <w:lang w:val="en-CA" w:eastAsia="zh-CN"/>
    </w:rPr>
  </w:style>
  <w:style w:type="paragraph" w:styleId="Heading7">
    <w:name w:val="heading 7"/>
    <w:basedOn w:val="Normal"/>
    <w:next w:val="BodyText"/>
    <w:link w:val="Heading7Char"/>
    <w:uiPriority w:val="9"/>
    <w:qFormat/>
    <w:locked/>
    <w:rsid w:val="00284DF0"/>
    <w:pPr>
      <w:numPr>
        <w:ilvl w:val="6"/>
        <w:numId w:val="10"/>
      </w:numPr>
      <w:outlineLvl w:val="6"/>
    </w:pPr>
    <w:rPr>
      <w:lang w:val="en-CA" w:eastAsia="zh-CN"/>
    </w:rPr>
  </w:style>
  <w:style w:type="paragraph" w:styleId="Heading8">
    <w:name w:val="heading 8"/>
    <w:basedOn w:val="Normal"/>
    <w:next w:val="BodyText"/>
    <w:link w:val="Heading8Char"/>
    <w:uiPriority w:val="9"/>
    <w:qFormat/>
    <w:locked/>
    <w:rsid w:val="00284DF0"/>
    <w:pPr>
      <w:numPr>
        <w:ilvl w:val="7"/>
        <w:numId w:val="10"/>
      </w:numPr>
      <w:spacing w:before="240" w:after="60"/>
      <w:outlineLvl w:val="7"/>
    </w:pPr>
    <w:rPr>
      <w:rFonts w:ascii="Arial" w:hAnsi="Arial" w:cs="Arial"/>
      <w:i/>
      <w:iCs/>
      <w:lang w:val="en-CA" w:eastAsia="zh-CN"/>
    </w:rPr>
  </w:style>
  <w:style w:type="paragraph" w:styleId="Heading9">
    <w:name w:val="heading 9"/>
    <w:basedOn w:val="Normal"/>
    <w:next w:val="BodyText"/>
    <w:link w:val="Heading9Char"/>
    <w:uiPriority w:val="9"/>
    <w:qFormat/>
    <w:locked/>
    <w:rsid w:val="00284DF0"/>
    <w:pPr>
      <w:numPr>
        <w:ilvl w:val="8"/>
        <w:numId w:val="10"/>
      </w:numPr>
      <w:spacing w:before="240" w:after="60"/>
      <w:outlineLvl w:val="8"/>
    </w:pPr>
    <w:rPr>
      <w:rFonts w:ascii="Arial" w:hAnsi="Arial" w:cs="Arial"/>
      <w:i/>
      <w:iCs/>
      <w:sz w:val="18"/>
      <w:szCs w:val="18"/>
      <w:lang w:val="en-CA"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1 Char,Heading 1 Char Char Char,1 Char Char Char,h1 Char Char Char,Header 1 Char Char Char,II+ Char Char Char,I Char Char Char,Heading1 Char Char Char,H1-Heading 1 Char Char Char,Legal Line 1 Char Char Char,H1 Char Char Char"/>
    <w:basedOn w:val="DefaultParagraphFont"/>
    <w:uiPriority w:val="9"/>
    <w:rsid w:val="00FC4A08"/>
    <w:rPr>
      <w:rFonts w:ascii="Cambria" w:eastAsia="Times New Roman" w:hAnsi="Cambria" w:cs="Times New Roman"/>
      <w:b/>
      <w:bCs/>
      <w:kern w:val="32"/>
      <w:sz w:val="32"/>
      <w:szCs w:val="32"/>
      <w:lang w:val="en-US" w:eastAsia="en-US" w:bidi="he-IL"/>
    </w:rPr>
  </w:style>
  <w:style w:type="character" w:customStyle="1" w:styleId="Heading2Char">
    <w:name w:val="Heading 2 Char"/>
    <w:aliases w:val="h2 Char,H2 Char,2nd level Char,I2 Char,Section Title Char,l2 Char,2 Char,level 2 Head Char,level 2 no toc Char,1st level heading Char,A Char,Titre2 Char,A.B.C. Char,TitreProp Char,Header 2 Char,Head 2 Char,ITT t2 Char,1.1 Char,head2 Char"/>
    <w:basedOn w:val="DefaultParagraphFont"/>
    <w:link w:val="Heading2"/>
    <w:uiPriority w:val="9"/>
    <w:locked/>
    <w:rsid w:val="0042405A"/>
    <w:rPr>
      <w:rFonts w:ascii="Arial" w:hAnsi="Arial" w:cs="Arial"/>
      <w:b/>
      <w:bCs/>
      <w:color w:val="0092DD"/>
      <w:sz w:val="32"/>
      <w:szCs w:val="32"/>
      <w:lang w:val="en-US" w:eastAsia="en-US" w:bidi="he-IL"/>
    </w:rPr>
  </w:style>
  <w:style w:type="character" w:customStyle="1" w:styleId="Heading3Char">
    <w:name w:val="Heading 3 Char"/>
    <w:aliases w:val="Heading 3 Char1 Char,Heading 3 Char Char Char,H3 Char Char Char,subhead Char Char Char,h3 Char Char Char,1. Char Char Char,HHHeading Char Char Char,head3 Char Char Char,Kop 3V Char Char Char,L3 Char Char Char,3 Char Char Char"/>
    <w:basedOn w:val="DefaultParagraphFont"/>
    <w:link w:val="Heading3"/>
    <w:uiPriority w:val="9"/>
    <w:locked/>
    <w:rsid w:val="0042405A"/>
    <w:rPr>
      <w:rFonts w:ascii="Arial" w:hAnsi="Arial" w:cs="Arial"/>
      <w:color w:val="000000"/>
      <w:sz w:val="30"/>
      <w:szCs w:val="30"/>
      <w:lang w:val="en-US" w:eastAsia="en-US" w:bidi="he-IL"/>
    </w:rPr>
  </w:style>
  <w:style w:type="character" w:customStyle="1" w:styleId="Heading4Char">
    <w:name w:val="Heading 4 Char"/>
    <w:aliases w:val="h4 Char Char,a. Char Char,Map Title Char Char,Sub sub heading Char Char,Alt+4 Char Char,Alt+41 Char Char,Alt+42 Char Char,Alt+43 Char Char,Alt+411 Char Char,Alt+421 Char Char,Alt+44 Char Char,Alt+412 Char Char,Alt+422 Char Char,h4 Char1"/>
    <w:basedOn w:val="DefaultParagraphFont"/>
    <w:link w:val="Heading4"/>
    <w:uiPriority w:val="9"/>
    <w:locked/>
    <w:rsid w:val="0042405A"/>
    <w:rPr>
      <w:rFonts w:ascii="Arial" w:hAnsi="Arial" w:cs="Arial"/>
      <w:color w:val="6D6E71"/>
      <w:sz w:val="28"/>
      <w:szCs w:val="28"/>
      <w:lang w:val="en-US" w:eastAsia="en-US" w:bidi="he-IL"/>
    </w:rPr>
  </w:style>
  <w:style w:type="character" w:customStyle="1" w:styleId="Heading5Char">
    <w:name w:val="Heading 5 Char"/>
    <w:basedOn w:val="DefaultParagraphFont"/>
    <w:link w:val="Heading5"/>
    <w:uiPriority w:val="9"/>
    <w:locked/>
    <w:rsid w:val="0042405A"/>
    <w:rPr>
      <w:rFonts w:ascii="Arial" w:hAnsi="Arial" w:cs="Arial"/>
      <w:i/>
      <w:iCs/>
      <w:color w:val="0092DD"/>
      <w:sz w:val="28"/>
      <w:szCs w:val="28"/>
      <w:lang w:val="en-US" w:eastAsia="en-US" w:bidi="he-IL"/>
    </w:rPr>
  </w:style>
  <w:style w:type="character" w:customStyle="1" w:styleId="Heading1Char3">
    <w:name w:val="Heading 1 Char3"/>
    <w:aliases w:val="Heading 1 Char1 Char2,Heading 1 Char Char Char2,1 Char Char Char2,h1 Char Char Char2,Header 1 Char Char Char2,II+ Char Char Char2,I Char Char Char2,Heading1 Char Char Char2,H1-Heading 1 Char Char Char2,Legal Line 1 Char Char Char2"/>
    <w:basedOn w:val="DefaultParagraphFont"/>
    <w:uiPriority w:val="99"/>
    <w:locked/>
    <w:rsid w:val="0042405A"/>
    <w:rPr>
      <w:rFonts w:ascii="Cambria" w:hAnsi="Cambria" w:cs="Times New Roman"/>
      <w:b/>
      <w:bCs/>
      <w:kern w:val="32"/>
      <w:sz w:val="32"/>
      <w:szCs w:val="32"/>
      <w:lang w:val="en-US" w:eastAsia="en-US" w:bidi="he-IL"/>
    </w:rPr>
  </w:style>
  <w:style w:type="paragraph" w:styleId="Header">
    <w:name w:val="header"/>
    <w:basedOn w:val="Normal"/>
    <w:link w:val="HeaderChar"/>
    <w:rsid w:val="006E5846"/>
    <w:pPr>
      <w:tabs>
        <w:tab w:val="center" w:pos="4320"/>
        <w:tab w:val="right" w:pos="8640"/>
      </w:tabs>
    </w:pPr>
    <w:rPr>
      <w:rFonts w:ascii="Arial" w:hAnsi="Arial" w:cs="Arial"/>
      <w:color w:val="6D6E71"/>
      <w:sz w:val="17"/>
      <w:szCs w:val="17"/>
    </w:rPr>
  </w:style>
  <w:style w:type="character" w:customStyle="1" w:styleId="HeaderChar">
    <w:name w:val="Header Char"/>
    <w:basedOn w:val="DefaultParagraphFont"/>
    <w:link w:val="Header"/>
    <w:uiPriority w:val="99"/>
    <w:semiHidden/>
    <w:locked/>
    <w:rsid w:val="0042405A"/>
    <w:rPr>
      <w:rFonts w:cs="Times New Roman"/>
      <w:sz w:val="24"/>
      <w:szCs w:val="24"/>
      <w:lang w:val="en-US" w:eastAsia="en-US" w:bidi="he-IL"/>
    </w:rPr>
  </w:style>
  <w:style w:type="paragraph" w:styleId="Footer">
    <w:name w:val="footer"/>
    <w:basedOn w:val="Normal"/>
    <w:link w:val="FooterChar"/>
    <w:rsid w:val="006E5846"/>
    <w:pPr>
      <w:pBdr>
        <w:top w:val="single" w:sz="4" w:space="7" w:color="0092DD"/>
      </w:pBdr>
      <w:tabs>
        <w:tab w:val="right" w:pos="8640"/>
      </w:tabs>
      <w:spacing w:before="1200"/>
    </w:pPr>
    <w:rPr>
      <w:rFonts w:ascii="Arial" w:hAnsi="Arial" w:cs="Arial"/>
      <w:color w:val="000000"/>
      <w:sz w:val="18"/>
      <w:szCs w:val="18"/>
    </w:rPr>
  </w:style>
  <w:style w:type="character" w:customStyle="1" w:styleId="FooterChar">
    <w:name w:val="Footer Char"/>
    <w:basedOn w:val="DefaultParagraphFont"/>
    <w:link w:val="Footer"/>
    <w:uiPriority w:val="99"/>
    <w:semiHidden/>
    <w:locked/>
    <w:rsid w:val="0042405A"/>
    <w:rPr>
      <w:rFonts w:cs="Times New Roman"/>
      <w:sz w:val="24"/>
      <w:szCs w:val="24"/>
      <w:lang w:val="en-US" w:eastAsia="en-US" w:bidi="he-IL"/>
    </w:rPr>
  </w:style>
  <w:style w:type="paragraph" w:styleId="TOC4">
    <w:name w:val="toc 4"/>
    <w:basedOn w:val="Normal"/>
    <w:uiPriority w:val="39"/>
    <w:rsid w:val="006E5846"/>
    <w:pPr>
      <w:tabs>
        <w:tab w:val="left" w:pos="547"/>
        <w:tab w:val="left" w:pos="1440"/>
        <w:tab w:val="right" w:pos="8640"/>
      </w:tabs>
      <w:spacing w:before="240" w:after="20"/>
      <w:ind w:left="1440" w:right="864" w:hanging="1440"/>
      <w:jc w:val="both"/>
    </w:pPr>
    <w:rPr>
      <w:rFonts w:ascii="Arial" w:hAnsi="Arial" w:cs="Arial"/>
      <w:caps/>
      <w:color w:val="0092DD"/>
      <w:sz w:val="20"/>
      <w:szCs w:val="20"/>
    </w:rPr>
  </w:style>
  <w:style w:type="paragraph" w:customStyle="1" w:styleId="DocumentName">
    <w:name w:val="Document Name"/>
    <w:uiPriority w:val="99"/>
    <w:rsid w:val="006E5846"/>
    <w:pPr>
      <w:spacing w:before="480" w:after="440" w:line="560" w:lineRule="exact"/>
    </w:pPr>
    <w:rPr>
      <w:rFonts w:ascii="Arial" w:hAnsi="Arial" w:cs="Arial"/>
      <w:caps/>
      <w:color w:val="0092DD"/>
      <w:sz w:val="40"/>
      <w:szCs w:val="40"/>
      <w:lang w:val="en-US" w:eastAsia="en-US" w:bidi="he-IL"/>
    </w:rPr>
  </w:style>
  <w:style w:type="paragraph" w:customStyle="1" w:styleId="ProposalTitle">
    <w:name w:val="Proposal Title"/>
    <w:uiPriority w:val="99"/>
    <w:rsid w:val="006E5846"/>
    <w:pPr>
      <w:spacing w:before="240" w:after="280" w:line="440" w:lineRule="exact"/>
    </w:pPr>
    <w:rPr>
      <w:color w:val="000000"/>
      <w:sz w:val="36"/>
      <w:szCs w:val="36"/>
      <w:lang w:val="en-US" w:eastAsia="en-US" w:bidi="he-IL"/>
    </w:rPr>
  </w:style>
  <w:style w:type="paragraph" w:customStyle="1" w:styleId="ProposalDate">
    <w:name w:val="Proposal Date"/>
    <w:uiPriority w:val="99"/>
    <w:rsid w:val="006E5846"/>
    <w:pPr>
      <w:spacing w:before="240" w:after="720" w:line="280" w:lineRule="exact"/>
    </w:pPr>
    <w:rPr>
      <w:rFonts w:ascii="Arial" w:hAnsi="Arial" w:cs="Arial"/>
      <w:color w:val="6D6E71"/>
      <w:sz w:val="24"/>
      <w:szCs w:val="24"/>
      <w:lang w:val="en-US" w:eastAsia="en-US" w:bidi="he-IL"/>
    </w:rPr>
  </w:style>
  <w:style w:type="paragraph" w:customStyle="1" w:styleId="ContactList">
    <w:name w:val="Contact List"/>
    <w:rsid w:val="006E5846"/>
    <w:pPr>
      <w:spacing w:after="60" w:line="280" w:lineRule="exact"/>
    </w:pPr>
    <w:rPr>
      <w:color w:val="000000"/>
      <w:lang w:val="en-US" w:eastAsia="en-US" w:bidi="he-IL"/>
    </w:rPr>
  </w:style>
  <w:style w:type="paragraph" w:customStyle="1" w:styleId="Contents">
    <w:name w:val="Contents"/>
    <w:uiPriority w:val="99"/>
    <w:rsid w:val="006E5846"/>
    <w:pPr>
      <w:spacing w:after="600"/>
      <w:ind w:left="547" w:hanging="547"/>
    </w:pPr>
    <w:rPr>
      <w:rFonts w:ascii="Arial" w:hAnsi="Arial" w:cs="Arial"/>
      <w:caps/>
      <w:color w:val="0092DD"/>
      <w:sz w:val="34"/>
      <w:szCs w:val="34"/>
      <w:lang w:val="en-US" w:eastAsia="en-US" w:bidi="he-IL"/>
    </w:rPr>
  </w:style>
  <w:style w:type="paragraph" w:styleId="BodyText">
    <w:name w:val="Body Text"/>
    <w:aliases w:val="bt,ändrad,body text,body text1,bt1,body text2,bt2,body text11,bt11,body text3,bt3,paragraph 2,paragraph 21,EHPT,Body Text2,b,body text4,body text5,body text6,body text7,body text8,body text9,body text21,body text31,body text41,Bodytex"/>
    <w:basedOn w:val="Normal"/>
    <w:link w:val="BodyTextChar"/>
    <w:rsid w:val="00CA2CEB"/>
    <w:pPr>
      <w:spacing w:after="440" w:line="300" w:lineRule="exact"/>
      <w:jc w:val="both"/>
    </w:pPr>
    <w:rPr>
      <w:color w:val="000000"/>
    </w:rPr>
  </w:style>
  <w:style w:type="character" w:customStyle="1" w:styleId="BodyTextChar">
    <w:name w:val="Body Text Char"/>
    <w:aliases w:val="bt Char,ändrad Char,body text Char,body text1 Char,bt1 Char,body text2 Char,bt2 Char,body text11 Char,bt11 Char,body text3 Char,bt3 Char,paragraph 2 Char,paragraph 21 Char,EHPT Char,Body Text2 Char,b Char,body text4 Char,body text5 Char"/>
    <w:basedOn w:val="DefaultParagraphFont"/>
    <w:link w:val="BodyText"/>
    <w:locked/>
    <w:rsid w:val="004354FD"/>
    <w:rPr>
      <w:rFonts w:cs="Times New Roman"/>
      <w:color w:val="000000"/>
      <w:sz w:val="24"/>
      <w:szCs w:val="24"/>
      <w:lang w:val="en-US" w:eastAsia="en-US" w:bidi="he-IL"/>
    </w:rPr>
  </w:style>
  <w:style w:type="paragraph" w:styleId="TOC1">
    <w:name w:val="toc 1"/>
    <w:basedOn w:val="Normal"/>
    <w:uiPriority w:val="39"/>
    <w:rsid w:val="006E5846"/>
    <w:pPr>
      <w:tabs>
        <w:tab w:val="left" w:pos="547"/>
        <w:tab w:val="left" w:pos="1440"/>
        <w:tab w:val="right" w:pos="8640"/>
      </w:tabs>
      <w:spacing w:before="240" w:after="20"/>
      <w:ind w:left="547" w:right="864" w:hanging="547"/>
      <w:jc w:val="both"/>
    </w:pPr>
    <w:rPr>
      <w:rFonts w:ascii="Arial" w:hAnsi="Arial" w:cs="Arial"/>
      <w:caps/>
      <w:color w:val="0092DD"/>
      <w:sz w:val="20"/>
      <w:szCs w:val="20"/>
    </w:rPr>
  </w:style>
  <w:style w:type="paragraph" w:styleId="TOC2">
    <w:name w:val="toc 2"/>
    <w:basedOn w:val="Normal"/>
    <w:uiPriority w:val="39"/>
    <w:rsid w:val="006E5846"/>
    <w:pPr>
      <w:tabs>
        <w:tab w:val="right" w:pos="8640"/>
      </w:tabs>
      <w:spacing w:after="20" w:line="260" w:lineRule="exact"/>
      <w:ind w:left="547" w:right="864" w:hanging="547"/>
      <w:jc w:val="both"/>
    </w:pPr>
    <w:rPr>
      <w:rFonts w:ascii="Arial" w:hAnsi="Arial" w:cs="Arial"/>
      <w:color w:val="000000"/>
      <w:sz w:val="20"/>
      <w:szCs w:val="20"/>
    </w:rPr>
  </w:style>
  <w:style w:type="paragraph" w:styleId="TOC3">
    <w:name w:val="toc 3"/>
    <w:basedOn w:val="Normal"/>
    <w:uiPriority w:val="39"/>
    <w:rsid w:val="006E5846"/>
    <w:pPr>
      <w:tabs>
        <w:tab w:val="right" w:pos="8640"/>
      </w:tabs>
      <w:spacing w:after="20" w:line="260" w:lineRule="exact"/>
      <w:ind w:left="1267" w:right="864" w:hanging="720"/>
      <w:jc w:val="both"/>
    </w:pPr>
    <w:rPr>
      <w:rFonts w:ascii="Arial" w:hAnsi="Arial" w:cs="Arial"/>
      <w:color w:val="000000"/>
      <w:sz w:val="20"/>
      <w:szCs w:val="20"/>
    </w:rPr>
  </w:style>
  <w:style w:type="paragraph" w:customStyle="1" w:styleId="TOCConfidentiality">
    <w:name w:val="TOC Confidentiality"/>
    <w:uiPriority w:val="99"/>
    <w:rsid w:val="006E5846"/>
    <w:pPr>
      <w:tabs>
        <w:tab w:val="right" w:pos="8640"/>
      </w:tabs>
      <w:spacing w:after="120"/>
      <w:jc w:val="both"/>
    </w:pPr>
    <w:rPr>
      <w:rFonts w:ascii="Arial" w:hAnsi="Arial" w:cs="Arial"/>
      <w:color w:val="000000"/>
      <w:sz w:val="16"/>
      <w:szCs w:val="16"/>
      <w:lang w:val="en-US" w:eastAsia="en-US" w:bidi="he-IL"/>
    </w:rPr>
  </w:style>
  <w:style w:type="paragraph" w:styleId="TOC5">
    <w:name w:val="toc 5"/>
    <w:basedOn w:val="Normal"/>
    <w:next w:val="Normal"/>
    <w:autoRedefine/>
    <w:uiPriority w:val="99"/>
    <w:semiHidden/>
    <w:rsid w:val="006E5846"/>
    <w:pPr>
      <w:ind w:left="960"/>
    </w:pPr>
  </w:style>
  <w:style w:type="paragraph" w:styleId="TOC6">
    <w:name w:val="toc 6"/>
    <w:basedOn w:val="Normal"/>
    <w:next w:val="Normal"/>
    <w:autoRedefine/>
    <w:uiPriority w:val="99"/>
    <w:semiHidden/>
    <w:rsid w:val="006E5846"/>
    <w:pPr>
      <w:ind w:left="1200"/>
    </w:pPr>
  </w:style>
  <w:style w:type="paragraph" w:styleId="TOC7">
    <w:name w:val="toc 7"/>
    <w:basedOn w:val="Normal"/>
    <w:next w:val="Normal"/>
    <w:autoRedefine/>
    <w:uiPriority w:val="99"/>
    <w:semiHidden/>
    <w:rsid w:val="006E5846"/>
    <w:pPr>
      <w:ind w:left="1440"/>
    </w:pPr>
  </w:style>
  <w:style w:type="paragraph" w:styleId="TOC8">
    <w:name w:val="toc 8"/>
    <w:basedOn w:val="Normal"/>
    <w:next w:val="Normal"/>
    <w:autoRedefine/>
    <w:uiPriority w:val="99"/>
    <w:semiHidden/>
    <w:rsid w:val="006E5846"/>
    <w:pPr>
      <w:ind w:left="1680"/>
    </w:pPr>
  </w:style>
  <w:style w:type="paragraph" w:styleId="TOC9">
    <w:name w:val="toc 9"/>
    <w:basedOn w:val="Normal"/>
    <w:next w:val="Normal"/>
    <w:autoRedefine/>
    <w:uiPriority w:val="99"/>
    <w:semiHidden/>
    <w:rsid w:val="006E5846"/>
    <w:pPr>
      <w:ind w:left="1920"/>
    </w:pPr>
  </w:style>
  <w:style w:type="character" w:styleId="PageNumber">
    <w:name w:val="page number"/>
    <w:basedOn w:val="DefaultParagraphFont"/>
    <w:uiPriority w:val="99"/>
    <w:rsid w:val="006E5846"/>
    <w:rPr>
      <w:rFonts w:cs="Times New Roman"/>
    </w:rPr>
  </w:style>
  <w:style w:type="paragraph" w:styleId="DocumentMap">
    <w:name w:val="Document Map"/>
    <w:basedOn w:val="Normal"/>
    <w:link w:val="DocumentMapChar"/>
    <w:uiPriority w:val="99"/>
    <w:semiHidden/>
    <w:rsid w:val="006E5846"/>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locked/>
    <w:rsid w:val="0042405A"/>
    <w:rPr>
      <w:rFonts w:cs="Times New Roman"/>
      <w:sz w:val="2"/>
      <w:lang w:val="en-US" w:eastAsia="en-US" w:bidi="he-IL"/>
    </w:rPr>
  </w:style>
  <w:style w:type="paragraph" w:customStyle="1" w:styleId="TableHeaderCopy">
    <w:name w:val="Table Header Copy"/>
    <w:basedOn w:val="Normal"/>
    <w:uiPriority w:val="99"/>
    <w:rsid w:val="006E5846"/>
    <w:rPr>
      <w:rFonts w:ascii="Arial" w:hAnsi="Arial" w:cs="Arial"/>
      <w:caps/>
      <w:sz w:val="20"/>
      <w:lang w:bidi="ar-SA"/>
    </w:rPr>
  </w:style>
  <w:style w:type="character" w:styleId="Hyperlink">
    <w:name w:val="Hyperlink"/>
    <w:basedOn w:val="DefaultParagraphFont"/>
    <w:uiPriority w:val="99"/>
    <w:rsid w:val="006E5846"/>
    <w:rPr>
      <w:rFonts w:cs="Times New Roman"/>
      <w:color w:val="0000FF"/>
      <w:u w:val="single"/>
    </w:rPr>
  </w:style>
  <w:style w:type="paragraph" w:customStyle="1" w:styleId="AppendixHeading1">
    <w:name w:val="Appendix Heading1"/>
    <w:next w:val="BodyText"/>
    <w:uiPriority w:val="99"/>
    <w:rsid w:val="00B36FC3"/>
    <w:pPr>
      <w:numPr>
        <w:numId w:val="7"/>
      </w:numPr>
      <w:spacing w:before="240" w:after="800"/>
    </w:pPr>
    <w:rPr>
      <w:rFonts w:ascii="Arial" w:hAnsi="Arial" w:cs="Arial"/>
      <w:caps/>
      <w:color w:val="0092DD"/>
      <w:sz w:val="34"/>
      <w:szCs w:val="34"/>
      <w:lang w:val="en-US" w:eastAsia="en-US" w:bidi="he-IL"/>
    </w:rPr>
  </w:style>
  <w:style w:type="paragraph" w:customStyle="1" w:styleId="AppendixHeading2">
    <w:name w:val="Appendix Heading2"/>
    <w:next w:val="BodyText"/>
    <w:uiPriority w:val="99"/>
    <w:rsid w:val="00B36FC3"/>
    <w:pPr>
      <w:keepNext/>
      <w:keepLines/>
      <w:numPr>
        <w:ilvl w:val="1"/>
        <w:numId w:val="7"/>
      </w:numPr>
      <w:spacing w:before="240" w:after="60"/>
    </w:pPr>
    <w:rPr>
      <w:rFonts w:ascii="Arial" w:hAnsi="Arial" w:cs="Arial"/>
      <w:color w:val="0092DD"/>
      <w:sz w:val="30"/>
      <w:szCs w:val="30"/>
      <w:lang w:val="en-US" w:eastAsia="en-US" w:bidi="he-IL"/>
    </w:rPr>
  </w:style>
  <w:style w:type="paragraph" w:customStyle="1" w:styleId="AppendixHeading3">
    <w:name w:val="Appendix Heading3"/>
    <w:next w:val="BodyText"/>
    <w:uiPriority w:val="99"/>
    <w:rsid w:val="00B36FC3"/>
    <w:pPr>
      <w:keepNext/>
      <w:keepLines/>
      <w:numPr>
        <w:ilvl w:val="2"/>
        <w:numId w:val="7"/>
      </w:numPr>
      <w:tabs>
        <w:tab w:val="left" w:pos="1008"/>
      </w:tabs>
      <w:spacing w:before="240" w:after="60"/>
    </w:pPr>
    <w:rPr>
      <w:rFonts w:ascii="Arial" w:hAnsi="Arial" w:cs="Arial"/>
      <w:color w:val="000000"/>
      <w:sz w:val="28"/>
      <w:szCs w:val="28"/>
      <w:lang w:val="en-US" w:eastAsia="en-US" w:bidi="he-IL"/>
    </w:rPr>
  </w:style>
  <w:style w:type="paragraph" w:customStyle="1" w:styleId="AppendixHeading4">
    <w:name w:val="Appendix Heading4"/>
    <w:next w:val="BodyText"/>
    <w:uiPriority w:val="99"/>
    <w:rsid w:val="00B36FC3"/>
    <w:pPr>
      <w:keepNext/>
      <w:numPr>
        <w:ilvl w:val="3"/>
        <w:numId w:val="7"/>
      </w:numPr>
      <w:tabs>
        <w:tab w:val="left" w:pos="1152"/>
      </w:tabs>
      <w:spacing w:before="240" w:after="60"/>
    </w:pPr>
    <w:rPr>
      <w:rFonts w:ascii="Arial" w:hAnsi="Arial" w:cs="Arial"/>
      <w:color w:val="6D6E71"/>
      <w:sz w:val="28"/>
      <w:szCs w:val="28"/>
      <w:lang w:val="en-US" w:eastAsia="en-US" w:bidi="he-IL"/>
    </w:rPr>
  </w:style>
  <w:style w:type="paragraph" w:customStyle="1" w:styleId="AppendixHeading5">
    <w:name w:val="Appendix Heading5"/>
    <w:next w:val="BodyText"/>
    <w:uiPriority w:val="99"/>
    <w:rsid w:val="00B36FC3"/>
    <w:pPr>
      <w:keepNext/>
      <w:numPr>
        <w:ilvl w:val="4"/>
        <w:numId w:val="7"/>
      </w:numPr>
      <w:spacing w:before="240" w:after="60"/>
    </w:pPr>
    <w:rPr>
      <w:rFonts w:ascii="Arial" w:hAnsi="Arial" w:cs="Arial"/>
      <w:color w:val="6D6E71"/>
      <w:sz w:val="28"/>
      <w:szCs w:val="28"/>
      <w:lang w:val="en-US" w:eastAsia="en-US" w:bidi="he-IL"/>
    </w:rPr>
  </w:style>
  <w:style w:type="paragraph" w:customStyle="1" w:styleId="TableHeader">
    <w:name w:val="Table Header"/>
    <w:uiPriority w:val="99"/>
    <w:rsid w:val="006E5846"/>
    <w:pPr>
      <w:spacing w:before="80" w:after="80"/>
    </w:pPr>
    <w:rPr>
      <w:rFonts w:ascii="Arial" w:hAnsi="Arial" w:cs="Arial"/>
      <w:b/>
      <w:bCs/>
      <w:caps/>
      <w:color w:val="FFFFFF"/>
      <w:lang w:val="en-US" w:eastAsia="en-US" w:bidi="he-IL"/>
    </w:rPr>
  </w:style>
  <w:style w:type="paragraph" w:customStyle="1" w:styleId="TableBodyCopy">
    <w:name w:val="Table Body Copy"/>
    <w:basedOn w:val="TableHeaderCopy"/>
    <w:uiPriority w:val="99"/>
    <w:rsid w:val="006E5846"/>
    <w:pPr>
      <w:framePr w:hSpace="187" w:wrap="auto" w:vAnchor="text" w:hAnchor="text" w:y="1"/>
      <w:spacing w:after="60" w:line="300" w:lineRule="exact"/>
      <w:suppressOverlap/>
    </w:pPr>
    <w:rPr>
      <w:rFonts w:ascii="Times" w:hAnsi="Times"/>
      <w:caps w:val="0"/>
    </w:rPr>
  </w:style>
  <w:style w:type="paragraph" w:customStyle="1" w:styleId="TableBodyCopyARIAL">
    <w:name w:val="Table Body Copy ARIAL"/>
    <w:basedOn w:val="TableBodyCopy"/>
    <w:uiPriority w:val="99"/>
    <w:rsid w:val="006E5846"/>
    <w:pPr>
      <w:framePr w:wrap="auto"/>
      <w:spacing w:after="240"/>
    </w:pPr>
    <w:rPr>
      <w:rFonts w:ascii="Arial" w:hAnsi="Arial"/>
      <w:sz w:val="21"/>
    </w:rPr>
  </w:style>
  <w:style w:type="paragraph" w:customStyle="1" w:styleId="TOCFooter">
    <w:name w:val="TOC Footer"/>
    <w:uiPriority w:val="99"/>
    <w:rsid w:val="006E5846"/>
    <w:pPr>
      <w:pBdr>
        <w:top w:val="single" w:sz="4" w:space="7" w:color="0092DD"/>
      </w:pBdr>
      <w:spacing w:before="360"/>
    </w:pPr>
    <w:rPr>
      <w:rFonts w:ascii="Arial" w:hAnsi="Arial" w:cs="Arial"/>
      <w:sz w:val="16"/>
      <w:szCs w:val="16"/>
      <w:lang w:val="en-US" w:eastAsia="en-US" w:bidi="he-IL"/>
    </w:rPr>
  </w:style>
  <w:style w:type="paragraph" w:customStyle="1" w:styleId="TableText">
    <w:name w:val="Table Text"/>
    <w:uiPriority w:val="99"/>
    <w:rsid w:val="006E5846"/>
    <w:pPr>
      <w:spacing w:before="80" w:after="80"/>
    </w:pPr>
    <w:rPr>
      <w:color w:val="000000"/>
      <w:lang w:val="en-US" w:eastAsia="en-US" w:bidi="he-IL"/>
    </w:rPr>
  </w:style>
  <w:style w:type="paragraph" w:customStyle="1" w:styleId="TableCurrency">
    <w:name w:val="Table Currency"/>
    <w:uiPriority w:val="99"/>
    <w:rsid w:val="006E5846"/>
    <w:pPr>
      <w:spacing w:before="80" w:after="80"/>
      <w:ind w:right="288"/>
      <w:jc w:val="right"/>
    </w:pPr>
    <w:rPr>
      <w:rFonts w:ascii="Arial" w:hAnsi="Arial" w:cs="Arial"/>
      <w:color w:val="000000"/>
      <w:lang w:val="en-US" w:eastAsia="en-US" w:bidi="he-IL"/>
    </w:rPr>
  </w:style>
  <w:style w:type="paragraph" w:customStyle="1" w:styleId="TableNumber">
    <w:name w:val="Table Number"/>
    <w:uiPriority w:val="99"/>
    <w:rsid w:val="006E5846"/>
    <w:pPr>
      <w:spacing w:before="80" w:after="80"/>
      <w:jc w:val="center"/>
    </w:pPr>
    <w:rPr>
      <w:rFonts w:ascii="Arial" w:hAnsi="Arial" w:cs="Arial"/>
      <w:color w:val="000000"/>
      <w:lang w:val="en-US" w:eastAsia="en-US" w:bidi="he-IL"/>
    </w:rPr>
  </w:style>
  <w:style w:type="paragraph" w:customStyle="1" w:styleId="NotesTitle">
    <w:name w:val="Notes Title"/>
    <w:next w:val="NotesNumbering"/>
    <w:uiPriority w:val="99"/>
    <w:rsid w:val="006E5846"/>
    <w:pPr>
      <w:spacing w:before="120" w:after="180"/>
    </w:pPr>
    <w:rPr>
      <w:rFonts w:ascii="Arial" w:hAnsi="Arial" w:cs="Arial"/>
      <w:caps/>
      <w:color w:val="000000"/>
      <w:lang w:val="en-US" w:eastAsia="en-US" w:bidi="he-IL"/>
    </w:rPr>
  </w:style>
  <w:style w:type="paragraph" w:customStyle="1" w:styleId="NotesNumbering">
    <w:name w:val="Notes Numbering"/>
    <w:uiPriority w:val="99"/>
    <w:rsid w:val="006E5846"/>
    <w:pPr>
      <w:numPr>
        <w:numId w:val="1"/>
      </w:numPr>
      <w:spacing w:before="20" w:after="220"/>
      <w:jc w:val="both"/>
    </w:pPr>
    <w:rPr>
      <w:rFonts w:ascii="Arial" w:hAnsi="Arial" w:cs="Arial"/>
      <w:color w:val="000000"/>
      <w:lang w:val="en-US" w:eastAsia="en-US" w:bidi="he-IL"/>
    </w:rPr>
  </w:style>
  <w:style w:type="paragraph" w:customStyle="1" w:styleId="FigureTitle">
    <w:name w:val="Figure Title"/>
    <w:next w:val="BodyTextFigure"/>
    <w:uiPriority w:val="99"/>
    <w:rsid w:val="006E5846"/>
    <w:pPr>
      <w:keepNext/>
      <w:spacing w:before="120" w:after="360"/>
    </w:pPr>
    <w:rPr>
      <w:rFonts w:ascii="Arial" w:hAnsi="Arial" w:cs="Arial"/>
      <w:color w:val="000000"/>
      <w:sz w:val="24"/>
      <w:szCs w:val="24"/>
      <w:lang w:val="en-US" w:eastAsia="en-US" w:bidi="he-IL"/>
    </w:rPr>
  </w:style>
  <w:style w:type="paragraph" w:customStyle="1" w:styleId="FigureCaption">
    <w:name w:val="Figure Caption"/>
    <w:uiPriority w:val="99"/>
    <w:rsid w:val="006E5846"/>
    <w:pPr>
      <w:spacing w:after="660" w:line="240" w:lineRule="exact"/>
      <w:jc w:val="both"/>
    </w:pPr>
    <w:rPr>
      <w:rFonts w:ascii="Arial" w:hAnsi="Arial" w:cs="Arial"/>
      <w:color w:val="000000"/>
      <w:sz w:val="18"/>
      <w:szCs w:val="18"/>
      <w:lang w:val="en-US" w:eastAsia="en-US" w:bidi="he-IL"/>
    </w:rPr>
  </w:style>
  <w:style w:type="paragraph" w:styleId="Caption">
    <w:name w:val="caption"/>
    <w:basedOn w:val="Normal"/>
    <w:next w:val="Normal"/>
    <w:uiPriority w:val="99"/>
    <w:qFormat/>
    <w:rsid w:val="006E5846"/>
    <w:pPr>
      <w:spacing w:before="120" w:after="120"/>
    </w:pPr>
    <w:rPr>
      <w:b/>
      <w:bCs/>
      <w:sz w:val="20"/>
      <w:szCs w:val="20"/>
    </w:rPr>
  </w:style>
  <w:style w:type="paragraph" w:customStyle="1" w:styleId="BulletLevel1">
    <w:name w:val="Bullet Level1"/>
    <w:link w:val="BulletLevel1Char"/>
    <w:uiPriority w:val="99"/>
    <w:rsid w:val="006E5846"/>
    <w:pPr>
      <w:numPr>
        <w:numId w:val="4"/>
      </w:numPr>
      <w:spacing w:after="120" w:line="300" w:lineRule="exact"/>
      <w:jc w:val="both"/>
    </w:pPr>
    <w:rPr>
      <w:color w:val="000000"/>
      <w:sz w:val="24"/>
      <w:szCs w:val="24"/>
      <w:lang w:val="en-US" w:eastAsia="en-US" w:bidi="he-IL"/>
    </w:rPr>
  </w:style>
  <w:style w:type="paragraph" w:customStyle="1" w:styleId="BulletLevel2">
    <w:name w:val="Bullet Level2"/>
    <w:uiPriority w:val="99"/>
    <w:rsid w:val="006E5846"/>
    <w:pPr>
      <w:numPr>
        <w:ilvl w:val="1"/>
        <w:numId w:val="4"/>
      </w:numPr>
      <w:spacing w:after="120" w:line="300" w:lineRule="exact"/>
      <w:jc w:val="both"/>
    </w:pPr>
    <w:rPr>
      <w:color w:val="000000"/>
      <w:sz w:val="24"/>
      <w:szCs w:val="24"/>
      <w:lang w:val="en-US" w:eastAsia="en-US" w:bidi="he-IL"/>
    </w:rPr>
  </w:style>
  <w:style w:type="paragraph" w:customStyle="1" w:styleId="BulletLevel3">
    <w:name w:val="Bullet Level3"/>
    <w:uiPriority w:val="99"/>
    <w:rsid w:val="006E5846"/>
    <w:pPr>
      <w:numPr>
        <w:ilvl w:val="2"/>
        <w:numId w:val="4"/>
      </w:numPr>
      <w:spacing w:after="120" w:line="300" w:lineRule="exact"/>
      <w:jc w:val="both"/>
    </w:pPr>
    <w:rPr>
      <w:color w:val="000000"/>
      <w:sz w:val="24"/>
      <w:szCs w:val="24"/>
      <w:lang w:val="en-US" w:eastAsia="en-US" w:bidi="he-IL"/>
    </w:rPr>
  </w:style>
  <w:style w:type="paragraph" w:customStyle="1" w:styleId="ListNumber1">
    <w:name w:val="List Number1"/>
    <w:uiPriority w:val="99"/>
    <w:rsid w:val="00CA2CEB"/>
    <w:pPr>
      <w:numPr>
        <w:numId w:val="8"/>
      </w:numPr>
      <w:spacing w:after="120" w:line="300" w:lineRule="exact"/>
      <w:jc w:val="both"/>
    </w:pPr>
    <w:rPr>
      <w:color w:val="000000"/>
      <w:sz w:val="24"/>
      <w:szCs w:val="24"/>
      <w:lang w:val="en-US" w:eastAsia="en-US" w:bidi="he-IL"/>
    </w:rPr>
  </w:style>
  <w:style w:type="paragraph" w:customStyle="1" w:styleId="List2alpha">
    <w:name w:val="List 2 (alpha)"/>
    <w:basedOn w:val="Normal"/>
    <w:uiPriority w:val="99"/>
    <w:rsid w:val="006E5846"/>
  </w:style>
  <w:style w:type="paragraph" w:customStyle="1" w:styleId="List3roman">
    <w:name w:val="List 3 (roman)"/>
    <w:basedOn w:val="Normal"/>
    <w:uiPriority w:val="99"/>
    <w:rsid w:val="006E5846"/>
    <w:pPr>
      <w:numPr>
        <w:ilvl w:val="2"/>
        <w:numId w:val="2"/>
      </w:numPr>
    </w:pPr>
  </w:style>
  <w:style w:type="paragraph" w:customStyle="1" w:styleId="ListNumber2">
    <w:name w:val="List Number2"/>
    <w:uiPriority w:val="99"/>
    <w:rsid w:val="00CA2CEB"/>
    <w:pPr>
      <w:numPr>
        <w:ilvl w:val="1"/>
        <w:numId w:val="8"/>
      </w:numPr>
      <w:spacing w:after="120" w:line="300" w:lineRule="exact"/>
      <w:jc w:val="both"/>
    </w:pPr>
    <w:rPr>
      <w:color w:val="000000"/>
      <w:sz w:val="24"/>
      <w:szCs w:val="24"/>
      <w:lang w:val="en-US" w:eastAsia="en-US" w:bidi="he-IL"/>
    </w:rPr>
  </w:style>
  <w:style w:type="paragraph" w:customStyle="1" w:styleId="ListNumber30">
    <w:name w:val="List Number3"/>
    <w:uiPriority w:val="99"/>
    <w:rsid w:val="00CA2CEB"/>
    <w:pPr>
      <w:numPr>
        <w:ilvl w:val="2"/>
        <w:numId w:val="9"/>
      </w:numPr>
      <w:spacing w:after="120" w:line="300" w:lineRule="exact"/>
      <w:jc w:val="both"/>
    </w:pPr>
    <w:rPr>
      <w:color w:val="000000"/>
      <w:sz w:val="24"/>
      <w:szCs w:val="24"/>
      <w:lang w:val="en-US" w:eastAsia="en-US" w:bidi="he-IL"/>
    </w:rPr>
  </w:style>
  <w:style w:type="paragraph" w:customStyle="1" w:styleId="ListNumber4">
    <w:name w:val="List Number4"/>
    <w:uiPriority w:val="99"/>
    <w:rsid w:val="006E5846"/>
    <w:pPr>
      <w:numPr>
        <w:numId w:val="3"/>
      </w:numPr>
      <w:spacing w:line="300" w:lineRule="exact"/>
      <w:jc w:val="both"/>
    </w:pPr>
    <w:rPr>
      <w:color w:val="000000"/>
      <w:sz w:val="24"/>
      <w:szCs w:val="24"/>
      <w:lang w:val="en-US" w:eastAsia="en-US" w:bidi="he-IL"/>
    </w:rPr>
  </w:style>
  <w:style w:type="paragraph" w:customStyle="1" w:styleId="ListNumber5">
    <w:name w:val="List Number5"/>
    <w:uiPriority w:val="99"/>
    <w:rsid w:val="006E5846"/>
    <w:pPr>
      <w:numPr>
        <w:ilvl w:val="1"/>
        <w:numId w:val="3"/>
      </w:numPr>
      <w:tabs>
        <w:tab w:val="clear" w:pos="1440"/>
        <w:tab w:val="left" w:pos="1080"/>
      </w:tabs>
      <w:spacing w:line="300" w:lineRule="exact"/>
      <w:jc w:val="both"/>
    </w:pPr>
    <w:rPr>
      <w:color w:val="000000"/>
      <w:sz w:val="24"/>
      <w:szCs w:val="24"/>
      <w:lang w:val="en-US" w:eastAsia="en-US" w:bidi="he-IL"/>
    </w:rPr>
  </w:style>
  <w:style w:type="paragraph" w:customStyle="1" w:styleId="ListNumber6">
    <w:name w:val="List Number6"/>
    <w:uiPriority w:val="99"/>
    <w:rsid w:val="006E5846"/>
    <w:pPr>
      <w:numPr>
        <w:ilvl w:val="2"/>
        <w:numId w:val="3"/>
      </w:numPr>
      <w:spacing w:line="300" w:lineRule="exact"/>
      <w:jc w:val="both"/>
    </w:pPr>
    <w:rPr>
      <w:color w:val="000000"/>
      <w:sz w:val="24"/>
      <w:szCs w:val="24"/>
      <w:lang w:val="en-US" w:eastAsia="en-US" w:bidi="he-IL"/>
    </w:rPr>
  </w:style>
  <w:style w:type="paragraph" w:customStyle="1" w:styleId="BodyTextIndent1">
    <w:name w:val="Body Text Indent1"/>
    <w:uiPriority w:val="99"/>
    <w:rsid w:val="006E5846"/>
    <w:pPr>
      <w:spacing w:line="300" w:lineRule="exact"/>
      <w:ind w:left="720"/>
      <w:jc w:val="both"/>
    </w:pPr>
    <w:rPr>
      <w:color w:val="000000"/>
      <w:sz w:val="24"/>
      <w:szCs w:val="24"/>
      <w:lang w:val="en-US" w:eastAsia="en-US" w:bidi="he-IL"/>
    </w:rPr>
  </w:style>
  <w:style w:type="paragraph" w:customStyle="1" w:styleId="BodyTextIndent2">
    <w:name w:val="Body Text Indent2"/>
    <w:uiPriority w:val="99"/>
    <w:rsid w:val="006E5846"/>
    <w:pPr>
      <w:tabs>
        <w:tab w:val="left" w:pos="1080"/>
      </w:tabs>
      <w:spacing w:line="300" w:lineRule="exact"/>
      <w:ind w:left="1080"/>
      <w:jc w:val="both"/>
    </w:pPr>
    <w:rPr>
      <w:color w:val="000000"/>
      <w:sz w:val="24"/>
      <w:szCs w:val="24"/>
      <w:lang w:val="en-US" w:eastAsia="en-US" w:bidi="he-IL"/>
    </w:rPr>
  </w:style>
  <w:style w:type="paragraph" w:customStyle="1" w:styleId="BodyTextIndent3">
    <w:name w:val="Body Text Indent3"/>
    <w:uiPriority w:val="99"/>
    <w:rsid w:val="006E5846"/>
    <w:pPr>
      <w:tabs>
        <w:tab w:val="left" w:pos="1800"/>
      </w:tabs>
      <w:spacing w:line="300" w:lineRule="exact"/>
      <w:ind w:left="1800"/>
      <w:jc w:val="both"/>
    </w:pPr>
    <w:rPr>
      <w:color w:val="000000"/>
      <w:sz w:val="24"/>
      <w:szCs w:val="24"/>
      <w:lang w:val="en-US" w:eastAsia="en-US" w:bidi="he-IL"/>
    </w:rPr>
  </w:style>
  <w:style w:type="paragraph" w:customStyle="1" w:styleId="BodyTextBeforeList">
    <w:name w:val="Body Text Before List"/>
    <w:uiPriority w:val="99"/>
    <w:rsid w:val="006E5846"/>
    <w:pPr>
      <w:keepNext/>
      <w:spacing w:after="220" w:line="300" w:lineRule="exact"/>
      <w:jc w:val="both"/>
    </w:pPr>
    <w:rPr>
      <w:color w:val="000000"/>
      <w:sz w:val="24"/>
      <w:szCs w:val="24"/>
      <w:lang w:val="en-US" w:eastAsia="en-US" w:bidi="he-IL"/>
    </w:rPr>
  </w:style>
  <w:style w:type="paragraph" w:customStyle="1" w:styleId="BodyTextFigure">
    <w:name w:val="Body Text Figure"/>
    <w:uiPriority w:val="99"/>
    <w:rsid w:val="006E5846"/>
    <w:pPr>
      <w:spacing w:after="440"/>
      <w:jc w:val="both"/>
    </w:pPr>
    <w:rPr>
      <w:sz w:val="24"/>
      <w:szCs w:val="24"/>
      <w:lang w:val="en-US" w:eastAsia="en-US" w:bidi="he-IL"/>
    </w:rPr>
  </w:style>
  <w:style w:type="paragraph" w:customStyle="1" w:styleId="CallOutText">
    <w:name w:val="Call Out Text"/>
    <w:uiPriority w:val="99"/>
    <w:rsid w:val="006E5846"/>
    <w:pPr>
      <w:spacing w:line="300" w:lineRule="exact"/>
    </w:pPr>
    <w:rPr>
      <w:rFonts w:ascii="Arial" w:hAnsi="Arial" w:cs="Arial"/>
      <w:color w:val="FFFFFF"/>
      <w:sz w:val="24"/>
      <w:szCs w:val="24"/>
      <w:lang w:val="en-US" w:eastAsia="en-US" w:bidi="he-IL"/>
    </w:rPr>
  </w:style>
  <w:style w:type="paragraph" w:customStyle="1" w:styleId="SidebarText">
    <w:name w:val="Sidebar Text"/>
    <w:uiPriority w:val="99"/>
    <w:rsid w:val="006E5846"/>
    <w:pPr>
      <w:jc w:val="both"/>
    </w:pPr>
    <w:rPr>
      <w:rFonts w:ascii="Arial" w:hAnsi="Arial" w:cs="Arial"/>
      <w:color w:val="000000"/>
      <w:sz w:val="19"/>
      <w:szCs w:val="19"/>
      <w:lang w:val="en-US" w:eastAsia="en-US" w:bidi="he-IL"/>
    </w:rPr>
  </w:style>
  <w:style w:type="paragraph" w:customStyle="1" w:styleId="HighlightText">
    <w:name w:val="Highlight Text"/>
    <w:uiPriority w:val="99"/>
    <w:rsid w:val="006E5846"/>
    <w:pPr>
      <w:spacing w:after="60" w:line="300" w:lineRule="exact"/>
      <w:jc w:val="both"/>
    </w:pPr>
    <w:rPr>
      <w:b/>
      <w:bCs/>
      <w:color w:val="000000"/>
      <w:sz w:val="24"/>
      <w:szCs w:val="24"/>
      <w:lang w:val="en-US" w:eastAsia="en-US" w:bidi="he-IL"/>
    </w:rPr>
  </w:style>
  <w:style w:type="paragraph" w:customStyle="1" w:styleId="BodyTextIndent4">
    <w:name w:val="Body Text Indent4"/>
    <w:uiPriority w:val="99"/>
    <w:rsid w:val="006E5846"/>
    <w:pPr>
      <w:spacing w:line="300" w:lineRule="exact"/>
      <w:ind w:left="1440"/>
      <w:jc w:val="both"/>
    </w:pPr>
    <w:rPr>
      <w:color w:val="000000"/>
      <w:sz w:val="24"/>
      <w:szCs w:val="24"/>
      <w:lang w:val="en-US" w:eastAsia="en-US" w:bidi="he-IL"/>
    </w:rPr>
  </w:style>
  <w:style w:type="character" w:customStyle="1" w:styleId="Heading1Char2">
    <w:name w:val="Heading 1 Char2"/>
    <w:aliases w:val="Heading 1 Char1 Char1,Heading 1 Char Char Char1,1 Char Char Char1,h1 Char Char Char1,Header 1 Char Char Char1,II+ Char Char Char1,I Char Char Char1,Heading1 Char Char Char1,H1-Heading 1 Char Char Char1,Legal Line 1 Char Char Char1,1 Char"/>
    <w:basedOn w:val="DefaultParagraphFont"/>
    <w:link w:val="Heading1"/>
    <w:uiPriority w:val="9"/>
    <w:locked/>
    <w:rsid w:val="006D3313"/>
    <w:rPr>
      <w:rFonts w:ascii="Arial" w:hAnsi="Arial" w:cs="Arial"/>
      <w:caps/>
      <w:color w:val="0092DD"/>
      <w:kern w:val="32"/>
      <w:sz w:val="34"/>
      <w:szCs w:val="34"/>
      <w:lang w:eastAsia="en-US" w:bidi="he-IL"/>
    </w:rPr>
  </w:style>
  <w:style w:type="paragraph" w:customStyle="1" w:styleId="ResponseTitle">
    <w:name w:val="ResponseTitle"/>
    <w:next w:val="ResponseBody"/>
    <w:uiPriority w:val="99"/>
    <w:rsid w:val="006E5846"/>
    <w:pPr>
      <w:keepNext/>
      <w:keepLines/>
      <w:spacing w:before="220" w:after="220" w:line="300" w:lineRule="exact"/>
      <w:jc w:val="both"/>
    </w:pPr>
    <w:rPr>
      <w:b/>
      <w:bCs/>
      <w:color w:val="0092DD"/>
      <w:sz w:val="24"/>
      <w:szCs w:val="24"/>
      <w:lang w:val="en-US" w:eastAsia="en-US" w:bidi="he-IL"/>
    </w:rPr>
  </w:style>
  <w:style w:type="paragraph" w:customStyle="1" w:styleId="ResponseBody">
    <w:name w:val="ResponseBody"/>
    <w:uiPriority w:val="99"/>
    <w:rsid w:val="006E5846"/>
    <w:pPr>
      <w:spacing w:after="220" w:line="300" w:lineRule="exact"/>
      <w:jc w:val="both"/>
    </w:pPr>
    <w:rPr>
      <w:color w:val="000000"/>
      <w:sz w:val="24"/>
      <w:szCs w:val="24"/>
      <w:lang w:val="en-US" w:eastAsia="en-US" w:bidi="he-IL"/>
    </w:rPr>
  </w:style>
  <w:style w:type="paragraph" w:customStyle="1" w:styleId="Query">
    <w:name w:val="Query"/>
    <w:next w:val="BodyText"/>
    <w:uiPriority w:val="99"/>
    <w:rsid w:val="006E5846"/>
    <w:pPr>
      <w:spacing w:after="440" w:line="300" w:lineRule="exact"/>
      <w:jc w:val="both"/>
    </w:pPr>
    <w:rPr>
      <w:rFonts w:ascii="Courier New" w:hAnsi="Courier New" w:cs="Courier New"/>
      <w:b/>
      <w:bCs/>
      <w:color w:val="FF0000"/>
      <w:lang w:val="en-US" w:eastAsia="en-US" w:bidi="he-IL"/>
    </w:rPr>
  </w:style>
  <w:style w:type="paragraph" w:customStyle="1" w:styleId="BulletTable">
    <w:name w:val="Bullet Table"/>
    <w:uiPriority w:val="99"/>
    <w:rsid w:val="006E5846"/>
    <w:pPr>
      <w:numPr>
        <w:numId w:val="5"/>
      </w:numPr>
      <w:tabs>
        <w:tab w:val="clear" w:pos="720"/>
        <w:tab w:val="left" w:pos="360"/>
      </w:tabs>
      <w:spacing w:after="80" w:line="300" w:lineRule="exact"/>
      <w:ind w:left="360"/>
      <w:jc w:val="both"/>
    </w:pPr>
    <w:rPr>
      <w:lang w:val="en-US" w:eastAsia="en-US" w:bidi="he-IL"/>
    </w:rPr>
  </w:style>
  <w:style w:type="paragraph" w:customStyle="1" w:styleId="ListTable">
    <w:name w:val="List Table"/>
    <w:uiPriority w:val="99"/>
    <w:rsid w:val="006E5846"/>
    <w:pPr>
      <w:numPr>
        <w:numId w:val="6"/>
      </w:numPr>
      <w:spacing w:after="80" w:line="300" w:lineRule="exact"/>
      <w:jc w:val="both"/>
    </w:pPr>
    <w:rPr>
      <w:lang w:val="en-US" w:eastAsia="en-US" w:bidi="he-IL"/>
    </w:rPr>
  </w:style>
  <w:style w:type="character" w:customStyle="1" w:styleId="BulletLevel1Char">
    <w:name w:val="Bullet Level1 Char"/>
    <w:basedOn w:val="DefaultParagraphFont"/>
    <w:link w:val="BulletLevel1"/>
    <w:uiPriority w:val="99"/>
    <w:locked/>
    <w:rsid w:val="00DC59B9"/>
    <w:rPr>
      <w:color w:val="000000"/>
      <w:sz w:val="24"/>
      <w:szCs w:val="24"/>
      <w:lang w:val="en-US" w:eastAsia="en-US" w:bidi="he-IL"/>
    </w:rPr>
  </w:style>
  <w:style w:type="paragraph" w:styleId="BalloonText">
    <w:name w:val="Balloon Text"/>
    <w:basedOn w:val="Normal"/>
    <w:link w:val="BalloonTextChar"/>
    <w:rsid w:val="00FF623D"/>
    <w:rPr>
      <w:rFonts w:ascii="Tahoma" w:hAnsi="Tahoma" w:cs="Tahoma"/>
      <w:sz w:val="16"/>
      <w:szCs w:val="16"/>
    </w:rPr>
  </w:style>
  <w:style w:type="character" w:customStyle="1" w:styleId="BalloonTextChar">
    <w:name w:val="Balloon Text Char"/>
    <w:basedOn w:val="DefaultParagraphFont"/>
    <w:link w:val="BalloonText"/>
    <w:locked/>
    <w:rsid w:val="00FF623D"/>
    <w:rPr>
      <w:rFonts w:ascii="Tahoma" w:hAnsi="Tahoma" w:cs="Tahoma"/>
      <w:sz w:val="16"/>
      <w:szCs w:val="16"/>
      <w:lang w:val="en-US" w:eastAsia="en-US" w:bidi="he-IL"/>
    </w:rPr>
  </w:style>
  <w:style w:type="paragraph" w:customStyle="1" w:styleId="tabletext0">
    <w:name w:val="tabletext"/>
    <w:basedOn w:val="Normal"/>
    <w:rsid w:val="004354FD"/>
    <w:pPr>
      <w:spacing w:before="80" w:after="80"/>
    </w:pPr>
    <w:rPr>
      <w:color w:val="000000"/>
      <w:sz w:val="20"/>
      <w:szCs w:val="20"/>
    </w:rPr>
  </w:style>
  <w:style w:type="paragraph" w:customStyle="1" w:styleId="tablecurrency0">
    <w:name w:val="tablecurrency"/>
    <w:basedOn w:val="Normal"/>
    <w:rsid w:val="004354FD"/>
    <w:pPr>
      <w:spacing w:before="80" w:after="80"/>
      <w:ind w:right="288"/>
      <w:jc w:val="right"/>
    </w:pPr>
    <w:rPr>
      <w:rFonts w:ascii="Arial" w:hAnsi="Arial" w:cs="Arial"/>
      <w:color w:val="000000"/>
      <w:sz w:val="20"/>
      <w:szCs w:val="20"/>
    </w:rPr>
  </w:style>
  <w:style w:type="paragraph" w:styleId="ListParagraph">
    <w:name w:val="List Paragraph"/>
    <w:basedOn w:val="Normal"/>
    <w:uiPriority w:val="34"/>
    <w:qFormat/>
    <w:rsid w:val="00284D94"/>
    <w:pPr>
      <w:ind w:left="720"/>
      <w:contextualSpacing/>
    </w:pPr>
  </w:style>
  <w:style w:type="paragraph" w:styleId="Revision">
    <w:name w:val="Revision"/>
    <w:hidden/>
    <w:uiPriority w:val="99"/>
    <w:semiHidden/>
    <w:rsid w:val="005F6118"/>
    <w:rPr>
      <w:sz w:val="24"/>
      <w:szCs w:val="24"/>
      <w:lang w:val="en-US" w:eastAsia="en-US" w:bidi="he-IL"/>
    </w:rPr>
  </w:style>
  <w:style w:type="paragraph" w:customStyle="1" w:styleId="BodyTextH1H2">
    <w:name w:val="Body Text H1 H2"/>
    <w:basedOn w:val="Normal"/>
    <w:link w:val="BodyTextH1H2Char"/>
    <w:rsid w:val="00055F52"/>
    <w:pPr>
      <w:spacing w:before="80" w:after="80"/>
      <w:ind w:left="1440"/>
    </w:pPr>
    <w:rPr>
      <w:sz w:val="22"/>
      <w:szCs w:val="22"/>
    </w:rPr>
  </w:style>
  <w:style w:type="paragraph" w:customStyle="1" w:styleId="ProfileField">
    <w:name w:val="Profile Field"/>
    <w:rsid w:val="00055F52"/>
    <w:pPr>
      <w:spacing w:before="80"/>
    </w:pPr>
    <w:rPr>
      <w:b/>
      <w:bCs/>
      <w:lang w:val="en-US" w:eastAsia="en-US" w:bidi="he-IL"/>
    </w:rPr>
  </w:style>
  <w:style w:type="character" w:customStyle="1" w:styleId="BodyTextH1H2Char">
    <w:name w:val="Body Text H1 H2 Char"/>
    <w:basedOn w:val="DefaultParagraphFont"/>
    <w:link w:val="BodyTextH1H2"/>
    <w:rsid w:val="00055F52"/>
    <w:rPr>
      <w:sz w:val="22"/>
      <w:szCs w:val="22"/>
      <w:lang w:val="en-US" w:eastAsia="en-US" w:bidi="he-IL"/>
    </w:rPr>
  </w:style>
  <w:style w:type="character" w:customStyle="1" w:styleId="Heading6Char">
    <w:name w:val="Heading 6 Char"/>
    <w:basedOn w:val="DefaultParagraphFont"/>
    <w:link w:val="Heading6"/>
    <w:uiPriority w:val="9"/>
    <w:rsid w:val="00284DF0"/>
    <w:rPr>
      <w:sz w:val="24"/>
      <w:szCs w:val="24"/>
      <w:lang w:val="en-CA" w:eastAsia="zh-CN" w:bidi="he-IL"/>
    </w:rPr>
  </w:style>
  <w:style w:type="character" w:customStyle="1" w:styleId="Heading7Char">
    <w:name w:val="Heading 7 Char"/>
    <w:basedOn w:val="DefaultParagraphFont"/>
    <w:link w:val="Heading7"/>
    <w:uiPriority w:val="9"/>
    <w:rsid w:val="00284DF0"/>
    <w:rPr>
      <w:sz w:val="24"/>
      <w:szCs w:val="24"/>
      <w:lang w:val="en-CA" w:eastAsia="zh-CN" w:bidi="he-IL"/>
    </w:rPr>
  </w:style>
  <w:style w:type="character" w:customStyle="1" w:styleId="Heading8Char">
    <w:name w:val="Heading 8 Char"/>
    <w:basedOn w:val="DefaultParagraphFont"/>
    <w:link w:val="Heading8"/>
    <w:uiPriority w:val="9"/>
    <w:rsid w:val="00284DF0"/>
    <w:rPr>
      <w:rFonts w:ascii="Arial" w:hAnsi="Arial" w:cs="Arial"/>
      <w:i/>
      <w:iCs/>
      <w:sz w:val="24"/>
      <w:szCs w:val="24"/>
      <w:lang w:val="en-CA" w:eastAsia="zh-CN" w:bidi="he-IL"/>
    </w:rPr>
  </w:style>
  <w:style w:type="character" w:customStyle="1" w:styleId="Heading9Char">
    <w:name w:val="Heading 9 Char"/>
    <w:basedOn w:val="DefaultParagraphFont"/>
    <w:link w:val="Heading9"/>
    <w:uiPriority w:val="9"/>
    <w:rsid w:val="00284DF0"/>
    <w:rPr>
      <w:rFonts w:ascii="Arial" w:hAnsi="Arial" w:cs="Arial"/>
      <w:i/>
      <w:iCs/>
      <w:sz w:val="18"/>
      <w:szCs w:val="18"/>
      <w:lang w:val="en-CA" w:eastAsia="zh-CN" w:bidi="he-IL"/>
    </w:rPr>
  </w:style>
  <w:style w:type="paragraph" w:customStyle="1" w:styleId="DocumentName0">
    <w:name w:val="DocumentName"/>
    <w:basedOn w:val="Normal"/>
    <w:rsid w:val="00284DF0"/>
    <w:pPr>
      <w:spacing w:before="3200" w:after="4800"/>
      <w:jc w:val="center"/>
    </w:pPr>
    <w:rPr>
      <w:rFonts w:ascii="Arial" w:hAnsi="Arial" w:cs="Arial"/>
      <w:b/>
      <w:bCs/>
      <w:sz w:val="32"/>
      <w:szCs w:val="32"/>
      <w:lang w:val="en-CA" w:eastAsia="zh-CN"/>
    </w:rPr>
  </w:style>
  <w:style w:type="paragraph" w:customStyle="1" w:styleId="InternalHeading">
    <w:name w:val="Internal Heading"/>
    <w:basedOn w:val="Normal"/>
    <w:next w:val="BodyText"/>
    <w:rsid w:val="00284DF0"/>
    <w:pPr>
      <w:keepNext/>
      <w:spacing w:before="160"/>
    </w:pPr>
    <w:rPr>
      <w:rFonts w:ascii="Arial" w:hAnsi="Arial" w:cs="Arial"/>
      <w:b/>
      <w:bCs/>
      <w:u w:val="single"/>
      <w:lang w:val="en-CA" w:eastAsia="zh-CN"/>
    </w:rPr>
  </w:style>
  <w:style w:type="paragraph" w:customStyle="1" w:styleId="logo">
    <w:name w:val="logo"/>
    <w:basedOn w:val="Normal"/>
    <w:rsid w:val="00284DF0"/>
    <w:pPr>
      <w:spacing w:before="160"/>
      <w:ind w:left="3024"/>
    </w:pPr>
    <w:rPr>
      <w:rFonts w:ascii="Arial" w:hAnsi="Arial" w:cs="Arial"/>
      <w:b/>
      <w:bCs/>
      <w:i/>
      <w:iCs/>
      <w:sz w:val="40"/>
      <w:szCs w:val="40"/>
      <w:lang w:val="en-CA" w:eastAsia="zh-CN"/>
    </w:rPr>
  </w:style>
  <w:style w:type="paragraph" w:styleId="ListBullet2">
    <w:name w:val="List Bullet 2"/>
    <w:aliases w:val="Square Bullet"/>
    <w:basedOn w:val="Normal"/>
    <w:rsid w:val="00284DF0"/>
    <w:pPr>
      <w:numPr>
        <w:ilvl w:val="1"/>
        <w:numId w:val="11"/>
      </w:numPr>
      <w:spacing w:before="120"/>
    </w:pPr>
    <w:rPr>
      <w:lang w:val="en-CA" w:eastAsia="zh-CN"/>
    </w:rPr>
  </w:style>
  <w:style w:type="paragraph" w:styleId="ListBullet">
    <w:name w:val="List Bullet"/>
    <w:aliases w:val="Round Bullet"/>
    <w:basedOn w:val="Normal"/>
    <w:rsid w:val="00284DF0"/>
    <w:pPr>
      <w:numPr>
        <w:numId w:val="11"/>
      </w:numPr>
      <w:spacing w:before="120"/>
    </w:pPr>
    <w:rPr>
      <w:lang w:val="en-CA" w:eastAsia="zh-CN"/>
    </w:rPr>
  </w:style>
  <w:style w:type="paragraph" w:customStyle="1" w:styleId="Profile">
    <w:name w:val="Profile"/>
    <w:basedOn w:val="Normal"/>
    <w:rsid w:val="00284DF0"/>
    <w:rPr>
      <w:lang w:val="en-CA" w:eastAsia="zh-CN"/>
    </w:rPr>
  </w:style>
  <w:style w:type="paragraph" w:styleId="ListNumber">
    <w:name w:val="List Number"/>
    <w:basedOn w:val="Normal"/>
    <w:rsid w:val="00284DF0"/>
    <w:pPr>
      <w:numPr>
        <w:numId w:val="12"/>
      </w:numPr>
      <w:spacing w:before="120"/>
    </w:pPr>
    <w:rPr>
      <w:lang w:val="en-CA" w:eastAsia="zh-CN"/>
    </w:rPr>
  </w:style>
  <w:style w:type="paragraph" w:customStyle="1" w:styleId="ReleaseNotes">
    <w:name w:val="ReleaseNotes"/>
    <w:basedOn w:val="Normal"/>
    <w:rsid w:val="00284DF0"/>
    <w:rPr>
      <w:sz w:val="22"/>
      <w:szCs w:val="22"/>
      <w:lang w:val="en-CA" w:eastAsia="zh-CN"/>
    </w:rPr>
  </w:style>
  <w:style w:type="paragraph" w:customStyle="1" w:styleId="ReleaseNotesTitle">
    <w:name w:val="ReleaseNotes Title"/>
    <w:basedOn w:val="ReleaseNotes"/>
    <w:rsid w:val="00284DF0"/>
    <w:pPr>
      <w:spacing w:before="1200" w:after="480"/>
      <w:jc w:val="center"/>
    </w:pPr>
    <w:rPr>
      <w:rFonts w:ascii="Arial" w:hAnsi="Arial" w:cs="Arial"/>
      <w:b/>
      <w:bCs/>
      <w:sz w:val="28"/>
      <w:szCs w:val="28"/>
    </w:rPr>
  </w:style>
  <w:style w:type="paragraph" w:customStyle="1" w:styleId="contents0">
    <w:name w:val="contents"/>
    <w:basedOn w:val="Normal"/>
    <w:rsid w:val="00284DF0"/>
    <w:pPr>
      <w:spacing w:before="1200" w:after="480"/>
      <w:jc w:val="center"/>
    </w:pPr>
    <w:rPr>
      <w:rFonts w:ascii="Arial" w:hAnsi="Arial" w:cs="Arial"/>
      <w:b/>
      <w:bCs/>
      <w:sz w:val="28"/>
      <w:szCs w:val="28"/>
      <w:lang w:val="en-CA" w:eastAsia="zh-CN"/>
    </w:rPr>
  </w:style>
  <w:style w:type="paragraph" w:customStyle="1" w:styleId="program">
    <w:name w:val="program"/>
    <w:basedOn w:val="Normal"/>
    <w:rsid w:val="00284DF0"/>
    <w:pPr>
      <w:ind w:left="1800"/>
    </w:pPr>
    <w:rPr>
      <w:rFonts w:ascii="Courier New" w:hAnsi="Courier New" w:cs="Courier New"/>
      <w:sz w:val="17"/>
      <w:szCs w:val="17"/>
      <w:lang w:val="en-CA" w:eastAsia="zh-CN"/>
    </w:rPr>
  </w:style>
  <w:style w:type="paragraph" w:styleId="ListNumber20">
    <w:name w:val="List Number 2"/>
    <w:basedOn w:val="Normal"/>
    <w:rsid w:val="00284DF0"/>
    <w:pPr>
      <w:numPr>
        <w:ilvl w:val="1"/>
        <w:numId w:val="12"/>
      </w:numPr>
      <w:spacing w:before="120"/>
    </w:pPr>
    <w:rPr>
      <w:lang w:val="en-CA" w:eastAsia="zh-CN"/>
    </w:rPr>
  </w:style>
  <w:style w:type="paragraph" w:styleId="ListNumber3">
    <w:name w:val="List Number 3"/>
    <w:basedOn w:val="Normal"/>
    <w:rsid w:val="00284DF0"/>
    <w:pPr>
      <w:numPr>
        <w:ilvl w:val="2"/>
        <w:numId w:val="12"/>
      </w:numPr>
      <w:tabs>
        <w:tab w:val="left" w:pos="1080"/>
      </w:tabs>
      <w:spacing w:before="120"/>
    </w:pPr>
    <w:rPr>
      <w:lang w:val="en-CA" w:eastAsia="zh-CN"/>
    </w:rPr>
  </w:style>
  <w:style w:type="paragraph" w:customStyle="1" w:styleId="CrazyName">
    <w:name w:val="CrazyName"/>
    <w:basedOn w:val="Normal"/>
    <w:rsid w:val="00284DF0"/>
    <w:rPr>
      <w:sz w:val="22"/>
      <w:szCs w:val="22"/>
      <w:lang w:val="en-CA" w:eastAsia="zh-CN"/>
    </w:rPr>
  </w:style>
  <w:style w:type="paragraph" w:customStyle="1" w:styleId="UniqueID">
    <w:name w:val="UniqueID"/>
    <w:basedOn w:val="Profile"/>
    <w:rsid w:val="00284DF0"/>
  </w:style>
  <w:style w:type="paragraph" w:styleId="Index1">
    <w:name w:val="index 1"/>
    <w:basedOn w:val="Normal"/>
    <w:next w:val="Normal"/>
    <w:autoRedefine/>
    <w:semiHidden/>
    <w:rsid w:val="00284DF0"/>
    <w:pPr>
      <w:ind w:left="240" w:hanging="240"/>
    </w:pPr>
    <w:rPr>
      <w:lang w:eastAsia="zh-CN"/>
    </w:rPr>
  </w:style>
  <w:style w:type="paragraph" w:styleId="IndexHeading">
    <w:name w:val="index heading"/>
    <w:basedOn w:val="Normal"/>
    <w:next w:val="Index1"/>
    <w:semiHidden/>
    <w:rsid w:val="00284DF0"/>
    <w:rPr>
      <w:rFonts w:ascii="Arial" w:hAnsi="Arial" w:cs="Arial"/>
      <w:b/>
      <w:bCs/>
      <w:lang w:val="en-CA" w:eastAsia="zh-CN"/>
    </w:rPr>
  </w:style>
  <w:style w:type="paragraph" w:customStyle="1" w:styleId="BWSBodyText">
    <w:name w:val="BWS Body Text"/>
    <w:basedOn w:val="Normal"/>
    <w:link w:val="BWSBodyTextChar"/>
    <w:qFormat/>
    <w:rsid w:val="00B36EAE"/>
    <w:pPr>
      <w:spacing w:before="60" w:after="60"/>
    </w:pPr>
    <w:rPr>
      <w:rFonts w:ascii="Verdana" w:eastAsiaTheme="majorEastAsia" w:hAnsi="Verdana" w:cstheme="majorBidi"/>
      <w:bCs/>
      <w:sz w:val="18"/>
      <w:lang w:bidi="ar-SA"/>
    </w:rPr>
  </w:style>
  <w:style w:type="character" w:customStyle="1" w:styleId="BWSBodyTextChar">
    <w:name w:val="BWS Body Text Char"/>
    <w:basedOn w:val="DefaultParagraphFont"/>
    <w:link w:val="BWSBodyText"/>
    <w:rsid w:val="00B36EAE"/>
    <w:rPr>
      <w:rFonts w:ascii="Verdana" w:eastAsiaTheme="majorEastAsia" w:hAnsi="Verdana" w:cstheme="majorBidi"/>
      <w:bCs/>
      <w:sz w:val="18"/>
      <w:szCs w:val="24"/>
      <w:lang w:val="en-US" w:eastAsia="en-US"/>
    </w:rPr>
  </w:style>
  <w:style w:type="table" w:styleId="TableGrid">
    <w:name w:val="Table Grid"/>
    <w:basedOn w:val="TableNormal"/>
    <w:uiPriority w:val="59"/>
    <w:locked/>
    <w:rsid w:val="00B36EAE"/>
    <w:pPr>
      <w:jc w:val="both"/>
    </w:pPr>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JBstyle1">
    <w:name w:val="BJBstyle1"/>
    <w:basedOn w:val="Heading1"/>
    <w:link w:val="BJBstyle1Char"/>
    <w:qFormat/>
    <w:rsid w:val="0022040A"/>
    <w:pPr>
      <w:spacing w:before="0" w:after="0" w:line="480" w:lineRule="auto"/>
    </w:pPr>
    <w:rPr>
      <w:b/>
      <w:sz w:val="32"/>
      <w:szCs w:val="32"/>
    </w:rPr>
  </w:style>
  <w:style w:type="character" w:customStyle="1" w:styleId="BJBstyle1Char">
    <w:name w:val="BJBstyle1 Char"/>
    <w:basedOn w:val="Heading1Char2"/>
    <w:link w:val="BJBstyle1"/>
    <w:rsid w:val="0022040A"/>
    <w:rPr>
      <w:rFonts w:ascii="Arial" w:hAnsi="Arial" w:cs="Arial"/>
      <w:b/>
      <w:caps/>
      <w:color w:val="0092DD"/>
      <w:kern w:val="32"/>
      <w:sz w:val="32"/>
      <w:szCs w:val="32"/>
      <w:lang w:eastAsia="en-US" w:bidi="he-IL"/>
    </w:rPr>
  </w:style>
  <w:style w:type="paragraph" w:customStyle="1" w:styleId="output">
    <w:name w:val="output"/>
    <w:basedOn w:val="Normal"/>
    <w:link w:val="outputChar"/>
    <w:qFormat/>
    <w:rsid w:val="007C0257"/>
    <w:rPr>
      <w:rFonts w:ascii="Lucida Console" w:hAnsi="Lucida Console"/>
      <w:bCs/>
      <w:color w:val="0000FF"/>
      <w:sz w:val="16"/>
      <w:szCs w:val="20"/>
      <w:lang w:bidi="ar-SA"/>
    </w:rPr>
  </w:style>
  <w:style w:type="character" w:customStyle="1" w:styleId="outputChar">
    <w:name w:val="output Char"/>
    <w:basedOn w:val="DefaultParagraphFont"/>
    <w:link w:val="output"/>
    <w:rsid w:val="007C0257"/>
    <w:rPr>
      <w:rFonts w:ascii="Lucida Console" w:hAnsi="Lucida Console"/>
      <w:bCs/>
      <w:color w:val="0000FF"/>
      <w:sz w:val="16"/>
      <w:lang w:val="en-US" w:eastAsia="en-US"/>
    </w:rPr>
  </w:style>
  <w:style w:type="paragraph" w:customStyle="1" w:styleId="command">
    <w:name w:val="command"/>
    <w:basedOn w:val="Normal"/>
    <w:link w:val="commandChar"/>
    <w:autoRedefine/>
    <w:qFormat/>
    <w:rsid w:val="00AE5C57"/>
    <w:pPr>
      <w:jc w:val="both"/>
    </w:pPr>
    <w:rPr>
      <w:rFonts w:ascii="Courier New" w:hAnsi="Courier New" w:cs="Courier New"/>
      <w:b/>
      <w:sz w:val="18"/>
      <w:szCs w:val="18"/>
      <w:lang w:eastAsia="en-GB" w:bidi="ar-SA"/>
    </w:rPr>
  </w:style>
  <w:style w:type="character" w:customStyle="1" w:styleId="commandChar">
    <w:name w:val="command Char"/>
    <w:basedOn w:val="DefaultParagraphFont"/>
    <w:link w:val="command"/>
    <w:rsid w:val="00AE5C57"/>
    <w:rPr>
      <w:rFonts w:ascii="Courier New" w:hAnsi="Courier New" w:cs="Courier New"/>
      <w:b/>
      <w:sz w:val="18"/>
      <w:szCs w:val="18"/>
      <w:lang w:val="en-US"/>
    </w:rPr>
  </w:style>
  <w:style w:type="paragraph" w:styleId="NormalWeb">
    <w:name w:val="Normal (Web)"/>
    <w:basedOn w:val="Normal"/>
    <w:uiPriority w:val="99"/>
    <w:semiHidden/>
    <w:unhideWhenUsed/>
    <w:rsid w:val="006665FB"/>
    <w:pPr>
      <w:spacing w:before="100" w:beforeAutospacing="1" w:after="100" w:afterAutospacing="1"/>
    </w:pPr>
    <w:rPr>
      <w:rFonts w:eastAsiaTheme="minorEastAsia"/>
      <w:lang w:bidi="ar-SA"/>
    </w:rPr>
  </w:style>
  <w:style w:type="paragraph" w:styleId="HTMLPreformatted">
    <w:name w:val="HTML Preformatted"/>
    <w:basedOn w:val="Normal"/>
    <w:link w:val="HTMLPreformattedChar"/>
    <w:uiPriority w:val="99"/>
    <w:semiHidden/>
    <w:unhideWhenUsed/>
    <w:rsid w:val="002F6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F6B8B"/>
    <w:rPr>
      <w:rFonts w:ascii="Courier New" w:hAnsi="Courier New" w:cs="Courier New"/>
      <w:lang w:val="en-US" w:eastAsia="en-US"/>
    </w:rPr>
  </w:style>
  <w:style w:type="character" w:styleId="FollowedHyperlink">
    <w:name w:val="FollowedHyperlink"/>
    <w:basedOn w:val="DefaultParagraphFont"/>
    <w:uiPriority w:val="99"/>
    <w:semiHidden/>
    <w:unhideWhenUsed/>
    <w:rsid w:val="003349A9"/>
    <w:rPr>
      <w:color w:val="800080" w:themeColor="followedHyperlink"/>
      <w:u w:val="single"/>
    </w:rPr>
  </w:style>
  <w:style w:type="character" w:styleId="PlaceholderText">
    <w:name w:val="Placeholder Text"/>
    <w:basedOn w:val="DefaultParagraphFont"/>
    <w:uiPriority w:val="99"/>
    <w:semiHidden/>
    <w:rsid w:val="003703F7"/>
    <w:rPr>
      <w:color w:val="808080"/>
    </w:rPr>
  </w:style>
  <w:style w:type="table" w:styleId="LightShading">
    <w:name w:val="Light Shading"/>
    <w:basedOn w:val="TableNormal"/>
    <w:uiPriority w:val="60"/>
    <w:rsid w:val="00952A8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F04487"/>
    <w:pPr>
      <w:autoSpaceDE w:val="0"/>
      <w:autoSpaceDN w:val="0"/>
      <w:adjustRightInd w:val="0"/>
    </w:pPr>
    <w:rPr>
      <w:rFonts w:ascii="Courier New" w:hAnsi="Courier New" w:cs="Courier New"/>
      <w:color w:val="000000"/>
      <w:sz w:val="24"/>
      <w:szCs w:val="24"/>
      <w:lang w:val="en-US"/>
    </w:rPr>
  </w:style>
</w:styles>
</file>

<file path=word/webSettings.xml><?xml version="1.0" encoding="utf-8"?>
<w:webSettings xmlns:r="http://schemas.openxmlformats.org/officeDocument/2006/relationships" xmlns:w="http://schemas.openxmlformats.org/wordprocessingml/2006/main">
  <w:divs>
    <w:div w:id="40517164">
      <w:bodyDiv w:val="1"/>
      <w:marLeft w:val="0"/>
      <w:marRight w:val="0"/>
      <w:marTop w:val="0"/>
      <w:marBottom w:val="0"/>
      <w:divBdr>
        <w:top w:val="none" w:sz="0" w:space="0" w:color="auto"/>
        <w:left w:val="none" w:sz="0" w:space="0" w:color="auto"/>
        <w:bottom w:val="none" w:sz="0" w:space="0" w:color="auto"/>
        <w:right w:val="none" w:sz="0" w:space="0" w:color="auto"/>
      </w:divBdr>
    </w:div>
    <w:div w:id="145587436">
      <w:bodyDiv w:val="1"/>
      <w:marLeft w:val="0"/>
      <w:marRight w:val="0"/>
      <w:marTop w:val="0"/>
      <w:marBottom w:val="0"/>
      <w:divBdr>
        <w:top w:val="none" w:sz="0" w:space="0" w:color="auto"/>
        <w:left w:val="none" w:sz="0" w:space="0" w:color="auto"/>
        <w:bottom w:val="none" w:sz="0" w:space="0" w:color="auto"/>
        <w:right w:val="none" w:sz="0" w:space="0" w:color="auto"/>
      </w:divBdr>
      <w:divsChild>
        <w:div w:id="386101496">
          <w:marLeft w:val="0"/>
          <w:marRight w:val="0"/>
          <w:marTop w:val="300"/>
          <w:marBottom w:val="300"/>
          <w:divBdr>
            <w:top w:val="single" w:sz="6" w:space="0" w:color="FFFFFF"/>
            <w:left w:val="single" w:sz="6" w:space="8" w:color="FFFFFF"/>
            <w:bottom w:val="single" w:sz="6" w:space="0" w:color="FFFFFF"/>
            <w:right w:val="single" w:sz="6" w:space="8" w:color="FFFFFF"/>
          </w:divBdr>
          <w:divsChild>
            <w:div w:id="1078018026">
              <w:marLeft w:val="0"/>
              <w:marRight w:val="0"/>
              <w:marTop w:val="0"/>
              <w:marBottom w:val="0"/>
              <w:divBdr>
                <w:top w:val="none" w:sz="0" w:space="0" w:color="auto"/>
                <w:left w:val="none" w:sz="0" w:space="0" w:color="auto"/>
                <w:bottom w:val="none" w:sz="0" w:space="0" w:color="auto"/>
                <w:right w:val="none" w:sz="0" w:space="0" w:color="auto"/>
              </w:divBdr>
              <w:divsChild>
                <w:div w:id="460225897">
                  <w:marLeft w:val="0"/>
                  <w:marRight w:val="0"/>
                  <w:marTop w:val="0"/>
                  <w:marBottom w:val="150"/>
                  <w:divBdr>
                    <w:top w:val="none" w:sz="0" w:space="0" w:color="auto"/>
                    <w:left w:val="none" w:sz="0" w:space="0" w:color="auto"/>
                    <w:bottom w:val="none" w:sz="0" w:space="0" w:color="auto"/>
                    <w:right w:val="none" w:sz="0" w:space="0" w:color="auto"/>
                  </w:divBdr>
                  <w:divsChild>
                    <w:div w:id="1890411481">
                      <w:marLeft w:val="0"/>
                      <w:marRight w:val="150"/>
                      <w:marTop w:val="0"/>
                      <w:marBottom w:val="0"/>
                      <w:divBdr>
                        <w:top w:val="none" w:sz="0" w:space="0" w:color="auto"/>
                        <w:left w:val="none" w:sz="0" w:space="0" w:color="auto"/>
                        <w:bottom w:val="none" w:sz="0" w:space="0" w:color="auto"/>
                        <w:right w:val="none" w:sz="0" w:space="0" w:color="auto"/>
                      </w:divBdr>
                      <w:divsChild>
                        <w:div w:id="494880549">
                          <w:marLeft w:val="0"/>
                          <w:marRight w:val="0"/>
                          <w:marTop w:val="0"/>
                          <w:marBottom w:val="0"/>
                          <w:divBdr>
                            <w:top w:val="none" w:sz="0" w:space="0" w:color="auto"/>
                            <w:left w:val="none" w:sz="0" w:space="0" w:color="auto"/>
                            <w:bottom w:val="none" w:sz="0" w:space="0" w:color="auto"/>
                            <w:right w:val="none" w:sz="0" w:space="0" w:color="auto"/>
                          </w:divBdr>
                          <w:divsChild>
                            <w:div w:id="1172374038">
                              <w:marLeft w:val="0"/>
                              <w:marRight w:val="0"/>
                              <w:marTop w:val="0"/>
                              <w:marBottom w:val="0"/>
                              <w:divBdr>
                                <w:top w:val="none" w:sz="0" w:space="0" w:color="auto"/>
                                <w:left w:val="none" w:sz="0" w:space="0" w:color="auto"/>
                                <w:bottom w:val="none" w:sz="0" w:space="0" w:color="auto"/>
                                <w:right w:val="none" w:sz="0" w:space="0" w:color="auto"/>
                              </w:divBdr>
                              <w:divsChild>
                                <w:div w:id="1464809144">
                                  <w:marLeft w:val="0"/>
                                  <w:marRight w:val="0"/>
                                  <w:marTop w:val="0"/>
                                  <w:marBottom w:val="0"/>
                                  <w:divBdr>
                                    <w:top w:val="none" w:sz="0" w:space="0" w:color="auto"/>
                                    <w:left w:val="none" w:sz="0" w:space="0" w:color="auto"/>
                                    <w:bottom w:val="none" w:sz="0" w:space="0" w:color="auto"/>
                                    <w:right w:val="none" w:sz="0" w:space="0" w:color="auto"/>
                                  </w:divBdr>
                                  <w:divsChild>
                                    <w:div w:id="1368751205">
                                      <w:marLeft w:val="0"/>
                                      <w:marRight w:val="0"/>
                                      <w:marTop w:val="120"/>
                                      <w:marBottom w:val="360"/>
                                      <w:divBdr>
                                        <w:top w:val="none" w:sz="0" w:space="0" w:color="auto"/>
                                        <w:left w:val="none" w:sz="0" w:space="0" w:color="auto"/>
                                        <w:bottom w:val="none" w:sz="0" w:space="0" w:color="auto"/>
                                        <w:right w:val="none" w:sz="0" w:space="0" w:color="auto"/>
                                      </w:divBdr>
                                      <w:divsChild>
                                        <w:div w:id="8308260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7018338">
      <w:bodyDiv w:val="1"/>
      <w:marLeft w:val="0"/>
      <w:marRight w:val="0"/>
      <w:marTop w:val="0"/>
      <w:marBottom w:val="0"/>
      <w:divBdr>
        <w:top w:val="none" w:sz="0" w:space="0" w:color="auto"/>
        <w:left w:val="none" w:sz="0" w:space="0" w:color="auto"/>
        <w:bottom w:val="none" w:sz="0" w:space="0" w:color="auto"/>
        <w:right w:val="none" w:sz="0" w:space="0" w:color="auto"/>
      </w:divBdr>
    </w:div>
    <w:div w:id="476731476">
      <w:bodyDiv w:val="1"/>
      <w:marLeft w:val="0"/>
      <w:marRight w:val="0"/>
      <w:marTop w:val="0"/>
      <w:marBottom w:val="0"/>
      <w:divBdr>
        <w:top w:val="none" w:sz="0" w:space="0" w:color="auto"/>
        <w:left w:val="none" w:sz="0" w:space="0" w:color="auto"/>
        <w:bottom w:val="none" w:sz="0" w:space="0" w:color="auto"/>
        <w:right w:val="none" w:sz="0" w:space="0" w:color="auto"/>
      </w:divBdr>
    </w:div>
    <w:div w:id="700470548">
      <w:bodyDiv w:val="1"/>
      <w:marLeft w:val="0"/>
      <w:marRight w:val="0"/>
      <w:marTop w:val="0"/>
      <w:marBottom w:val="0"/>
      <w:divBdr>
        <w:top w:val="none" w:sz="0" w:space="0" w:color="auto"/>
        <w:left w:val="none" w:sz="0" w:space="0" w:color="auto"/>
        <w:bottom w:val="none" w:sz="0" w:space="0" w:color="auto"/>
        <w:right w:val="none" w:sz="0" w:space="0" w:color="auto"/>
      </w:divBdr>
    </w:div>
    <w:div w:id="778262607">
      <w:bodyDiv w:val="1"/>
      <w:marLeft w:val="0"/>
      <w:marRight w:val="0"/>
      <w:marTop w:val="0"/>
      <w:marBottom w:val="0"/>
      <w:divBdr>
        <w:top w:val="none" w:sz="0" w:space="0" w:color="auto"/>
        <w:left w:val="none" w:sz="0" w:space="0" w:color="auto"/>
        <w:bottom w:val="none" w:sz="0" w:space="0" w:color="auto"/>
        <w:right w:val="none" w:sz="0" w:space="0" w:color="auto"/>
      </w:divBdr>
    </w:div>
    <w:div w:id="813571180">
      <w:bodyDiv w:val="1"/>
      <w:marLeft w:val="0"/>
      <w:marRight w:val="0"/>
      <w:marTop w:val="0"/>
      <w:marBottom w:val="0"/>
      <w:divBdr>
        <w:top w:val="none" w:sz="0" w:space="0" w:color="auto"/>
        <w:left w:val="none" w:sz="0" w:space="0" w:color="auto"/>
        <w:bottom w:val="none" w:sz="0" w:space="0" w:color="auto"/>
        <w:right w:val="none" w:sz="0" w:space="0" w:color="auto"/>
      </w:divBdr>
    </w:div>
    <w:div w:id="825626859">
      <w:bodyDiv w:val="1"/>
      <w:marLeft w:val="0"/>
      <w:marRight w:val="0"/>
      <w:marTop w:val="0"/>
      <w:marBottom w:val="0"/>
      <w:divBdr>
        <w:top w:val="none" w:sz="0" w:space="0" w:color="auto"/>
        <w:left w:val="none" w:sz="0" w:space="0" w:color="auto"/>
        <w:bottom w:val="none" w:sz="0" w:space="0" w:color="auto"/>
        <w:right w:val="none" w:sz="0" w:space="0" w:color="auto"/>
      </w:divBdr>
      <w:divsChild>
        <w:div w:id="88047383">
          <w:marLeft w:val="0"/>
          <w:marRight w:val="0"/>
          <w:marTop w:val="300"/>
          <w:marBottom w:val="300"/>
          <w:divBdr>
            <w:top w:val="single" w:sz="6" w:space="0" w:color="FFFFFF"/>
            <w:left w:val="single" w:sz="6" w:space="8" w:color="FFFFFF"/>
            <w:bottom w:val="single" w:sz="6" w:space="0" w:color="FFFFFF"/>
            <w:right w:val="single" w:sz="6" w:space="8" w:color="FFFFFF"/>
          </w:divBdr>
          <w:divsChild>
            <w:div w:id="795029230">
              <w:marLeft w:val="0"/>
              <w:marRight w:val="0"/>
              <w:marTop w:val="0"/>
              <w:marBottom w:val="0"/>
              <w:divBdr>
                <w:top w:val="none" w:sz="0" w:space="0" w:color="auto"/>
                <w:left w:val="none" w:sz="0" w:space="0" w:color="auto"/>
                <w:bottom w:val="none" w:sz="0" w:space="0" w:color="auto"/>
                <w:right w:val="none" w:sz="0" w:space="0" w:color="auto"/>
              </w:divBdr>
              <w:divsChild>
                <w:div w:id="929000483">
                  <w:marLeft w:val="0"/>
                  <w:marRight w:val="0"/>
                  <w:marTop w:val="0"/>
                  <w:marBottom w:val="150"/>
                  <w:divBdr>
                    <w:top w:val="none" w:sz="0" w:space="0" w:color="auto"/>
                    <w:left w:val="none" w:sz="0" w:space="0" w:color="auto"/>
                    <w:bottom w:val="none" w:sz="0" w:space="0" w:color="auto"/>
                    <w:right w:val="none" w:sz="0" w:space="0" w:color="auto"/>
                  </w:divBdr>
                  <w:divsChild>
                    <w:div w:id="577595781">
                      <w:marLeft w:val="0"/>
                      <w:marRight w:val="150"/>
                      <w:marTop w:val="0"/>
                      <w:marBottom w:val="0"/>
                      <w:divBdr>
                        <w:top w:val="none" w:sz="0" w:space="0" w:color="auto"/>
                        <w:left w:val="none" w:sz="0" w:space="0" w:color="auto"/>
                        <w:bottom w:val="none" w:sz="0" w:space="0" w:color="auto"/>
                        <w:right w:val="none" w:sz="0" w:space="0" w:color="auto"/>
                      </w:divBdr>
                      <w:divsChild>
                        <w:div w:id="368722215">
                          <w:marLeft w:val="0"/>
                          <w:marRight w:val="0"/>
                          <w:marTop w:val="0"/>
                          <w:marBottom w:val="0"/>
                          <w:divBdr>
                            <w:top w:val="none" w:sz="0" w:space="0" w:color="auto"/>
                            <w:left w:val="none" w:sz="0" w:space="0" w:color="auto"/>
                            <w:bottom w:val="none" w:sz="0" w:space="0" w:color="auto"/>
                            <w:right w:val="none" w:sz="0" w:space="0" w:color="auto"/>
                          </w:divBdr>
                          <w:divsChild>
                            <w:div w:id="396438498">
                              <w:marLeft w:val="0"/>
                              <w:marRight w:val="0"/>
                              <w:marTop w:val="0"/>
                              <w:marBottom w:val="0"/>
                              <w:divBdr>
                                <w:top w:val="none" w:sz="0" w:space="0" w:color="auto"/>
                                <w:left w:val="none" w:sz="0" w:space="0" w:color="auto"/>
                                <w:bottom w:val="none" w:sz="0" w:space="0" w:color="auto"/>
                                <w:right w:val="none" w:sz="0" w:space="0" w:color="auto"/>
                              </w:divBdr>
                              <w:divsChild>
                                <w:div w:id="596980029">
                                  <w:marLeft w:val="0"/>
                                  <w:marRight w:val="0"/>
                                  <w:marTop w:val="0"/>
                                  <w:marBottom w:val="0"/>
                                  <w:divBdr>
                                    <w:top w:val="none" w:sz="0" w:space="0" w:color="auto"/>
                                    <w:left w:val="none" w:sz="0" w:space="0" w:color="auto"/>
                                    <w:bottom w:val="none" w:sz="0" w:space="0" w:color="auto"/>
                                    <w:right w:val="none" w:sz="0" w:space="0" w:color="auto"/>
                                  </w:divBdr>
                                  <w:divsChild>
                                    <w:div w:id="1613172471">
                                      <w:marLeft w:val="0"/>
                                      <w:marRight w:val="0"/>
                                      <w:marTop w:val="120"/>
                                      <w:marBottom w:val="360"/>
                                      <w:divBdr>
                                        <w:top w:val="none" w:sz="0" w:space="0" w:color="auto"/>
                                        <w:left w:val="none" w:sz="0" w:space="0" w:color="auto"/>
                                        <w:bottom w:val="none" w:sz="0" w:space="0" w:color="auto"/>
                                        <w:right w:val="none" w:sz="0" w:space="0" w:color="auto"/>
                                      </w:divBdr>
                                      <w:divsChild>
                                        <w:div w:id="1567841212">
                                          <w:marLeft w:val="0"/>
                                          <w:marRight w:val="0"/>
                                          <w:marTop w:val="0"/>
                                          <w:marBottom w:val="180"/>
                                          <w:divBdr>
                                            <w:top w:val="none" w:sz="0" w:space="0" w:color="auto"/>
                                            <w:left w:val="none" w:sz="0" w:space="0" w:color="auto"/>
                                            <w:bottom w:val="none" w:sz="0" w:space="0" w:color="auto"/>
                                            <w:right w:val="none" w:sz="0" w:space="0" w:color="auto"/>
                                          </w:divBdr>
                                          <w:divsChild>
                                            <w:div w:id="6701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6575318">
      <w:bodyDiv w:val="1"/>
      <w:marLeft w:val="0"/>
      <w:marRight w:val="0"/>
      <w:marTop w:val="0"/>
      <w:marBottom w:val="0"/>
      <w:divBdr>
        <w:top w:val="none" w:sz="0" w:space="0" w:color="auto"/>
        <w:left w:val="none" w:sz="0" w:space="0" w:color="auto"/>
        <w:bottom w:val="none" w:sz="0" w:space="0" w:color="auto"/>
        <w:right w:val="none" w:sz="0" w:space="0" w:color="auto"/>
      </w:divBdr>
      <w:divsChild>
        <w:div w:id="751701534">
          <w:marLeft w:val="0"/>
          <w:marRight w:val="0"/>
          <w:marTop w:val="300"/>
          <w:marBottom w:val="300"/>
          <w:divBdr>
            <w:top w:val="single" w:sz="6" w:space="0" w:color="FFFFFF"/>
            <w:left w:val="single" w:sz="6" w:space="8" w:color="FFFFFF"/>
            <w:bottom w:val="single" w:sz="6" w:space="0" w:color="FFFFFF"/>
            <w:right w:val="single" w:sz="6" w:space="8" w:color="FFFFFF"/>
          </w:divBdr>
          <w:divsChild>
            <w:div w:id="389575075">
              <w:marLeft w:val="0"/>
              <w:marRight w:val="0"/>
              <w:marTop w:val="0"/>
              <w:marBottom w:val="0"/>
              <w:divBdr>
                <w:top w:val="none" w:sz="0" w:space="0" w:color="auto"/>
                <w:left w:val="none" w:sz="0" w:space="0" w:color="auto"/>
                <w:bottom w:val="none" w:sz="0" w:space="0" w:color="auto"/>
                <w:right w:val="none" w:sz="0" w:space="0" w:color="auto"/>
              </w:divBdr>
              <w:divsChild>
                <w:div w:id="113670073">
                  <w:marLeft w:val="0"/>
                  <w:marRight w:val="0"/>
                  <w:marTop w:val="0"/>
                  <w:marBottom w:val="150"/>
                  <w:divBdr>
                    <w:top w:val="none" w:sz="0" w:space="0" w:color="auto"/>
                    <w:left w:val="none" w:sz="0" w:space="0" w:color="auto"/>
                    <w:bottom w:val="none" w:sz="0" w:space="0" w:color="auto"/>
                    <w:right w:val="none" w:sz="0" w:space="0" w:color="auto"/>
                  </w:divBdr>
                  <w:divsChild>
                    <w:div w:id="1867676000">
                      <w:marLeft w:val="0"/>
                      <w:marRight w:val="150"/>
                      <w:marTop w:val="0"/>
                      <w:marBottom w:val="0"/>
                      <w:divBdr>
                        <w:top w:val="none" w:sz="0" w:space="0" w:color="auto"/>
                        <w:left w:val="none" w:sz="0" w:space="0" w:color="auto"/>
                        <w:bottom w:val="none" w:sz="0" w:space="0" w:color="auto"/>
                        <w:right w:val="none" w:sz="0" w:space="0" w:color="auto"/>
                      </w:divBdr>
                      <w:divsChild>
                        <w:div w:id="2041974965">
                          <w:marLeft w:val="0"/>
                          <w:marRight w:val="0"/>
                          <w:marTop w:val="0"/>
                          <w:marBottom w:val="0"/>
                          <w:divBdr>
                            <w:top w:val="none" w:sz="0" w:space="0" w:color="auto"/>
                            <w:left w:val="none" w:sz="0" w:space="0" w:color="auto"/>
                            <w:bottom w:val="none" w:sz="0" w:space="0" w:color="auto"/>
                            <w:right w:val="none" w:sz="0" w:space="0" w:color="auto"/>
                          </w:divBdr>
                          <w:divsChild>
                            <w:div w:id="885873840">
                              <w:marLeft w:val="0"/>
                              <w:marRight w:val="0"/>
                              <w:marTop w:val="0"/>
                              <w:marBottom w:val="0"/>
                              <w:divBdr>
                                <w:top w:val="none" w:sz="0" w:space="0" w:color="auto"/>
                                <w:left w:val="none" w:sz="0" w:space="0" w:color="auto"/>
                                <w:bottom w:val="none" w:sz="0" w:space="0" w:color="auto"/>
                                <w:right w:val="none" w:sz="0" w:space="0" w:color="auto"/>
                              </w:divBdr>
                              <w:divsChild>
                                <w:div w:id="1112552957">
                                  <w:marLeft w:val="0"/>
                                  <w:marRight w:val="0"/>
                                  <w:marTop w:val="0"/>
                                  <w:marBottom w:val="0"/>
                                  <w:divBdr>
                                    <w:top w:val="none" w:sz="0" w:space="0" w:color="auto"/>
                                    <w:left w:val="none" w:sz="0" w:space="0" w:color="auto"/>
                                    <w:bottom w:val="none" w:sz="0" w:space="0" w:color="auto"/>
                                    <w:right w:val="none" w:sz="0" w:space="0" w:color="auto"/>
                                  </w:divBdr>
                                  <w:divsChild>
                                    <w:div w:id="734743576">
                                      <w:marLeft w:val="0"/>
                                      <w:marRight w:val="0"/>
                                      <w:marTop w:val="120"/>
                                      <w:marBottom w:val="360"/>
                                      <w:divBdr>
                                        <w:top w:val="none" w:sz="0" w:space="0" w:color="auto"/>
                                        <w:left w:val="none" w:sz="0" w:space="0" w:color="auto"/>
                                        <w:bottom w:val="none" w:sz="0" w:space="0" w:color="auto"/>
                                        <w:right w:val="none" w:sz="0" w:space="0" w:color="auto"/>
                                      </w:divBdr>
                                      <w:divsChild>
                                        <w:div w:id="115876651">
                                          <w:marLeft w:val="0"/>
                                          <w:marRight w:val="0"/>
                                          <w:marTop w:val="0"/>
                                          <w:marBottom w:val="180"/>
                                          <w:divBdr>
                                            <w:top w:val="none" w:sz="0" w:space="0" w:color="auto"/>
                                            <w:left w:val="none" w:sz="0" w:space="0" w:color="auto"/>
                                            <w:bottom w:val="none" w:sz="0" w:space="0" w:color="auto"/>
                                            <w:right w:val="none" w:sz="0" w:space="0" w:color="auto"/>
                                          </w:divBdr>
                                          <w:divsChild>
                                            <w:div w:id="1327368910">
                                              <w:marLeft w:val="0"/>
                                              <w:marRight w:val="0"/>
                                              <w:marTop w:val="0"/>
                                              <w:marBottom w:val="150"/>
                                              <w:divBdr>
                                                <w:top w:val="single" w:sz="6" w:space="8" w:color="DEDEDE"/>
                                                <w:left w:val="none" w:sz="0" w:space="0" w:color="auto"/>
                                                <w:bottom w:val="none" w:sz="0" w:space="0" w:color="auto"/>
                                                <w:right w:val="none" w:sz="0" w:space="0" w:color="auto"/>
                                              </w:divBdr>
                                            </w:div>
                                            <w:div w:id="4194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9605555">
      <w:bodyDiv w:val="1"/>
      <w:marLeft w:val="0"/>
      <w:marRight w:val="0"/>
      <w:marTop w:val="0"/>
      <w:marBottom w:val="0"/>
      <w:divBdr>
        <w:top w:val="none" w:sz="0" w:space="0" w:color="auto"/>
        <w:left w:val="none" w:sz="0" w:space="0" w:color="auto"/>
        <w:bottom w:val="none" w:sz="0" w:space="0" w:color="auto"/>
        <w:right w:val="none" w:sz="0" w:space="0" w:color="auto"/>
      </w:divBdr>
    </w:div>
    <w:div w:id="980814183">
      <w:bodyDiv w:val="1"/>
      <w:marLeft w:val="0"/>
      <w:marRight w:val="0"/>
      <w:marTop w:val="0"/>
      <w:marBottom w:val="0"/>
      <w:divBdr>
        <w:top w:val="none" w:sz="0" w:space="0" w:color="auto"/>
        <w:left w:val="none" w:sz="0" w:space="0" w:color="auto"/>
        <w:bottom w:val="none" w:sz="0" w:space="0" w:color="auto"/>
        <w:right w:val="none" w:sz="0" w:space="0" w:color="auto"/>
      </w:divBdr>
    </w:div>
    <w:div w:id="983001588">
      <w:bodyDiv w:val="1"/>
      <w:marLeft w:val="0"/>
      <w:marRight w:val="0"/>
      <w:marTop w:val="0"/>
      <w:marBottom w:val="0"/>
      <w:divBdr>
        <w:top w:val="none" w:sz="0" w:space="0" w:color="auto"/>
        <w:left w:val="none" w:sz="0" w:space="0" w:color="auto"/>
        <w:bottom w:val="none" w:sz="0" w:space="0" w:color="auto"/>
        <w:right w:val="none" w:sz="0" w:space="0" w:color="auto"/>
      </w:divBdr>
    </w:div>
    <w:div w:id="1020817590">
      <w:bodyDiv w:val="1"/>
      <w:marLeft w:val="0"/>
      <w:marRight w:val="0"/>
      <w:marTop w:val="0"/>
      <w:marBottom w:val="0"/>
      <w:divBdr>
        <w:top w:val="none" w:sz="0" w:space="0" w:color="auto"/>
        <w:left w:val="none" w:sz="0" w:space="0" w:color="auto"/>
        <w:bottom w:val="none" w:sz="0" w:space="0" w:color="auto"/>
        <w:right w:val="none" w:sz="0" w:space="0" w:color="auto"/>
      </w:divBdr>
    </w:div>
    <w:div w:id="1095705411">
      <w:bodyDiv w:val="1"/>
      <w:marLeft w:val="0"/>
      <w:marRight w:val="0"/>
      <w:marTop w:val="0"/>
      <w:marBottom w:val="0"/>
      <w:divBdr>
        <w:top w:val="none" w:sz="0" w:space="0" w:color="auto"/>
        <w:left w:val="none" w:sz="0" w:space="0" w:color="auto"/>
        <w:bottom w:val="none" w:sz="0" w:space="0" w:color="auto"/>
        <w:right w:val="none" w:sz="0" w:space="0" w:color="auto"/>
      </w:divBdr>
    </w:div>
    <w:div w:id="1210604382">
      <w:bodyDiv w:val="1"/>
      <w:marLeft w:val="0"/>
      <w:marRight w:val="0"/>
      <w:marTop w:val="0"/>
      <w:marBottom w:val="0"/>
      <w:divBdr>
        <w:top w:val="none" w:sz="0" w:space="0" w:color="auto"/>
        <w:left w:val="none" w:sz="0" w:space="0" w:color="auto"/>
        <w:bottom w:val="none" w:sz="0" w:space="0" w:color="auto"/>
        <w:right w:val="none" w:sz="0" w:space="0" w:color="auto"/>
      </w:divBdr>
      <w:divsChild>
        <w:div w:id="1921719583">
          <w:marLeft w:val="0"/>
          <w:marRight w:val="0"/>
          <w:marTop w:val="300"/>
          <w:marBottom w:val="300"/>
          <w:divBdr>
            <w:top w:val="single" w:sz="6" w:space="0" w:color="FFFFFF"/>
            <w:left w:val="single" w:sz="6" w:space="8" w:color="FFFFFF"/>
            <w:bottom w:val="single" w:sz="6" w:space="0" w:color="FFFFFF"/>
            <w:right w:val="single" w:sz="6" w:space="8" w:color="FFFFFF"/>
          </w:divBdr>
          <w:divsChild>
            <w:div w:id="1769764762">
              <w:marLeft w:val="0"/>
              <w:marRight w:val="0"/>
              <w:marTop w:val="0"/>
              <w:marBottom w:val="0"/>
              <w:divBdr>
                <w:top w:val="none" w:sz="0" w:space="0" w:color="auto"/>
                <w:left w:val="none" w:sz="0" w:space="0" w:color="auto"/>
                <w:bottom w:val="none" w:sz="0" w:space="0" w:color="auto"/>
                <w:right w:val="none" w:sz="0" w:space="0" w:color="auto"/>
              </w:divBdr>
              <w:divsChild>
                <w:div w:id="838469862">
                  <w:marLeft w:val="0"/>
                  <w:marRight w:val="0"/>
                  <w:marTop w:val="0"/>
                  <w:marBottom w:val="150"/>
                  <w:divBdr>
                    <w:top w:val="none" w:sz="0" w:space="0" w:color="auto"/>
                    <w:left w:val="none" w:sz="0" w:space="0" w:color="auto"/>
                    <w:bottom w:val="none" w:sz="0" w:space="0" w:color="auto"/>
                    <w:right w:val="none" w:sz="0" w:space="0" w:color="auto"/>
                  </w:divBdr>
                  <w:divsChild>
                    <w:div w:id="566569584">
                      <w:marLeft w:val="0"/>
                      <w:marRight w:val="150"/>
                      <w:marTop w:val="0"/>
                      <w:marBottom w:val="0"/>
                      <w:divBdr>
                        <w:top w:val="none" w:sz="0" w:space="0" w:color="auto"/>
                        <w:left w:val="none" w:sz="0" w:space="0" w:color="auto"/>
                        <w:bottom w:val="none" w:sz="0" w:space="0" w:color="auto"/>
                        <w:right w:val="none" w:sz="0" w:space="0" w:color="auto"/>
                      </w:divBdr>
                      <w:divsChild>
                        <w:div w:id="2026662713">
                          <w:marLeft w:val="0"/>
                          <w:marRight w:val="0"/>
                          <w:marTop w:val="0"/>
                          <w:marBottom w:val="0"/>
                          <w:divBdr>
                            <w:top w:val="none" w:sz="0" w:space="0" w:color="auto"/>
                            <w:left w:val="none" w:sz="0" w:space="0" w:color="auto"/>
                            <w:bottom w:val="none" w:sz="0" w:space="0" w:color="auto"/>
                            <w:right w:val="none" w:sz="0" w:space="0" w:color="auto"/>
                          </w:divBdr>
                          <w:divsChild>
                            <w:div w:id="1624388278">
                              <w:marLeft w:val="0"/>
                              <w:marRight w:val="0"/>
                              <w:marTop w:val="0"/>
                              <w:marBottom w:val="0"/>
                              <w:divBdr>
                                <w:top w:val="none" w:sz="0" w:space="0" w:color="auto"/>
                                <w:left w:val="none" w:sz="0" w:space="0" w:color="auto"/>
                                <w:bottom w:val="none" w:sz="0" w:space="0" w:color="auto"/>
                                <w:right w:val="none" w:sz="0" w:space="0" w:color="auto"/>
                              </w:divBdr>
                              <w:divsChild>
                                <w:div w:id="1914311891">
                                  <w:marLeft w:val="0"/>
                                  <w:marRight w:val="0"/>
                                  <w:marTop w:val="0"/>
                                  <w:marBottom w:val="0"/>
                                  <w:divBdr>
                                    <w:top w:val="none" w:sz="0" w:space="0" w:color="auto"/>
                                    <w:left w:val="none" w:sz="0" w:space="0" w:color="auto"/>
                                    <w:bottom w:val="none" w:sz="0" w:space="0" w:color="auto"/>
                                    <w:right w:val="none" w:sz="0" w:space="0" w:color="auto"/>
                                  </w:divBdr>
                                  <w:divsChild>
                                    <w:div w:id="1657562953">
                                      <w:marLeft w:val="0"/>
                                      <w:marRight w:val="0"/>
                                      <w:marTop w:val="120"/>
                                      <w:marBottom w:val="360"/>
                                      <w:divBdr>
                                        <w:top w:val="none" w:sz="0" w:space="0" w:color="auto"/>
                                        <w:left w:val="none" w:sz="0" w:space="0" w:color="auto"/>
                                        <w:bottom w:val="none" w:sz="0" w:space="0" w:color="auto"/>
                                        <w:right w:val="none" w:sz="0" w:space="0" w:color="auto"/>
                                      </w:divBdr>
                                      <w:divsChild>
                                        <w:div w:id="423187825">
                                          <w:marLeft w:val="0"/>
                                          <w:marRight w:val="0"/>
                                          <w:marTop w:val="0"/>
                                          <w:marBottom w:val="180"/>
                                          <w:divBdr>
                                            <w:top w:val="none" w:sz="0" w:space="0" w:color="auto"/>
                                            <w:left w:val="none" w:sz="0" w:space="0" w:color="auto"/>
                                            <w:bottom w:val="none" w:sz="0" w:space="0" w:color="auto"/>
                                            <w:right w:val="none" w:sz="0" w:space="0" w:color="auto"/>
                                          </w:divBdr>
                                          <w:divsChild>
                                            <w:div w:id="1738867590">
                                              <w:marLeft w:val="0"/>
                                              <w:marRight w:val="0"/>
                                              <w:marTop w:val="0"/>
                                              <w:marBottom w:val="0"/>
                                              <w:divBdr>
                                                <w:top w:val="none" w:sz="0" w:space="0" w:color="auto"/>
                                                <w:left w:val="none" w:sz="0" w:space="0" w:color="auto"/>
                                                <w:bottom w:val="none" w:sz="0" w:space="0" w:color="auto"/>
                                                <w:right w:val="none" w:sz="0" w:space="0" w:color="auto"/>
                                              </w:divBdr>
                                            </w:div>
                                            <w:div w:id="763846309">
                                              <w:marLeft w:val="0"/>
                                              <w:marRight w:val="0"/>
                                              <w:marTop w:val="319"/>
                                              <w:marBottom w:val="0"/>
                                              <w:divBdr>
                                                <w:top w:val="none" w:sz="0" w:space="0" w:color="auto"/>
                                                <w:left w:val="none" w:sz="0" w:space="0" w:color="auto"/>
                                                <w:bottom w:val="none" w:sz="0" w:space="0" w:color="auto"/>
                                                <w:right w:val="none" w:sz="0" w:space="0" w:color="auto"/>
                                              </w:divBdr>
                                            </w:div>
                                            <w:div w:id="379482070">
                                              <w:marLeft w:val="0"/>
                                              <w:marRight w:val="0"/>
                                              <w:marTop w:val="319"/>
                                              <w:marBottom w:val="0"/>
                                              <w:divBdr>
                                                <w:top w:val="none" w:sz="0" w:space="0" w:color="auto"/>
                                                <w:left w:val="none" w:sz="0" w:space="0" w:color="auto"/>
                                                <w:bottom w:val="none" w:sz="0" w:space="0" w:color="auto"/>
                                                <w:right w:val="none" w:sz="0" w:space="0" w:color="auto"/>
                                              </w:divBdr>
                                            </w:div>
                                            <w:div w:id="245505847">
                                              <w:marLeft w:val="0"/>
                                              <w:marRight w:val="0"/>
                                              <w:marTop w:val="319"/>
                                              <w:marBottom w:val="0"/>
                                              <w:divBdr>
                                                <w:top w:val="none" w:sz="0" w:space="0" w:color="auto"/>
                                                <w:left w:val="none" w:sz="0" w:space="0" w:color="auto"/>
                                                <w:bottom w:val="none" w:sz="0" w:space="0" w:color="auto"/>
                                                <w:right w:val="none" w:sz="0" w:space="0" w:color="auto"/>
                                              </w:divBdr>
                                            </w:div>
                                            <w:div w:id="92484207">
                                              <w:marLeft w:val="0"/>
                                              <w:marRight w:val="0"/>
                                              <w:marTop w:val="319"/>
                                              <w:marBottom w:val="0"/>
                                              <w:divBdr>
                                                <w:top w:val="none" w:sz="0" w:space="0" w:color="auto"/>
                                                <w:left w:val="none" w:sz="0" w:space="0" w:color="auto"/>
                                                <w:bottom w:val="none" w:sz="0" w:space="0" w:color="auto"/>
                                                <w:right w:val="none" w:sz="0" w:space="0" w:color="auto"/>
                                              </w:divBdr>
                                            </w:div>
                                            <w:div w:id="1538353523">
                                              <w:marLeft w:val="0"/>
                                              <w:marRight w:val="0"/>
                                              <w:marTop w:val="319"/>
                                              <w:marBottom w:val="0"/>
                                              <w:divBdr>
                                                <w:top w:val="none" w:sz="0" w:space="0" w:color="auto"/>
                                                <w:left w:val="none" w:sz="0" w:space="0" w:color="auto"/>
                                                <w:bottom w:val="none" w:sz="0" w:space="0" w:color="auto"/>
                                                <w:right w:val="none" w:sz="0" w:space="0" w:color="auto"/>
                                              </w:divBdr>
                                            </w:div>
                                            <w:div w:id="329604914">
                                              <w:marLeft w:val="0"/>
                                              <w:marRight w:val="0"/>
                                              <w:marTop w:val="319"/>
                                              <w:marBottom w:val="0"/>
                                              <w:divBdr>
                                                <w:top w:val="none" w:sz="0" w:space="0" w:color="auto"/>
                                                <w:left w:val="none" w:sz="0" w:space="0" w:color="auto"/>
                                                <w:bottom w:val="none" w:sz="0" w:space="0" w:color="auto"/>
                                                <w:right w:val="none" w:sz="0" w:space="0" w:color="auto"/>
                                              </w:divBdr>
                                            </w:div>
                                            <w:div w:id="801925350">
                                              <w:marLeft w:val="0"/>
                                              <w:marRight w:val="0"/>
                                              <w:marTop w:val="319"/>
                                              <w:marBottom w:val="0"/>
                                              <w:divBdr>
                                                <w:top w:val="none" w:sz="0" w:space="0" w:color="auto"/>
                                                <w:left w:val="none" w:sz="0" w:space="0" w:color="auto"/>
                                                <w:bottom w:val="none" w:sz="0" w:space="0" w:color="auto"/>
                                                <w:right w:val="none" w:sz="0" w:space="0" w:color="auto"/>
                                              </w:divBdr>
                                            </w:div>
                                            <w:div w:id="1513952917">
                                              <w:marLeft w:val="0"/>
                                              <w:marRight w:val="0"/>
                                              <w:marTop w:val="319"/>
                                              <w:marBottom w:val="0"/>
                                              <w:divBdr>
                                                <w:top w:val="none" w:sz="0" w:space="0" w:color="auto"/>
                                                <w:left w:val="none" w:sz="0" w:space="0" w:color="auto"/>
                                                <w:bottom w:val="none" w:sz="0" w:space="0" w:color="auto"/>
                                                <w:right w:val="none" w:sz="0" w:space="0" w:color="auto"/>
                                              </w:divBdr>
                                            </w:div>
                                            <w:div w:id="1542132478">
                                              <w:marLeft w:val="0"/>
                                              <w:marRight w:val="0"/>
                                              <w:marTop w:val="319"/>
                                              <w:marBottom w:val="0"/>
                                              <w:divBdr>
                                                <w:top w:val="none" w:sz="0" w:space="0" w:color="auto"/>
                                                <w:left w:val="none" w:sz="0" w:space="0" w:color="auto"/>
                                                <w:bottom w:val="none" w:sz="0" w:space="0" w:color="auto"/>
                                                <w:right w:val="none" w:sz="0" w:space="0" w:color="auto"/>
                                              </w:divBdr>
                                            </w:div>
                                            <w:div w:id="689332348">
                                              <w:marLeft w:val="0"/>
                                              <w:marRight w:val="0"/>
                                              <w:marTop w:val="319"/>
                                              <w:marBottom w:val="0"/>
                                              <w:divBdr>
                                                <w:top w:val="none" w:sz="0" w:space="0" w:color="auto"/>
                                                <w:left w:val="none" w:sz="0" w:space="0" w:color="auto"/>
                                                <w:bottom w:val="none" w:sz="0" w:space="0" w:color="auto"/>
                                                <w:right w:val="none" w:sz="0" w:space="0" w:color="auto"/>
                                              </w:divBdr>
                                            </w:div>
                                            <w:div w:id="341855471">
                                              <w:marLeft w:val="0"/>
                                              <w:marRight w:val="0"/>
                                              <w:marTop w:val="319"/>
                                              <w:marBottom w:val="0"/>
                                              <w:divBdr>
                                                <w:top w:val="none" w:sz="0" w:space="0" w:color="auto"/>
                                                <w:left w:val="none" w:sz="0" w:space="0" w:color="auto"/>
                                                <w:bottom w:val="none" w:sz="0" w:space="0" w:color="auto"/>
                                                <w:right w:val="none" w:sz="0" w:space="0" w:color="auto"/>
                                              </w:divBdr>
                                            </w:div>
                                            <w:div w:id="2136487574">
                                              <w:marLeft w:val="0"/>
                                              <w:marRight w:val="0"/>
                                              <w:marTop w:val="319"/>
                                              <w:marBottom w:val="0"/>
                                              <w:divBdr>
                                                <w:top w:val="none" w:sz="0" w:space="0" w:color="auto"/>
                                                <w:left w:val="none" w:sz="0" w:space="0" w:color="auto"/>
                                                <w:bottom w:val="none" w:sz="0" w:space="0" w:color="auto"/>
                                                <w:right w:val="none" w:sz="0" w:space="0" w:color="auto"/>
                                              </w:divBdr>
                                            </w:div>
                                            <w:div w:id="1055736653">
                                              <w:marLeft w:val="0"/>
                                              <w:marRight w:val="0"/>
                                              <w:marTop w:val="319"/>
                                              <w:marBottom w:val="0"/>
                                              <w:divBdr>
                                                <w:top w:val="none" w:sz="0" w:space="0" w:color="auto"/>
                                                <w:left w:val="none" w:sz="0" w:space="0" w:color="auto"/>
                                                <w:bottom w:val="none" w:sz="0" w:space="0" w:color="auto"/>
                                                <w:right w:val="none" w:sz="0" w:space="0" w:color="auto"/>
                                              </w:divBdr>
                                            </w:div>
                                            <w:div w:id="1891459656">
                                              <w:marLeft w:val="0"/>
                                              <w:marRight w:val="0"/>
                                              <w:marTop w:val="319"/>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0578382">
      <w:bodyDiv w:val="1"/>
      <w:marLeft w:val="0"/>
      <w:marRight w:val="0"/>
      <w:marTop w:val="0"/>
      <w:marBottom w:val="0"/>
      <w:divBdr>
        <w:top w:val="none" w:sz="0" w:space="0" w:color="auto"/>
        <w:left w:val="none" w:sz="0" w:space="0" w:color="auto"/>
        <w:bottom w:val="none" w:sz="0" w:space="0" w:color="auto"/>
        <w:right w:val="none" w:sz="0" w:space="0" w:color="auto"/>
      </w:divBdr>
    </w:div>
    <w:div w:id="1340935514">
      <w:bodyDiv w:val="1"/>
      <w:marLeft w:val="0"/>
      <w:marRight w:val="0"/>
      <w:marTop w:val="0"/>
      <w:marBottom w:val="0"/>
      <w:divBdr>
        <w:top w:val="none" w:sz="0" w:space="0" w:color="auto"/>
        <w:left w:val="none" w:sz="0" w:space="0" w:color="auto"/>
        <w:bottom w:val="none" w:sz="0" w:space="0" w:color="auto"/>
        <w:right w:val="none" w:sz="0" w:space="0" w:color="auto"/>
      </w:divBdr>
    </w:div>
    <w:div w:id="1572276490">
      <w:bodyDiv w:val="1"/>
      <w:marLeft w:val="0"/>
      <w:marRight w:val="0"/>
      <w:marTop w:val="0"/>
      <w:marBottom w:val="0"/>
      <w:divBdr>
        <w:top w:val="none" w:sz="0" w:space="0" w:color="auto"/>
        <w:left w:val="none" w:sz="0" w:space="0" w:color="auto"/>
        <w:bottom w:val="none" w:sz="0" w:space="0" w:color="auto"/>
        <w:right w:val="none" w:sz="0" w:space="0" w:color="auto"/>
      </w:divBdr>
    </w:div>
    <w:div w:id="1834684408">
      <w:bodyDiv w:val="1"/>
      <w:marLeft w:val="0"/>
      <w:marRight w:val="0"/>
      <w:marTop w:val="0"/>
      <w:marBottom w:val="0"/>
      <w:divBdr>
        <w:top w:val="none" w:sz="0" w:space="0" w:color="auto"/>
        <w:left w:val="none" w:sz="0" w:space="0" w:color="auto"/>
        <w:bottom w:val="none" w:sz="0" w:space="0" w:color="auto"/>
        <w:right w:val="none" w:sz="0" w:space="0" w:color="auto"/>
      </w:divBdr>
    </w:div>
    <w:div w:id="1848474394">
      <w:bodyDiv w:val="1"/>
      <w:marLeft w:val="0"/>
      <w:marRight w:val="0"/>
      <w:marTop w:val="0"/>
      <w:marBottom w:val="0"/>
      <w:divBdr>
        <w:top w:val="none" w:sz="0" w:space="0" w:color="auto"/>
        <w:left w:val="none" w:sz="0" w:space="0" w:color="auto"/>
        <w:bottom w:val="none" w:sz="0" w:space="0" w:color="auto"/>
        <w:right w:val="none" w:sz="0" w:space="0" w:color="auto"/>
      </w:divBdr>
    </w:div>
    <w:div w:id="1854028223">
      <w:bodyDiv w:val="1"/>
      <w:marLeft w:val="0"/>
      <w:marRight w:val="0"/>
      <w:marTop w:val="0"/>
      <w:marBottom w:val="0"/>
      <w:divBdr>
        <w:top w:val="none" w:sz="0" w:space="0" w:color="auto"/>
        <w:left w:val="none" w:sz="0" w:space="0" w:color="auto"/>
        <w:bottom w:val="none" w:sz="0" w:space="0" w:color="auto"/>
        <w:right w:val="none" w:sz="0" w:space="0" w:color="auto"/>
      </w:divBdr>
      <w:divsChild>
        <w:div w:id="209921783">
          <w:marLeft w:val="0"/>
          <w:marRight w:val="0"/>
          <w:marTop w:val="300"/>
          <w:marBottom w:val="300"/>
          <w:divBdr>
            <w:top w:val="single" w:sz="6" w:space="0" w:color="FFFFFF"/>
            <w:left w:val="single" w:sz="6" w:space="8" w:color="FFFFFF"/>
            <w:bottom w:val="single" w:sz="6" w:space="0" w:color="FFFFFF"/>
            <w:right w:val="single" w:sz="6" w:space="8" w:color="FFFFFF"/>
          </w:divBdr>
          <w:divsChild>
            <w:div w:id="1803884496">
              <w:marLeft w:val="0"/>
              <w:marRight w:val="0"/>
              <w:marTop w:val="0"/>
              <w:marBottom w:val="0"/>
              <w:divBdr>
                <w:top w:val="none" w:sz="0" w:space="0" w:color="auto"/>
                <w:left w:val="none" w:sz="0" w:space="0" w:color="auto"/>
                <w:bottom w:val="none" w:sz="0" w:space="0" w:color="auto"/>
                <w:right w:val="none" w:sz="0" w:space="0" w:color="auto"/>
              </w:divBdr>
              <w:divsChild>
                <w:div w:id="64186712">
                  <w:marLeft w:val="0"/>
                  <w:marRight w:val="0"/>
                  <w:marTop w:val="0"/>
                  <w:marBottom w:val="150"/>
                  <w:divBdr>
                    <w:top w:val="none" w:sz="0" w:space="0" w:color="auto"/>
                    <w:left w:val="none" w:sz="0" w:space="0" w:color="auto"/>
                    <w:bottom w:val="none" w:sz="0" w:space="0" w:color="auto"/>
                    <w:right w:val="none" w:sz="0" w:space="0" w:color="auto"/>
                  </w:divBdr>
                  <w:divsChild>
                    <w:div w:id="160044717">
                      <w:marLeft w:val="0"/>
                      <w:marRight w:val="150"/>
                      <w:marTop w:val="0"/>
                      <w:marBottom w:val="0"/>
                      <w:divBdr>
                        <w:top w:val="none" w:sz="0" w:space="0" w:color="auto"/>
                        <w:left w:val="none" w:sz="0" w:space="0" w:color="auto"/>
                        <w:bottom w:val="none" w:sz="0" w:space="0" w:color="auto"/>
                        <w:right w:val="none" w:sz="0" w:space="0" w:color="auto"/>
                      </w:divBdr>
                      <w:divsChild>
                        <w:div w:id="1307931473">
                          <w:marLeft w:val="0"/>
                          <w:marRight w:val="0"/>
                          <w:marTop w:val="0"/>
                          <w:marBottom w:val="0"/>
                          <w:divBdr>
                            <w:top w:val="none" w:sz="0" w:space="0" w:color="auto"/>
                            <w:left w:val="none" w:sz="0" w:space="0" w:color="auto"/>
                            <w:bottom w:val="none" w:sz="0" w:space="0" w:color="auto"/>
                            <w:right w:val="none" w:sz="0" w:space="0" w:color="auto"/>
                          </w:divBdr>
                          <w:divsChild>
                            <w:div w:id="611791734">
                              <w:marLeft w:val="0"/>
                              <w:marRight w:val="0"/>
                              <w:marTop w:val="0"/>
                              <w:marBottom w:val="0"/>
                              <w:divBdr>
                                <w:top w:val="none" w:sz="0" w:space="0" w:color="auto"/>
                                <w:left w:val="none" w:sz="0" w:space="0" w:color="auto"/>
                                <w:bottom w:val="none" w:sz="0" w:space="0" w:color="auto"/>
                                <w:right w:val="none" w:sz="0" w:space="0" w:color="auto"/>
                              </w:divBdr>
                              <w:divsChild>
                                <w:div w:id="925458850">
                                  <w:marLeft w:val="0"/>
                                  <w:marRight w:val="0"/>
                                  <w:marTop w:val="0"/>
                                  <w:marBottom w:val="0"/>
                                  <w:divBdr>
                                    <w:top w:val="none" w:sz="0" w:space="0" w:color="auto"/>
                                    <w:left w:val="none" w:sz="0" w:space="0" w:color="auto"/>
                                    <w:bottom w:val="none" w:sz="0" w:space="0" w:color="auto"/>
                                    <w:right w:val="none" w:sz="0" w:space="0" w:color="auto"/>
                                  </w:divBdr>
                                  <w:divsChild>
                                    <w:div w:id="1841190069">
                                      <w:marLeft w:val="0"/>
                                      <w:marRight w:val="0"/>
                                      <w:marTop w:val="120"/>
                                      <w:marBottom w:val="360"/>
                                      <w:divBdr>
                                        <w:top w:val="none" w:sz="0" w:space="0" w:color="auto"/>
                                        <w:left w:val="none" w:sz="0" w:space="0" w:color="auto"/>
                                        <w:bottom w:val="none" w:sz="0" w:space="0" w:color="auto"/>
                                        <w:right w:val="none" w:sz="0" w:space="0" w:color="auto"/>
                                      </w:divBdr>
                                      <w:divsChild>
                                        <w:div w:id="1113403448">
                                          <w:marLeft w:val="0"/>
                                          <w:marRight w:val="0"/>
                                          <w:marTop w:val="0"/>
                                          <w:marBottom w:val="180"/>
                                          <w:divBdr>
                                            <w:top w:val="none" w:sz="0" w:space="0" w:color="auto"/>
                                            <w:left w:val="none" w:sz="0" w:space="0" w:color="auto"/>
                                            <w:bottom w:val="none" w:sz="0" w:space="0" w:color="auto"/>
                                            <w:right w:val="none" w:sz="0" w:space="0" w:color="auto"/>
                                          </w:divBdr>
                                          <w:divsChild>
                                            <w:div w:id="1542589374">
                                              <w:marLeft w:val="0"/>
                                              <w:marRight w:val="0"/>
                                              <w:marTop w:val="0"/>
                                              <w:marBottom w:val="0"/>
                                              <w:divBdr>
                                                <w:top w:val="none" w:sz="0" w:space="0" w:color="auto"/>
                                                <w:left w:val="none" w:sz="0" w:space="0" w:color="auto"/>
                                                <w:bottom w:val="none" w:sz="0" w:space="0" w:color="auto"/>
                                                <w:right w:val="none" w:sz="0" w:space="0" w:color="auto"/>
                                              </w:divBdr>
                                            </w:div>
                                            <w:div w:id="9571508">
                                              <w:marLeft w:val="0"/>
                                              <w:marRight w:val="0"/>
                                              <w:marTop w:val="0"/>
                                              <w:marBottom w:val="0"/>
                                              <w:divBdr>
                                                <w:top w:val="none" w:sz="0" w:space="0" w:color="auto"/>
                                                <w:left w:val="none" w:sz="0" w:space="0" w:color="auto"/>
                                                <w:bottom w:val="none" w:sz="0" w:space="0" w:color="auto"/>
                                                <w:right w:val="none" w:sz="0" w:space="0" w:color="auto"/>
                                              </w:divBdr>
                                            </w:div>
                                            <w:div w:id="1744986868">
                                              <w:marLeft w:val="0"/>
                                              <w:marRight w:val="0"/>
                                              <w:marTop w:val="319"/>
                                              <w:marBottom w:val="0"/>
                                              <w:divBdr>
                                                <w:top w:val="none" w:sz="0" w:space="0" w:color="auto"/>
                                                <w:left w:val="none" w:sz="0" w:space="0" w:color="auto"/>
                                                <w:bottom w:val="none" w:sz="0" w:space="0" w:color="auto"/>
                                                <w:right w:val="none" w:sz="0" w:space="0" w:color="auto"/>
                                              </w:divBdr>
                                            </w:div>
                                            <w:div w:id="1429345684">
                                              <w:marLeft w:val="0"/>
                                              <w:marRight w:val="0"/>
                                              <w:marTop w:val="319"/>
                                              <w:marBottom w:val="0"/>
                                              <w:divBdr>
                                                <w:top w:val="none" w:sz="0" w:space="0" w:color="auto"/>
                                                <w:left w:val="none" w:sz="0" w:space="0" w:color="auto"/>
                                                <w:bottom w:val="none" w:sz="0" w:space="0" w:color="auto"/>
                                                <w:right w:val="none" w:sz="0" w:space="0" w:color="auto"/>
                                              </w:divBdr>
                                            </w:div>
                                            <w:div w:id="1634558742">
                                              <w:marLeft w:val="0"/>
                                              <w:marRight w:val="0"/>
                                              <w:marTop w:val="319"/>
                                              <w:marBottom w:val="0"/>
                                              <w:divBdr>
                                                <w:top w:val="none" w:sz="0" w:space="0" w:color="auto"/>
                                                <w:left w:val="none" w:sz="0" w:space="0" w:color="auto"/>
                                                <w:bottom w:val="none" w:sz="0" w:space="0" w:color="auto"/>
                                                <w:right w:val="none" w:sz="0" w:space="0" w:color="auto"/>
                                              </w:divBdr>
                                            </w:div>
                                            <w:div w:id="1752505496">
                                              <w:marLeft w:val="0"/>
                                              <w:marRight w:val="0"/>
                                              <w:marTop w:val="319"/>
                                              <w:marBottom w:val="0"/>
                                              <w:divBdr>
                                                <w:top w:val="none" w:sz="0" w:space="0" w:color="auto"/>
                                                <w:left w:val="none" w:sz="0" w:space="0" w:color="auto"/>
                                                <w:bottom w:val="none" w:sz="0" w:space="0" w:color="auto"/>
                                                <w:right w:val="none" w:sz="0" w:space="0" w:color="auto"/>
                                              </w:divBdr>
                                            </w:div>
                                            <w:div w:id="1922251522">
                                              <w:marLeft w:val="0"/>
                                              <w:marRight w:val="0"/>
                                              <w:marTop w:val="319"/>
                                              <w:marBottom w:val="0"/>
                                              <w:divBdr>
                                                <w:top w:val="none" w:sz="0" w:space="0" w:color="auto"/>
                                                <w:left w:val="none" w:sz="0" w:space="0" w:color="auto"/>
                                                <w:bottom w:val="none" w:sz="0" w:space="0" w:color="auto"/>
                                                <w:right w:val="none" w:sz="0" w:space="0" w:color="auto"/>
                                              </w:divBdr>
                                            </w:div>
                                            <w:div w:id="1423725040">
                                              <w:marLeft w:val="0"/>
                                              <w:marRight w:val="0"/>
                                              <w:marTop w:val="319"/>
                                              <w:marBottom w:val="0"/>
                                              <w:divBdr>
                                                <w:top w:val="none" w:sz="0" w:space="0" w:color="auto"/>
                                                <w:left w:val="none" w:sz="0" w:space="0" w:color="auto"/>
                                                <w:bottom w:val="none" w:sz="0" w:space="0" w:color="auto"/>
                                                <w:right w:val="none" w:sz="0" w:space="0" w:color="auto"/>
                                              </w:divBdr>
                                            </w:div>
                                            <w:div w:id="98959838">
                                              <w:marLeft w:val="0"/>
                                              <w:marRight w:val="0"/>
                                              <w:marTop w:val="319"/>
                                              <w:marBottom w:val="0"/>
                                              <w:divBdr>
                                                <w:top w:val="none" w:sz="0" w:space="0" w:color="auto"/>
                                                <w:left w:val="none" w:sz="0" w:space="0" w:color="auto"/>
                                                <w:bottom w:val="none" w:sz="0" w:space="0" w:color="auto"/>
                                                <w:right w:val="none" w:sz="0" w:space="0" w:color="auto"/>
                                              </w:divBdr>
                                            </w:div>
                                            <w:div w:id="972902396">
                                              <w:marLeft w:val="0"/>
                                              <w:marRight w:val="0"/>
                                              <w:marTop w:val="319"/>
                                              <w:marBottom w:val="0"/>
                                              <w:divBdr>
                                                <w:top w:val="none" w:sz="0" w:space="0" w:color="auto"/>
                                                <w:left w:val="none" w:sz="0" w:space="0" w:color="auto"/>
                                                <w:bottom w:val="none" w:sz="0" w:space="0" w:color="auto"/>
                                                <w:right w:val="none" w:sz="0" w:space="0" w:color="auto"/>
                                              </w:divBdr>
                                            </w:div>
                                            <w:div w:id="110369228">
                                              <w:marLeft w:val="0"/>
                                              <w:marRight w:val="0"/>
                                              <w:marTop w:val="319"/>
                                              <w:marBottom w:val="0"/>
                                              <w:divBdr>
                                                <w:top w:val="none" w:sz="0" w:space="0" w:color="auto"/>
                                                <w:left w:val="none" w:sz="0" w:space="0" w:color="auto"/>
                                                <w:bottom w:val="none" w:sz="0" w:space="0" w:color="auto"/>
                                                <w:right w:val="none" w:sz="0" w:space="0" w:color="auto"/>
                                              </w:divBdr>
                                            </w:div>
                                            <w:div w:id="914895205">
                                              <w:marLeft w:val="0"/>
                                              <w:marRight w:val="0"/>
                                              <w:marTop w:val="319"/>
                                              <w:marBottom w:val="0"/>
                                              <w:divBdr>
                                                <w:top w:val="none" w:sz="0" w:space="0" w:color="auto"/>
                                                <w:left w:val="none" w:sz="0" w:space="0" w:color="auto"/>
                                                <w:bottom w:val="none" w:sz="0" w:space="0" w:color="auto"/>
                                                <w:right w:val="none" w:sz="0" w:space="0" w:color="auto"/>
                                              </w:divBdr>
                                            </w:div>
                                            <w:div w:id="337196792">
                                              <w:marLeft w:val="0"/>
                                              <w:marRight w:val="0"/>
                                              <w:marTop w:val="319"/>
                                              <w:marBottom w:val="0"/>
                                              <w:divBdr>
                                                <w:top w:val="none" w:sz="0" w:space="0" w:color="auto"/>
                                                <w:left w:val="none" w:sz="0" w:space="0" w:color="auto"/>
                                                <w:bottom w:val="none" w:sz="0" w:space="0" w:color="auto"/>
                                                <w:right w:val="none" w:sz="0" w:space="0" w:color="auto"/>
                                              </w:divBdr>
                                            </w:div>
                                            <w:div w:id="1574315193">
                                              <w:marLeft w:val="0"/>
                                              <w:marRight w:val="0"/>
                                              <w:marTop w:val="319"/>
                                              <w:marBottom w:val="0"/>
                                              <w:divBdr>
                                                <w:top w:val="none" w:sz="0" w:space="0" w:color="auto"/>
                                                <w:left w:val="none" w:sz="0" w:space="0" w:color="auto"/>
                                                <w:bottom w:val="none" w:sz="0" w:space="0" w:color="auto"/>
                                                <w:right w:val="none" w:sz="0" w:space="0" w:color="auto"/>
                                              </w:divBdr>
                                            </w:div>
                                            <w:div w:id="1751734442">
                                              <w:marLeft w:val="0"/>
                                              <w:marRight w:val="0"/>
                                              <w:marTop w:val="319"/>
                                              <w:marBottom w:val="0"/>
                                              <w:divBdr>
                                                <w:top w:val="none" w:sz="0" w:space="0" w:color="auto"/>
                                                <w:left w:val="none" w:sz="0" w:space="0" w:color="auto"/>
                                                <w:bottom w:val="none" w:sz="0" w:space="0" w:color="auto"/>
                                                <w:right w:val="none" w:sz="0" w:space="0" w:color="auto"/>
                                              </w:divBdr>
                                            </w:div>
                                            <w:div w:id="432675156">
                                              <w:marLeft w:val="0"/>
                                              <w:marRight w:val="0"/>
                                              <w:marTop w:val="319"/>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1952365">
      <w:bodyDiv w:val="1"/>
      <w:marLeft w:val="0"/>
      <w:marRight w:val="0"/>
      <w:marTop w:val="0"/>
      <w:marBottom w:val="0"/>
      <w:divBdr>
        <w:top w:val="none" w:sz="0" w:space="0" w:color="auto"/>
        <w:left w:val="none" w:sz="0" w:space="0" w:color="auto"/>
        <w:bottom w:val="none" w:sz="0" w:space="0" w:color="auto"/>
        <w:right w:val="none" w:sz="0" w:space="0" w:color="auto"/>
      </w:divBdr>
    </w:div>
    <w:div w:id="208459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6.png"/><Relationship Id="rId3" Type="http://schemas.openxmlformats.org/officeDocument/2006/relationships/customXml" Target="../customXml/item2.xml"/><Relationship Id="rId21" Type="http://schemas.openxmlformats.org/officeDocument/2006/relationships/image" Target="media/image1.png"/><Relationship Id="rId34" Type="http://schemas.openxmlformats.org/officeDocument/2006/relationships/footer" Target="footer5.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hyperlink" Target="http://10.108.92.68/cdrom/iso" TargetMode="Externa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footer" Target="footer4.xml"/><Relationship Id="rId37" Type="http://schemas.microsoft.com/office/2007/relationships/stylesWithEffects" Target="stylesWithEffects.xml"/><Relationship Id="rId5" Type="http://schemas.openxmlformats.org/officeDocument/2006/relationships/customXml" Target="../customXml/item4.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10.108.92.68/cdrom/iso" TargetMode="External"/><Relationship Id="rId31" Type="http://schemas.openxmlformats.org/officeDocument/2006/relationships/header" Target="header5.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artner xmlns="59e1ae58-28a7-494f-a8cf-8dbc2aa9e209" xsi:nil="true"/>
    <Target_x0020_Audiences xmlns="59e1ae58-28a7-494f-a8cf-8dbc2aa9e209" xsi:nil="true"/>
    <Document_x0020_Type xmlns="59e1ae58-28a7-494f-a8cf-8dbc2aa9e209">
      <Value>64</Value>
    </Document_x0020_Type>
    <Customer_x0020_Name xmlns="59e1ae58-28a7-494f-a8cf-8dbc2aa9e209">14</Customer_x0020_Nam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D6AF85A2018B4B84F60397805E4A9C" ma:contentTypeVersion="7" ma:contentTypeDescription="Create a new document." ma:contentTypeScope="" ma:versionID="dddbae7beeef7ee8a5a486dc5fa36ca2">
  <xsd:schema xmlns:xsd="http://www.w3.org/2001/XMLSchema" xmlns:p="http://schemas.microsoft.com/office/2006/metadata/properties" xmlns:ns2="59e1ae58-28a7-494f-a8cf-8dbc2aa9e209" targetNamespace="http://schemas.microsoft.com/office/2006/metadata/properties" ma:root="true" ma:fieldsID="17c624bd0ecac64015609173e4050bbe" ns2:_="">
    <xsd:import namespace="59e1ae58-28a7-494f-a8cf-8dbc2aa9e209"/>
    <xsd:element name="properties">
      <xsd:complexType>
        <xsd:sequence>
          <xsd:element name="documentManagement">
            <xsd:complexType>
              <xsd:all>
                <xsd:element ref="ns2:Target_x0020_Audiences" minOccurs="0"/>
                <xsd:element ref="ns2:Customer_x0020_Name"/>
                <xsd:element ref="ns2:Document_x0020_Type" minOccurs="0"/>
                <xsd:element ref="ns2:Partner" minOccurs="0"/>
              </xsd:all>
            </xsd:complexType>
          </xsd:element>
        </xsd:sequence>
      </xsd:complexType>
    </xsd:element>
  </xsd:schema>
  <xsd:schema xmlns:xsd="http://www.w3.org/2001/XMLSchema" xmlns:dms="http://schemas.microsoft.com/office/2006/documentManagement/types" targetNamespace="59e1ae58-28a7-494f-a8cf-8dbc2aa9e209" elementFormDefault="qualified">
    <xsd:import namespace="http://schemas.microsoft.com/office/2006/documentManagement/types"/>
    <xsd:element name="Target_x0020_Audiences" ma:index="8" nillable="true" ma:displayName="Target Audiences" ma:internalName="Target_x0020_Audiences" ma:readOnly="false">
      <xsd:simpleType>
        <xsd:restriction base="dms:Unknown"/>
      </xsd:simpleType>
    </xsd:element>
    <xsd:element name="Customer_x0020_Name" ma:index="9" ma:displayName="Customer Name" ma:list="{bbd32973-2d28-4af3-b5aa-ea4767b6485e}" ma:internalName="Customer_x0020_Name" ma:readOnly="false" ma:showField="LinkTitleNoMenu">
      <xsd:simpleType>
        <xsd:restriction base="dms:Lookup"/>
      </xsd:simpleType>
    </xsd:element>
    <xsd:element name="Document_x0020_Type" ma:index="10" nillable="true" ma:displayName="Document Type" ma:list="{882e8ab5-c15b-4fd1-bb9a-82441f7f75de}" ma:internalName="Document_x0020_Type" ma:readOnly="false" ma:showField="Title" ma:requiredMultiChoice="true">
      <xsd:complexType>
        <xsd:complexContent>
          <xsd:extension base="dms:MultiChoiceLookup">
            <xsd:sequence>
              <xsd:element name="Value" type="dms:Lookup" maxOccurs="unbounded" minOccurs="0" nillable="true"/>
            </xsd:sequence>
          </xsd:extension>
        </xsd:complexContent>
      </xsd:complexType>
    </xsd:element>
    <xsd:element name="Partner" ma:index="11" nillable="true" ma:displayName="Partner" ma:list="{363ad484-4531-426a-8688-1a26e19ccc1a}" ma:internalName="Partner"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6737C-5E24-41A1-A674-B792687D4C08}">
  <ds:schemaRefs>
    <ds:schemaRef ds:uri="http://schemas.microsoft.com/office/2006/metadata/properties"/>
    <ds:schemaRef ds:uri="59e1ae58-28a7-494f-a8cf-8dbc2aa9e209"/>
  </ds:schemaRefs>
</ds:datastoreItem>
</file>

<file path=customXml/itemProps2.xml><?xml version="1.0" encoding="utf-8"?>
<ds:datastoreItem xmlns:ds="http://schemas.openxmlformats.org/officeDocument/2006/customXml" ds:itemID="{7A02BF70-A848-4E26-BF55-2B23509E30FE}">
  <ds:schemaRefs>
    <ds:schemaRef ds:uri="http://schemas.microsoft.com/sharepoint/v3/contenttype/forms"/>
  </ds:schemaRefs>
</ds:datastoreItem>
</file>

<file path=customXml/itemProps3.xml><?xml version="1.0" encoding="utf-8"?>
<ds:datastoreItem xmlns:ds="http://schemas.openxmlformats.org/officeDocument/2006/customXml" ds:itemID="{A3073095-2FC9-4DCD-8342-FC585BFBB5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e1ae58-28a7-494f-a8cf-8dbc2aa9e209"/>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710F6C8-01AF-4414-9258-CFECBB50E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48</Pages>
  <Words>7007</Words>
  <Characters>39940</Characters>
  <Application>Microsoft Office Word</Application>
  <DocSecurity>0</DocSecurity>
  <Lines>332</Lines>
  <Paragraphs>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DTAG Spare Intergration Document PCRF</vt:lpstr>
      <vt:lpstr/>
    </vt:vector>
  </TitlesOfParts>
  <Company>Amdocs</Company>
  <LinksUpToDate>false</LinksUpToDate>
  <CharactersWithSpaces>46854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DTAG Spare Intergration Document PCRF</dc:title>
  <dc:subject/>
  <dc:creator>AMDOCS;Bart.Baas@amdocs.com</dc:creator>
  <cp:keywords>DRAFT 1.0  </cp:keywords>
  <cp:lastModifiedBy>ssciriha</cp:lastModifiedBy>
  <cp:revision>2</cp:revision>
  <cp:lastPrinted>2012-03-09T20:02:00Z</cp:lastPrinted>
  <dcterms:created xsi:type="dcterms:W3CDTF">2012-03-19T19:15:00Z</dcterms:created>
  <dcterms:modified xsi:type="dcterms:W3CDTF">2012-03-19T19:15:00Z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2.0</vt:lpwstr>
  </property>
  <property fmtid="{D5CDD505-2E9C-101B-9397-08002B2CF9AE}" pid="3" name="SecurityLevel">
    <vt:lpwstr>Level 2 - Sensitive</vt:lpwstr>
  </property>
  <property fmtid="{D5CDD505-2E9C-101B-9397-08002B2CF9AE}" pid="4" name="MAIL_MSG_ID1">
    <vt:lpwstr>kDAABcTc9WHf8/rh68O4JNu/gUw1RSTF0iMoo4KaLPQE7qGyz1Mc7fLSniFf14KtVJv2mwyh9PNtrNyb
BkQTYjEZmgKNQHsA5IcKVdULF7AG2BpbUSYDb02Su4NdRcDMhIJQiPIww8iNtYvvp//+m10Tliee
6GqerkBxDTosLZSgXn4S+7N/9gYkJzrbQUdnfDr6EptpgChmXZJMnrsOXz0WgP7P40CKrubJ</vt:lpwstr>
  </property>
  <property fmtid="{D5CDD505-2E9C-101B-9397-08002B2CF9AE}" pid="5" name="RESPONSE_SENDER_NAME">
    <vt:lpwstr>sAAAUYtyAkeNWR6PWvkBIgm0B9jmQ9AwMaEH2FM9FjhNLVQ=</vt:lpwstr>
  </property>
  <property fmtid="{D5CDD505-2E9C-101B-9397-08002B2CF9AE}" pid="6" name="EMAIL_OWNER_ADDRESS">
    <vt:lpwstr>4AAAyjQjm0EOGgLiWz18o2SCpdRbS6weENwbIIBog/IimH+HWQKwtfu4ww==</vt:lpwstr>
  </property>
  <property fmtid="{D5CDD505-2E9C-101B-9397-08002B2CF9AE}" pid="7" name="Version" linkTarget="_Hlt409158299">
    <vt:lpwstr/>
  </property>
  <property fmtid="{D5CDD505-2E9C-101B-9397-08002B2CF9AE}" pid="8" name="ContentTypeId">
    <vt:lpwstr>0x01010022D6AF85A2018B4B84F60397805E4A9C</vt:lpwstr>
  </property>
</Properties>
</file>